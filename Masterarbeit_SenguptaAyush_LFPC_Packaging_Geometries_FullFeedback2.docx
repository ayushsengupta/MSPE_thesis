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C326A" w14:textId="77777777" w:rsidR="00167198" w:rsidRDefault="00167198" w:rsidP="00F93B02">
      <w:pPr>
        <w:spacing w:line="360" w:lineRule="auto"/>
      </w:pPr>
      <w:bookmarkStart w:id="0" w:name="_GoBack"/>
      <w:bookmarkEnd w:id="0"/>
    </w:p>
    <w:tbl>
      <w:tblPr>
        <w:tblStyle w:val="Tabellenraster1"/>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8"/>
        <w:gridCol w:w="5669"/>
        <w:gridCol w:w="1804"/>
      </w:tblGrid>
      <w:tr w:rsidR="008B7DC6" w:rsidRPr="006657C7" w14:paraId="00F2C778" w14:textId="77777777" w:rsidTr="007D5AC1">
        <w:tc>
          <w:tcPr>
            <w:tcW w:w="1634" w:type="dxa"/>
            <w:tcBorders>
              <w:top w:val="single" w:sz="4" w:space="0" w:color="auto"/>
              <w:bottom w:val="single" w:sz="4" w:space="0" w:color="auto"/>
            </w:tcBorders>
            <w:tcMar>
              <w:top w:w="113" w:type="dxa"/>
              <w:bottom w:w="113" w:type="dxa"/>
            </w:tcMar>
            <w:vAlign w:val="center"/>
          </w:tcPr>
          <w:p w14:paraId="5F06B63E" w14:textId="77777777" w:rsidR="008B7DC6" w:rsidRPr="006657C7" w:rsidRDefault="008B7DC6" w:rsidP="00F93B02">
            <w:pPr>
              <w:pStyle w:val="TitelseiteKopfzeile"/>
              <w:spacing w:line="360" w:lineRule="auto"/>
            </w:pPr>
            <w:r w:rsidRPr="006657C7">
              <w:rPr>
                <w:noProof/>
                <w:lang w:val="de-DE"/>
              </w:rPr>
              <w:drawing>
                <wp:inline distT="0" distB="0" distL="0" distR="0" wp14:anchorId="2F3B67D0" wp14:editId="150A5CA0">
                  <wp:extent cx="584284" cy="644210"/>
                  <wp:effectExtent l="0" t="0" r="635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ppData\Local\Microsoft\Windows\Temporary Internet Files\Content.Word\LS_Elektr_Energiespeichertechnik_OS_RGB.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284" cy="644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9" w:type="dxa"/>
            <w:tcBorders>
              <w:top w:val="single" w:sz="4" w:space="0" w:color="auto"/>
              <w:bottom w:val="single" w:sz="4" w:space="0" w:color="auto"/>
            </w:tcBorders>
            <w:vAlign w:val="center"/>
          </w:tcPr>
          <w:p w14:paraId="1F8A4909" w14:textId="77777777" w:rsidR="008B7DC6" w:rsidRPr="009828B2" w:rsidRDefault="008B7DC6" w:rsidP="00F93B02">
            <w:pPr>
              <w:pStyle w:val="TitelseiteKopfzeile"/>
              <w:spacing w:line="360" w:lineRule="auto"/>
              <w:rPr>
                <w:lang w:val="de-DE"/>
              </w:rPr>
            </w:pPr>
            <w:r w:rsidRPr="009828B2">
              <w:rPr>
                <w:lang w:val="de-DE"/>
              </w:rPr>
              <w:t xml:space="preserve">Technische Universität München </w:t>
            </w:r>
          </w:p>
          <w:p w14:paraId="17208FF3" w14:textId="77777777" w:rsidR="008B7DC6" w:rsidRPr="009828B2" w:rsidRDefault="008B7DC6" w:rsidP="00F93B02">
            <w:pPr>
              <w:pStyle w:val="TitelseiteKopfzeile"/>
              <w:spacing w:line="360" w:lineRule="auto"/>
              <w:rPr>
                <w:lang w:val="de-DE"/>
              </w:rPr>
            </w:pPr>
            <w:r w:rsidRPr="009828B2">
              <w:rPr>
                <w:lang w:val="de-DE"/>
              </w:rPr>
              <w:t>Lehrstuhl für Elektrische Energiespeichertechnik</w:t>
            </w:r>
          </w:p>
          <w:p w14:paraId="573F2129" w14:textId="77777777" w:rsidR="008B7DC6" w:rsidRPr="006657C7" w:rsidRDefault="008B7DC6" w:rsidP="00F93B02">
            <w:pPr>
              <w:pStyle w:val="TitelseiteKopfzeile"/>
              <w:spacing w:line="360" w:lineRule="auto"/>
            </w:pPr>
            <w:r w:rsidRPr="006657C7">
              <w:t>Prof. Dr.-Ing. Andreas Jossen</w:t>
            </w:r>
          </w:p>
        </w:tc>
        <w:tc>
          <w:tcPr>
            <w:tcW w:w="1844" w:type="dxa"/>
            <w:tcBorders>
              <w:top w:val="single" w:sz="4" w:space="0" w:color="auto"/>
              <w:bottom w:val="single" w:sz="4" w:space="0" w:color="auto"/>
            </w:tcBorders>
            <w:vAlign w:val="center"/>
          </w:tcPr>
          <w:p w14:paraId="2BE81177" w14:textId="77777777" w:rsidR="008B7DC6" w:rsidRPr="006657C7" w:rsidRDefault="008B7DC6" w:rsidP="00F93B02">
            <w:pPr>
              <w:pStyle w:val="TitelseiteKopfzeile"/>
              <w:spacing w:line="360" w:lineRule="auto"/>
            </w:pPr>
            <w:r w:rsidRPr="006657C7">
              <w:rPr>
                <w:noProof/>
                <w:lang w:val="de-DE"/>
              </w:rPr>
              <w:drawing>
                <wp:inline distT="0" distB="0" distL="0" distR="0" wp14:anchorId="4990133B" wp14:editId="373EA59C">
                  <wp:extent cx="996461" cy="539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55 Vorlagen\Logos\TUMLogo.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96461" cy="539750"/>
                          </a:xfrm>
                          <a:prstGeom prst="rect">
                            <a:avLst/>
                          </a:prstGeom>
                          <a:noFill/>
                          <a:ln>
                            <a:noFill/>
                          </a:ln>
                        </pic:spPr>
                      </pic:pic>
                    </a:graphicData>
                  </a:graphic>
                </wp:inline>
              </w:drawing>
            </w:r>
          </w:p>
        </w:tc>
      </w:tr>
    </w:tbl>
    <w:tbl>
      <w:tblPr>
        <w:tblW w:w="5000" w:type="pct"/>
        <w:tblBorders>
          <w:top w:val="single" w:sz="4" w:space="0" w:color="auto"/>
          <w:bottom w:val="single" w:sz="4" w:space="0" w:color="auto"/>
        </w:tblBorders>
        <w:tblLayout w:type="fixed"/>
        <w:tblLook w:val="04A0" w:firstRow="1" w:lastRow="0" w:firstColumn="1" w:lastColumn="0" w:noHBand="0" w:noVBand="1"/>
      </w:tblPr>
      <w:tblGrid>
        <w:gridCol w:w="9071"/>
      </w:tblGrid>
      <w:tr w:rsidR="008B7DC6" w:rsidRPr="006657C7" w14:paraId="3B588914" w14:textId="77777777" w:rsidTr="007D5AC1">
        <w:trPr>
          <w:trHeight w:hRule="exact" w:val="851"/>
        </w:trPr>
        <w:tc>
          <w:tcPr>
            <w:tcW w:w="9287" w:type="dxa"/>
            <w:tcBorders>
              <w:top w:val="nil"/>
              <w:bottom w:val="nil"/>
            </w:tcBorders>
            <w:tcMar>
              <w:top w:w="113" w:type="dxa"/>
              <w:bottom w:w="113" w:type="dxa"/>
            </w:tcMar>
          </w:tcPr>
          <w:p w14:paraId="7CDAF3C6" w14:textId="77777777" w:rsidR="008B7DC6" w:rsidRPr="009E150E" w:rsidRDefault="008B7DC6" w:rsidP="00F93B02">
            <w:pPr>
              <w:spacing w:line="360" w:lineRule="auto"/>
              <w:jc w:val="left"/>
              <w:rPr>
                <w:rFonts w:ascii="TUM Neue Helvetica 55 Regular" w:eastAsia="Times New Roman" w:hAnsi="TUM Neue Helvetica 55 Regular"/>
                <w:noProof/>
                <w:sz w:val="24"/>
                <w:szCs w:val="28"/>
              </w:rPr>
            </w:pPr>
          </w:p>
          <w:p w14:paraId="76C6E113" w14:textId="77777777" w:rsidR="008B7DC6" w:rsidRPr="009B10D0" w:rsidRDefault="008B7DC6" w:rsidP="00F93B02">
            <w:pPr>
              <w:spacing w:line="360" w:lineRule="auto"/>
              <w:jc w:val="left"/>
              <w:rPr>
                <w:rFonts w:ascii="TUM Neue Helvetica 55 Regular" w:eastAsia="Times New Roman" w:hAnsi="TUM Neue Helvetica 55 Regular"/>
                <w:noProof/>
                <w:sz w:val="28"/>
                <w:szCs w:val="28"/>
              </w:rPr>
            </w:pPr>
          </w:p>
          <w:p w14:paraId="46B57BBB" w14:textId="77777777" w:rsidR="008B7DC6" w:rsidRPr="006657C7" w:rsidRDefault="008B7DC6" w:rsidP="00F93B02">
            <w:pPr>
              <w:spacing w:line="360" w:lineRule="auto"/>
              <w:jc w:val="left"/>
              <w:rPr>
                <w:rFonts w:ascii="TUM Neue Helvetica 55 Regular" w:eastAsia="Times New Roman" w:hAnsi="TUM Neue Helvetica 55 Regular"/>
                <w:noProof/>
                <w:sz w:val="28"/>
                <w:szCs w:val="28"/>
              </w:rPr>
            </w:pPr>
          </w:p>
        </w:tc>
      </w:tr>
      <w:tr w:rsidR="008B7DC6" w:rsidRPr="00ED69A0" w14:paraId="769764A4" w14:textId="77777777" w:rsidTr="00043A22">
        <w:trPr>
          <w:trHeight w:hRule="exact" w:val="2991"/>
        </w:trPr>
        <w:tc>
          <w:tcPr>
            <w:tcW w:w="9287" w:type="dxa"/>
            <w:tcBorders>
              <w:top w:val="nil"/>
              <w:bottom w:val="nil"/>
            </w:tcBorders>
            <w:tcMar>
              <w:top w:w="113" w:type="dxa"/>
              <w:bottom w:w="113" w:type="dxa"/>
            </w:tcMar>
          </w:tcPr>
          <w:p w14:paraId="4E8F9D6E" w14:textId="7639A748" w:rsidR="008B7DC6" w:rsidRPr="003244FE" w:rsidRDefault="004B2AFE" w:rsidP="00F93B02">
            <w:pPr>
              <w:pStyle w:val="TitelseiteTitelderArbeit"/>
              <w:spacing w:line="360" w:lineRule="auto"/>
              <w:rPr>
                <w:sz w:val="44"/>
                <w:szCs w:val="44"/>
              </w:rPr>
            </w:pPr>
            <w:r>
              <w:rPr>
                <w:sz w:val="44"/>
                <w:szCs w:val="44"/>
              </w:rPr>
              <w:t>P</w:t>
            </w:r>
            <w:r w:rsidR="00C75A90">
              <w:rPr>
                <w:sz w:val="44"/>
                <w:szCs w:val="44"/>
              </w:rPr>
              <w:t>erformance A</w:t>
            </w:r>
            <w:r w:rsidR="00E4365A">
              <w:rPr>
                <w:sz w:val="44"/>
                <w:szCs w:val="44"/>
              </w:rPr>
              <w:t>nalysis of</w:t>
            </w:r>
            <w:r>
              <w:rPr>
                <w:sz w:val="44"/>
                <w:szCs w:val="44"/>
              </w:rPr>
              <w:t xml:space="preserve"> </w:t>
            </w:r>
            <w:r w:rsidR="002D5C0C">
              <w:rPr>
                <w:sz w:val="44"/>
                <w:szCs w:val="44"/>
              </w:rPr>
              <w:t>Lithium-Ion Cells in Different Packaging G</w:t>
            </w:r>
            <w:r w:rsidR="005F5F18">
              <w:rPr>
                <w:sz w:val="44"/>
                <w:szCs w:val="44"/>
              </w:rPr>
              <w:t>eometries</w:t>
            </w:r>
          </w:p>
        </w:tc>
      </w:tr>
      <w:tr w:rsidR="008B7DC6" w:rsidRPr="00ED69A0" w14:paraId="5A756650" w14:textId="77777777" w:rsidTr="008B7DC6">
        <w:trPr>
          <w:trHeight w:val="2846"/>
        </w:trPr>
        <w:tc>
          <w:tcPr>
            <w:tcW w:w="9287" w:type="dxa"/>
            <w:tcBorders>
              <w:top w:val="nil"/>
              <w:bottom w:val="nil"/>
            </w:tcBorders>
            <w:tcMar>
              <w:top w:w="113" w:type="dxa"/>
              <w:bottom w:w="113" w:type="dxa"/>
            </w:tcMar>
          </w:tcPr>
          <w:p w14:paraId="28FCE60F" w14:textId="77777777" w:rsidR="008B7DC6" w:rsidRPr="003244FE" w:rsidRDefault="004B2AFE" w:rsidP="00F93B02">
            <w:pPr>
              <w:pStyle w:val="TitelseiteVerfasser"/>
              <w:spacing w:line="360" w:lineRule="auto"/>
            </w:pPr>
            <w:r>
              <w:t xml:space="preserve">Master </w:t>
            </w:r>
            <w:r w:rsidR="003244FE" w:rsidRPr="003244FE">
              <w:t>thesis</w:t>
            </w:r>
          </w:p>
          <w:p w14:paraId="0912984E" w14:textId="77777777" w:rsidR="008B7DC6" w:rsidRPr="003244FE" w:rsidRDefault="008B7DC6" w:rsidP="00F93B02">
            <w:pPr>
              <w:pStyle w:val="TitelseiteVerfasser"/>
              <w:spacing w:line="360" w:lineRule="auto"/>
              <w:rPr>
                <w:sz w:val="24"/>
              </w:rPr>
            </w:pPr>
          </w:p>
          <w:p w14:paraId="2969AD6C" w14:textId="77777777" w:rsidR="008B7DC6" w:rsidRPr="003244FE" w:rsidRDefault="003244FE" w:rsidP="00F93B02">
            <w:pPr>
              <w:pStyle w:val="TitelseiteVerfasser"/>
              <w:spacing w:line="360" w:lineRule="auto"/>
              <w:rPr>
                <w:iCs/>
              </w:rPr>
            </w:pPr>
            <w:r w:rsidRPr="003244FE">
              <w:rPr>
                <w:iCs/>
              </w:rPr>
              <w:t>of</w:t>
            </w:r>
          </w:p>
          <w:p w14:paraId="562ECDD7" w14:textId="77777777" w:rsidR="008B7DC6" w:rsidRPr="003244FE" w:rsidRDefault="008B7DC6" w:rsidP="00F93B02">
            <w:pPr>
              <w:pStyle w:val="TitelseiteVerfasser"/>
              <w:spacing w:line="360" w:lineRule="auto"/>
              <w:rPr>
                <w:iCs/>
                <w:sz w:val="24"/>
              </w:rPr>
            </w:pPr>
          </w:p>
          <w:p w14:paraId="5C9BA77E" w14:textId="77777777" w:rsidR="008B7DC6" w:rsidRPr="003244FE" w:rsidRDefault="004B2AFE" w:rsidP="00F93B02">
            <w:pPr>
              <w:pStyle w:val="TitelseiteVerfasser"/>
              <w:spacing w:line="360" w:lineRule="auto"/>
              <w:rPr>
                <w:iCs/>
              </w:rPr>
            </w:pPr>
            <w:r>
              <w:rPr>
                <w:iCs/>
              </w:rPr>
              <w:t>Ayush</w:t>
            </w:r>
            <w:r w:rsidR="00E4365A">
              <w:rPr>
                <w:iCs/>
              </w:rPr>
              <w:t xml:space="preserve"> </w:t>
            </w:r>
            <w:r>
              <w:rPr>
                <w:iCs/>
              </w:rPr>
              <w:t>Sengupta</w:t>
            </w:r>
          </w:p>
        </w:tc>
      </w:tr>
      <w:tr w:rsidR="008B7DC6" w:rsidRPr="0060711D" w14:paraId="590715D7" w14:textId="77777777" w:rsidTr="008B7DC6">
        <w:trPr>
          <w:trHeight w:val="3598"/>
        </w:trPr>
        <w:tc>
          <w:tcPr>
            <w:tcW w:w="9287" w:type="dxa"/>
            <w:tcBorders>
              <w:top w:val="nil"/>
              <w:bottom w:val="nil"/>
            </w:tcBorders>
            <w:tcMar>
              <w:top w:w="113" w:type="dxa"/>
              <w:bottom w:w="0" w:type="dxa"/>
            </w:tcMar>
            <w:vAlign w:val="bottom"/>
          </w:tcPr>
          <w:p w14:paraId="64E2E739" w14:textId="77777777" w:rsidR="008B7DC6" w:rsidRPr="003244FE" w:rsidRDefault="008B7DC6" w:rsidP="00F93B02">
            <w:pPr>
              <w:pStyle w:val="TitelseiteBetreuer"/>
            </w:pPr>
          </w:p>
          <w:p w14:paraId="6FCD5F94" w14:textId="77777777" w:rsidR="008B7DC6" w:rsidRPr="003244FE" w:rsidRDefault="008B7DC6" w:rsidP="00F93B02">
            <w:pPr>
              <w:pStyle w:val="TitelseiteBetreuer"/>
            </w:pPr>
          </w:p>
          <w:p w14:paraId="34D8A3DB" w14:textId="77777777" w:rsidR="008B7DC6" w:rsidRPr="003244FE" w:rsidRDefault="008B7DC6" w:rsidP="00F93B02">
            <w:pPr>
              <w:pStyle w:val="TitelseiteBetreuer"/>
            </w:pPr>
          </w:p>
          <w:p w14:paraId="7612E265" w14:textId="77777777" w:rsidR="008B7DC6" w:rsidRPr="003244FE" w:rsidRDefault="008B7DC6" w:rsidP="00F93B02">
            <w:pPr>
              <w:pStyle w:val="TitelseiteBetreuer"/>
              <w:rPr>
                <w:sz w:val="24"/>
              </w:rPr>
            </w:pPr>
          </w:p>
          <w:p w14:paraId="4D8434BA" w14:textId="77777777" w:rsidR="008B7DC6" w:rsidRPr="00E81528" w:rsidRDefault="003244FE" w:rsidP="00F93B02">
            <w:pPr>
              <w:pStyle w:val="TitelseiteBetreuer"/>
              <w:spacing w:before="160"/>
            </w:pPr>
            <w:r w:rsidRPr="00E81528">
              <w:t>Supervisor</w:t>
            </w:r>
            <w:r w:rsidR="008B7DC6" w:rsidRPr="00E81528">
              <w:t>:</w:t>
            </w:r>
          </w:p>
          <w:p w14:paraId="63E79D1C" w14:textId="744C8BDA" w:rsidR="008B7DC6" w:rsidRPr="00E81528" w:rsidRDefault="005F5F18" w:rsidP="00F93B02">
            <w:pPr>
              <w:pStyle w:val="TitelseiteBetreuer"/>
            </w:pPr>
            <w:r>
              <w:t>M.Sc</w:t>
            </w:r>
            <w:r w:rsidR="008B7DC6" w:rsidRPr="00E81528">
              <w:t>.</w:t>
            </w:r>
            <w:r w:rsidR="004B2AFE">
              <w:t xml:space="preserve"> </w:t>
            </w:r>
            <w:r w:rsidR="008A379A">
              <w:t>Y</w:t>
            </w:r>
            <w:r w:rsidR="004B2AFE">
              <w:rPr>
                <w:iCs w:val="0"/>
              </w:rPr>
              <w:t>ao</w:t>
            </w:r>
            <w:r w:rsidR="003244FE">
              <w:rPr>
                <w:iCs w:val="0"/>
              </w:rPr>
              <w:t xml:space="preserve"> </w:t>
            </w:r>
            <w:r w:rsidR="004B2AFE">
              <w:rPr>
                <w:iCs w:val="0"/>
              </w:rPr>
              <w:t>Wu</w:t>
            </w:r>
          </w:p>
          <w:p w14:paraId="47831755" w14:textId="77777777" w:rsidR="008B7DC6" w:rsidRPr="00E81528" w:rsidRDefault="008B7DC6" w:rsidP="00F93B02">
            <w:pPr>
              <w:pStyle w:val="TitelseiteBetreuer"/>
              <w:rPr>
                <w:sz w:val="32"/>
              </w:rPr>
            </w:pPr>
          </w:p>
          <w:p w14:paraId="0B2301C2" w14:textId="77777777" w:rsidR="008B7DC6" w:rsidRPr="0060711D" w:rsidRDefault="0060711D" w:rsidP="00F93B02">
            <w:pPr>
              <w:pStyle w:val="TitelseiteDatum"/>
              <w:spacing w:line="360" w:lineRule="auto"/>
            </w:pPr>
            <w:r w:rsidRPr="0060711D">
              <w:t>DD. MMMM YYYY</w:t>
            </w:r>
          </w:p>
        </w:tc>
      </w:tr>
    </w:tbl>
    <w:p w14:paraId="7FDDB2F1" w14:textId="77777777" w:rsidR="008B7DC6" w:rsidRPr="0060711D" w:rsidRDefault="008B7DC6" w:rsidP="00F93B02">
      <w:pPr>
        <w:spacing w:line="360" w:lineRule="auto"/>
        <w:sectPr w:rsidR="008B7DC6" w:rsidRPr="0060711D" w:rsidSect="00535963">
          <w:headerReference w:type="even" r:id="rId11"/>
          <w:headerReference w:type="default" r:id="rId12"/>
          <w:footerReference w:type="even" r:id="rId13"/>
          <w:footerReference w:type="default" r:id="rId14"/>
          <w:headerReference w:type="first" r:id="rId15"/>
          <w:footerReference w:type="first" r:id="rId16"/>
          <w:pgSz w:w="11906" w:h="16838"/>
          <w:pgMar w:top="1418" w:right="1247" w:bottom="1134" w:left="1134" w:header="709" w:footer="709" w:gutter="454"/>
          <w:cols w:space="708"/>
          <w:docGrid w:linePitch="360"/>
        </w:sectPr>
      </w:pPr>
    </w:p>
    <w:p w14:paraId="4BF70513" w14:textId="77777777" w:rsidR="00F925A0" w:rsidRPr="00E81528" w:rsidRDefault="00F925A0" w:rsidP="00F93B02">
      <w:pPr>
        <w:pStyle w:val="berschrift1ohneRefernz"/>
        <w:spacing w:line="360" w:lineRule="auto"/>
      </w:pPr>
      <w:r w:rsidRPr="00E81528">
        <w:lastRenderedPageBreak/>
        <w:t>Abstract</w:t>
      </w:r>
    </w:p>
    <w:p w14:paraId="5E8A9439" w14:textId="77777777" w:rsidR="000D6751" w:rsidRDefault="00021CFD" w:rsidP="00F93B02">
      <w:pPr>
        <w:spacing w:line="360" w:lineRule="auto"/>
        <w:rPr>
          <w:lang w:eastAsia="de-DE"/>
        </w:rPr>
      </w:pPr>
      <w:r>
        <w:t>Lithium-ion cells with a LiFePO</w:t>
      </w:r>
      <w:r w:rsidRPr="00021CFD">
        <w:rPr>
          <w:vertAlign w:val="subscript"/>
        </w:rPr>
        <w:t>4</w:t>
      </w:r>
      <w:r>
        <w:t xml:space="preserve"> cathode and a graphite anode</w:t>
      </w:r>
      <w:r w:rsidR="00CB0343">
        <w:rPr>
          <w:lang w:eastAsia="de-DE"/>
        </w:rPr>
        <w:t xml:space="preserve"> </w:t>
      </w:r>
      <w:r w:rsidR="00A400AD">
        <w:rPr>
          <w:lang w:eastAsia="de-DE"/>
        </w:rPr>
        <w:t>are gaining popularity among lithium batte</w:t>
      </w:r>
      <w:r>
        <w:rPr>
          <w:lang w:eastAsia="de-DE"/>
        </w:rPr>
        <w:t>ry technologies because of enhanced</w:t>
      </w:r>
      <w:r w:rsidR="00A400AD">
        <w:rPr>
          <w:lang w:eastAsia="de-DE"/>
        </w:rPr>
        <w:t xml:space="preserve"> safety and low cost. </w:t>
      </w:r>
      <w:r w:rsidR="00B97460">
        <w:rPr>
          <w:lang w:eastAsia="de-DE"/>
        </w:rPr>
        <w:t xml:space="preserve">But </w:t>
      </w:r>
      <w:r>
        <w:rPr>
          <w:lang w:eastAsia="de-DE"/>
        </w:rPr>
        <w:t>they still suffer</w:t>
      </w:r>
      <w:r w:rsidR="00B97460">
        <w:rPr>
          <w:lang w:eastAsia="de-DE"/>
        </w:rPr>
        <w:t xml:space="preserve"> from disadvantages like reduced energy and power density. </w:t>
      </w:r>
      <w:r>
        <w:rPr>
          <w:lang w:eastAsia="de-DE"/>
        </w:rPr>
        <w:t>Although a</w:t>
      </w:r>
      <w:r w:rsidR="00B97460">
        <w:rPr>
          <w:lang w:eastAsia="de-DE"/>
        </w:rPr>
        <w:t xml:space="preserve"> lot of research is going on to improve these cells, the research on the impact of packaging geometries on the cell p</w:t>
      </w:r>
      <w:r>
        <w:rPr>
          <w:lang w:eastAsia="de-DE"/>
        </w:rPr>
        <w:t>erformance</w:t>
      </w:r>
      <w:r w:rsidR="00B97460">
        <w:rPr>
          <w:lang w:eastAsia="de-DE"/>
        </w:rPr>
        <w:t xml:space="preserve"> is still minimal. While cylindrical </w:t>
      </w:r>
      <w:r w:rsidR="00142A13">
        <w:rPr>
          <w:lang w:eastAsia="de-DE"/>
        </w:rPr>
        <w:t xml:space="preserve">and prismatic </w:t>
      </w:r>
      <w:r w:rsidR="00B97460">
        <w:rPr>
          <w:lang w:eastAsia="de-DE"/>
        </w:rPr>
        <w:t>cells are the most popular</w:t>
      </w:r>
      <w:r w:rsidR="00142A13">
        <w:rPr>
          <w:lang w:eastAsia="de-DE"/>
        </w:rPr>
        <w:t>,</w:t>
      </w:r>
      <w:r w:rsidR="00B97460">
        <w:rPr>
          <w:lang w:eastAsia="de-DE"/>
        </w:rPr>
        <w:t xml:space="preserve"> pouch cells </w:t>
      </w:r>
      <w:r>
        <w:t>are less used in industrial applications</w:t>
      </w:r>
      <w:r w:rsidR="00B97460">
        <w:rPr>
          <w:lang w:eastAsia="de-DE"/>
        </w:rPr>
        <w:t xml:space="preserve"> despite</w:t>
      </w:r>
      <w:r w:rsidR="00142A13">
        <w:rPr>
          <w:lang w:eastAsia="de-DE"/>
        </w:rPr>
        <w:t xml:space="preserve"> the advantages of higher energy density and flexibility</w:t>
      </w:r>
      <w:r w:rsidR="00B97460">
        <w:rPr>
          <w:lang w:eastAsia="de-DE"/>
        </w:rPr>
        <w:t xml:space="preserve">. Commercially, cells of the three geometries have different </w:t>
      </w:r>
      <w:r>
        <w:t>materials</w:t>
      </w:r>
      <w:r w:rsidR="00B97460">
        <w:rPr>
          <w:lang w:eastAsia="de-DE"/>
        </w:rPr>
        <w:t xml:space="preserve"> and different rated capacities which makes an accurate comparison much difficult. This thesis aims to analyze the performance and effect of different packaging geometries of cells manufactured specifically with </w:t>
      </w:r>
      <w:r>
        <w:rPr>
          <w:lang w:eastAsia="de-DE"/>
        </w:rPr>
        <w:t>the same materials</w:t>
      </w:r>
      <w:r w:rsidR="00B97460">
        <w:rPr>
          <w:lang w:eastAsia="de-DE"/>
        </w:rPr>
        <w:t xml:space="preserve"> and the same rated capacities.</w:t>
      </w:r>
      <w:r w:rsidR="00BF3B49">
        <w:rPr>
          <w:lang w:eastAsia="de-DE"/>
        </w:rPr>
        <w:t xml:space="preserve"> </w:t>
      </w:r>
    </w:p>
    <w:p w14:paraId="0565453F" w14:textId="71CEAA44" w:rsidR="00791277" w:rsidRPr="006A7AC7" w:rsidRDefault="00021CFD" w:rsidP="00F93B02">
      <w:pPr>
        <w:spacing w:line="360" w:lineRule="auto"/>
        <w:rPr>
          <w:lang w:eastAsia="de-DE"/>
        </w:rPr>
      </w:pPr>
      <w:r>
        <w:rPr>
          <w:lang w:eastAsia="de-DE"/>
        </w:rPr>
        <w:t>The thesis is rest</w:t>
      </w:r>
      <w:r w:rsidR="00BF3B49">
        <w:rPr>
          <w:lang w:eastAsia="de-DE"/>
        </w:rPr>
        <w:t>ricted to cycli</w:t>
      </w:r>
      <w:r w:rsidR="00142A13">
        <w:rPr>
          <w:lang w:eastAsia="de-DE"/>
        </w:rPr>
        <w:t>c</w:t>
      </w:r>
      <w:r w:rsidR="00BF3B49">
        <w:rPr>
          <w:lang w:eastAsia="de-DE"/>
        </w:rPr>
        <w:t xml:space="preserve"> aging tests. </w:t>
      </w:r>
      <w:r w:rsidR="00BF3B49" w:rsidRPr="00F55935">
        <w:rPr>
          <w:noProof/>
          <w:lang w:eastAsia="de-DE"/>
        </w:rPr>
        <w:t>First</w:t>
      </w:r>
      <w:r w:rsidR="00F55935">
        <w:rPr>
          <w:noProof/>
          <w:lang w:eastAsia="de-DE"/>
        </w:rPr>
        <w:t>,</w:t>
      </w:r>
      <w:r w:rsidR="00BF3B49">
        <w:rPr>
          <w:lang w:eastAsia="de-DE"/>
        </w:rPr>
        <w:t xml:space="preserve"> the performance of unaged cells conditioned at 0.3C, 5</w:t>
      </w:r>
      <w:r w:rsidR="00BF3B49">
        <w:rPr>
          <w:rFonts w:cs="Arial"/>
          <w:lang w:eastAsia="de-DE"/>
        </w:rPr>
        <w:t>°</w:t>
      </w:r>
      <w:r w:rsidR="00BF3B49">
        <w:rPr>
          <w:lang w:eastAsia="de-DE"/>
        </w:rPr>
        <w:t xml:space="preserve">C </w:t>
      </w:r>
      <w:r w:rsidR="007027E1">
        <w:rPr>
          <w:lang w:eastAsia="de-DE"/>
        </w:rPr>
        <w:t xml:space="preserve">was </w:t>
      </w:r>
      <w:r w:rsidR="00BF3B49">
        <w:rPr>
          <w:lang w:eastAsia="de-DE"/>
        </w:rPr>
        <w:t xml:space="preserve">analyzed with respect to </w:t>
      </w:r>
      <w:r>
        <w:rPr>
          <w:lang w:eastAsia="de-DE"/>
        </w:rPr>
        <w:t>direct current</w:t>
      </w:r>
      <w:r w:rsidR="00922A4A">
        <w:rPr>
          <w:lang w:eastAsia="de-DE"/>
        </w:rPr>
        <w:t xml:space="preserve"> (DC)</w:t>
      </w:r>
      <w:r w:rsidR="00BF3B49">
        <w:rPr>
          <w:lang w:eastAsia="de-DE"/>
        </w:rPr>
        <w:t xml:space="preserve"> </w:t>
      </w:r>
      <w:r w:rsidR="00BA7E34">
        <w:rPr>
          <w:lang w:eastAsia="de-DE"/>
        </w:rPr>
        <w:t>pulse</w:t>
      </w:r>
      <w:r w:rsidR="00BF3B49">
        <w:rPr>
          <w:lang w:eastAsia="de-DE"/>
        </w:rPr>
        <w:t xml:space="preserve"> tests for segregating the internal resistances and polarizations, and temperature developed over the cycles. It was observed that pouch cells showed the least internal resistances while prismatic cells showed the highest. Pouch cells showed a very steep rise in internal resistances at the end of the discharge cycle. The temperature rise was relatively low due to a low maximum C-rate of 2C for cycling (maximu</w:t>
      </w:r>
      <w:r w:rsidR="00142A13">
        <w:rPr>
          <w:lang w:eastAsia="de-DE"/>
        </w:rPr>
        <w:t>m 10.40</w:t>
      </w:r>
      <w:r w:rsidR="007027E1">
        <w:rPr>
          <w:lang w:eastAsia="de-DE"/>
        </w:rPr>
        <w:t xml:space="preserve"> </w:t>
      </w:r>
      <w:r w:rsidR="00142A13">
        <w:rPr>
          <w:lang w:eastAsia="de-DE"/>
        </w:rPr>
        <w:t xml:space="preserve">K increase </w:t>
      </w:r>
      <w:r w:rsidR="00BF3B49">
        <w:rPr>
          <w:lang w:eastAsia="de-DE"/>
        </w:rPr>
        <w:t xml:space="preserve">for prismatic cells). As expected from the </w:t>
      </w:r>
      <w:r w:rsidR="003F3D1D">
        <w:rPr>
          <w:lang w:eastAsia="de-DE"/>
        </w:rPr>
        <w:t xml:space="preserve">trend of ohmic resistances, </w:t>
      </w:r>
      <w:r w:rsidR="00BF3B49">
        <w:rPr>
          <w:lang w:eastAsia="de-DE"/>
        </w:rPr>
        <w:t>prismat</w:t>
      </w:r>
      <w:r w:rsidR="007000B1">
        <w:rPr>
          <w:lang w:eastAsia="de-DE"/>
        </w:rPr>
        <w:t xml:space="preserve">ic cells </w:t>
      </w:r>
      <w:r w:rsidR="003F3D1D">
        <w:rPr>
          <w:lang w:eastAsia="de-DE"/>
        </w:rPr>
        <w:t>reached</w:t>
      </w:r>
      <w:r w:rsidR="00BF3B49">
        <w:rPr>
          <w:lang w:eastAsia="de-DE"/>
        </w:rPr>
        <w:t xml:space="preserve"> highest</w:t>
      </w:r>
      <w:r w:rsidR="007000B1">
        <w:rPr>
          <w:lang w:eastAsia="de-DE"/>
        </w:rPr>
        <w:t xml:space="preserve"> temperature</w:t>
      </w:r>
      <w:r w:rsidR="003F3D1D">
        <w:rPr>
          <w:lang w:eastAsia="de-DE"/>
        </w:rPr>
        <w:t>s</w:t>
      </w:r>
      <w:r w:rsidR="007000B1">
        <w:rPr>
          <w:lang w:eastAsia="de-DE"/>
        </w:rPr>
        <w:t xml:space="preserve"> with pouch cells </w:t>
      </w:r>
      <w:r w:rsidR="003F3D1D">
        <w:rPr>
          <w:lang w:eastAsia="de-DE"/>
        </w:rPr>
        <w:t>showing the lowest high temperatures</w:t>
      </w:r>
      <w:r w:rsidR="007000B1">
        <w:rPr>
          <w:lang w:eastAsia="de-DE"/>
        </w:rPr>
        <w:t xml:space="preserve">. </w:t>
      </w:r>
      <w:r w:rsidR="00797486">
        <w:rPr>
          <w:lang w:eastAsia="de-DE"/>
        </w:rPr>
        <w:t xml:space="preserve">DC </w:t>
      </w:r>
      <w:r w:rsidR="00BA7E34">
        <w:rPr>
          <w:lang w:eastAsia="de-DE"/>
        </w:rPr>
        <w:t>pulse</w:t>
      </w:r>
      <w:r w:rsidR="00797486">
        <w:rPr>
          <w:lang w:eastAsia="de-DE"/>
        </w:rPr>
        <w:t xml:space="preserve"> tests of aged cells showed that a rapid increase in internal resistance in the case of pouch cell was found to set in at a very </w:t>
      </w:r>
      <w:r w:rsidR="00797486" w:rsidRPr="00F55935">
        <w:rPr>
          <w:noProof/>
          <w:lang w:eastAsia="de-DE"/>
        </w:rPr>
        <w:t>later</w:t>
      </w:r>
      <w:r w:rsidR="00797486">
        <w:rPr>
          <w:lang w:eastAsia="de-DE"/>
        </w:rPr>
        <w:t xml:space="preserve"> stage as compared to the other two geometries. Further, for cylindrical and prismatic cells, diffusion related phenomena are affected the most by aging. </w:t>
      </w:r>
      <w:r w:rsidR="000D6751">
        <w:rPr>
          <w:lang w:eastAsia="de-DE"/>
        </w:rPr>
        <w:t>The</w:t>
      </w:r>
      <w:r w:rsidR="007000B1">
        <w:rPr>
          <w:lang w:eastAsia="de-DE"/>
        </w:rPr>
        <w:t xml:space="preserve"> </w:t>
      </w:r>
      <w:r w:rsidR="000D6751">
        <w:rPr>
          <w:lang w:eastAsia="de-DE"/>
        </w:rPr>
        <w:t xml:space="preserve">study of aging mechanisms showed evidence of </w:t>
      </w:r>
      <w:r w:rsidR="000D6751" w:rsidRPr="00F55935">
        <w:rPr>
          <w:noProof/>
          <w:lang w:eastAsia="de-DE"/>
        </w:rPr>
        <w:t>early</w:t>
      </w:r>
      <w:r w:rsidR="00F55935">
        <w:rPr>
          <w:noProof/>
          <w:lang w:eastAsia="de-DE"/>
        </w:rPr>
        <w:t>-</w:t>
      </w:r>
      <w:r w:rsidR="000D6751" w:rsidRPr="00F55935">
        <w:rPr>
          <w:noProof/>
          <w:lang w:eastAsia="de-DE"/>
        </w:rPr>
        <w:t>stage</w:t>
      </w:r>
      <w:r w:rsidR="000D6751">
        <w:rPr>
          <w:lang w:eastAsia="de-DE"/>
        </w:rPr>
        <w:t xml:space="preserve"> </w:t>
      </w:r>
      <w:r w:rsidR="00F6781C">
        <w:rPr>
          <w:lang w:eastAsia="de-DE"/>
        </w:rPr>
        <w:t>l</w:t>
      </w:r>
      <w:r w:rsidR="00EA6FA4">
        <w:rPr>
          <w:lang w:eastAsia="de-DE"/>
        </w:rPr>
        <w:t>ithium plating</w:t>
      </w:r>
      <w:r w:rsidR="00C44BD7">
        <w:rPr>
          <w:lang w:eastAsia="de-DE"/>
        </w:rPr>
        <w:t xml:space="preserve"> for cylindrical and prismatic cells at low temperatures of cycling, and </w:t>
      </w:r>
      <w:r w:rsidR="00F55935">
        <w:rPr>
          <w:lang w:eastAsia="de-DE"/>
        </w:rPr>
        <w:t xml:space="preserve">the </w:t>
      </w:r>
      <w:r w:rsidR="00C44BD7" w:rsidRPr="00F55935">
        <w:rPr>
          <w:noProof/>
          <w:lang w:eastAsia="de-DE"/>
        </w:rPr>
        <w:t>possibility</w:t>
      </w:r>
      <w:r w:rsidR="00C44BD7">
        <w:rPr>
          <w:lang w:eastAsia="de-DE"/>
        </w:rPr>
        <w:t xml:space="preserve"> of loss of active material (LAM) at later stages due to electrode deterioration. Pouch cells showed the best capacity retention and evidence to prove the most stable and uniform </w:t>
      </w:r>
      <w:r w:rsidR="00F6781C">
        <w:rPr>
          <w:lang w:eastAsia="de-DE"/>
        </w:rPr>
        <w:t>solid-electrolyte interface (</w:t>
      </w:r>
      <w:r w:rsidR="00C44BD7">
        <w:rPr>
          <w:lang w:eastAsia="de-DE"/>
        </w:rPr>
        <w:t>SEI</w:t>
      </w:r>
      <w:r w:rsidR="00F6781C">
        <w:rPr>
          <w:lang w:eastAsia="de-DE"/>
        </w:rPr>
        <w:t>)</w:t>
      </w:r>
      <w:r w:rsidR="00C44BD7">
        <w:rPr>
          <w:lang w:eastAsia="de-DE"/>
        </w:rPr>
        <w:t xml:space="preserve"> layer formation. The optimum temperature of cycling was found to be highest for cylindrical cells and least for pouch cells. </w:t>
      </w:r>
      <w:r w:rsidR="003F3D1D">
        <w:rPr>
          <w:lang w:eastAsia="de-DE"/>
        </w:rPr>
        <w:t xml:space="preserve">In the end, the thesis also discusses strategies for a more thorough comparison of the geometries. The main purpose of the work is to pave way for further research in this </w:t>
      </w:r>
      <w:r w:rsidR="005127C5">
        <w:rPr>
          <w:lang w:eastAsia="de-DE"/>
        </w:rPr>
        <w:t>area</w:t>
      </w:r>
      <w:r w:rsidR="003F3D1D">
        <w:rPr>
          <w:lang w:eastAsia="de-DE"/>
        </w:rPr>
        <w:t xml:space="preserve"> and extend it to practical applications.</w:t>
      </w:r>
      <w:r w:rsidR="007000B1">
        <w:rPr>
          <w:lang w:eastAsia="de-DE"/>
        </w:rPr>
        <w:t xml:space="preserve"> </w:t>
      </w:r>
    </w:p>
    <w:p w14:paraId="191E4301" w14:textId="77777777" w:rsidR="00791277" w:rsidRPr="006A7AC7" w:rsidRDefault="00791277" w:rsidP="00F93B02">
      <w:pPr>
        <w:spacing w:before="0" w:after="200" w:line="360" w:lineRule="auto"/>
        <w:jc w:val="left"/>
        <w:sectPr w:rsidR="00791277" w:rsidRPr="006A7AC7" w:rsidSect="00D13C6C">
          <w:headerReference w:type="default" r:id="rId17"/>
          <w:footerReference w:type="default" r:id="rId18"/>
          <w:headerReference w:type="first" r:id="rId19"/>
          <w:footerReference w:type="first" r:id="rId20"/>
          <w:type w:val="continuous"/>
          <w:pgSz w:w="11906" w:h="16838"/>
          <w:pgMar w:top="1701" w:right="1247" w:bottom="1134" w:left="1134" w:header="709" w:footer="709" w:gutter="680"/>
          <w:pgNumType w:fmt="upperRoman" w:start="1"/>
          <w:cols w:space="708"/>
          <w:titlePg/>
          <w:docGrid w:linePitch="360"/>
        </w:sectPr>
      </w:pPr>
      <w:bookmarkStart w:id="1" w:name="_Toc347817694"/>
    </w:p>
    <w:p w14:paraId="38FD2AEC" w14:textId="77777777" w:rsidR="00F56BDA" w:rsidRPr="006A7AC7" w:rsidRDefault="006A7AC7" w:rsidP="00F93B02">
      <w:pPr>
        <w:pStyle w:val="TOCHeading"/>
        <w:spacing w:line="360" w:lineRule="auto"/>
      </w:pPr>
      <w:r>
        <w:lastRenderedPageBreak/>
        <w:t>Index</w:t>
      </w:r>
    </w:p>
    <w:bookmarkEnd w:id="1"/>
    <w:p w14:paraId="6A15C2D9" w14:textId="2E181640" w:rsidR="00A440CB" w:rsidRDefault="00EF12F3">
      <w:pPr>
        <w:pStyle w:val="TOC1"/>
        <w:rPr>
          <w:rFonts w:asciiTheme="minorHAnsi" w:eastAsiaTheme="minorEastAsia" w:hAnsiTheme="minorHAnsi" w:cs="Mangal"/>
          <w:b w:val="0"/>
          <w:bCs w:val="0"/>
          <w:lang w:val="en-IN" w:eastAsia="en-IN" w:bidi="hi-IN"/>
        </w:rPr>
      </w:pPr>
      <w:r>
        <w:rPr>
          <w:b w:val="0"/>
          <w:bCs w:val="0"/>
          <w:lang w:eastAsia="de-DE"/>
        </w:rPr>
        <w:fldChar w:fldCharType="begin"/>
      </w:r>
      <w:r w:rsidR="002E0B62">
        <w:rPr>
          <w:b w:val="0"/>
          <w:bCs w:val="0"/>
          <w:lang w:eastAsia="de-DE"/>
        </w:rPr>
        <w:instrText xml:space="preserve"> TOC \o "1-4" \h \z \u </w:instrText>
      </w:r>
      <w:r>
        <w:rPr>
          <w:b w:val="0"/>
          <w:bCs w:val="0"/>
          <w:lang w:eastAsia="de-DE"/>
        </w:rPr>
        <w:fldChar w:fldCharType="separate"/>
      </w:r>
      <w:hyperlink w:anchor="_Toc528067744" w:history="1">
        <w:r w:rsidR="00A440CB" w:rsidRPr="000625B9">
          <w:rPr>
            <w:rStyle w:val="Hyperlink"/>
          </w:rPr>
          <w:t>Abbreviation register</w:t>
        </w:r>
        <w:r w:rsidR="00A440CB">
          <w:rPr>
            <w:webHidden/>
          </w:rPr>
          <w:tab/>
        </w:r>
        <w:r w:rsidR="00A440CB">
          <w:rPr>
            <w:webHidden/>
          </w:rPr>
          <w:fldChar w:fldCharType="begin"/>
        </w:r>
        <w:r w:rsidR="00A440CB">
          <w:rPr>
            <w:webHidden/>
          </w:rPr>
          <w:instrText xml:space="preserve"> PAGEREF _Toc528067744 \h </w:instrText>
        </w:r>
        <w:r w:rsidR="00A440CB">
          <w:rPr>
            <w:webHidden/>
          </w:rPr>
        </w:r>
        <w:r w:rsidR="00A440CB">
          <w:rPr>
            <w:webHidden/>
          </w:rPr>
          <w:fldChar w:fldCharType="separate"/>
        </w:r>
        <w:r w:rsidR="00A440CB">
          <w:rPr>
            <w:webHidden/>
          </w:rPr>
          <w:t>III</w:t>
        </w:r>
        <w:r w:rsidR="00A440CB">
          <w:rPr>
            <w:webHidden/>
          </w:rPr>
          <w:fldChar w:fldCharType="end"/>
        </w:r>
      </w:hyperlink>
    </w:p>
    <w:p w14:paraId="5FE0E362" w14:textId="61484520" w:rsidR="00A440CB" w:rsidRDefault="009F0ADE">
      <w:pPr>
        <w:pStyle w:val="TOC1"/>
        <w:rPr>
          <w:rFonts w:asciiTheme="minorHAnsi" w:eastAsiaTheme="minorEastAsia" w:hAnsiTheme="minorHAnsi" w:cs="Mangal"/>
          <w:b w:val="0"/>
          <w:bCs w:val="0"/>
          <w:lang w:val="en-IN" w:eastAsia="en-IN" w:bidi="hi-IN"/>
        </w:rPr>
      </w:pPr>
      <w:hyperlink w:anchor="_Toc528067745" w:history="1">
        <w:r w:rsidR="00A440CB" w:rsidRPr="000625B9">
          <w:rPr>
            <w:rStyle w:val="Hyperlink"/>
          </w:rPr>
          <w:t>1</w:t>
        </w:r>
        <w:r w:rsidR="00A440CB">
          <w:rPr>
            <w:rFonts w:asciiTheme="minorHAnsi" w:eastAsiaTheme="minorEastAsia" w:hAnsiTheme="minorHAnsi" w:cs="Mangal"/>
            <w:b w:val="0"/>
            <w:bCs w:val="0"/>
            <w:lang w:val="en-IN" w:eastAsia="en-IN" w:bidi="hi-IN"/>
          </w:rPr>
          <w:tab/>
        </w:r>
        <w:r w:rsidR="00A440CB" w:rsidRPr="000625B9">
          <w:rPr>
            <w:rStyle w:val="Hyperlink"/>
          </w:rPr>
          <w:t>Introduction</w:t>
        </w:r>
        <w:r w:rsidR="00A440CB">
          <w:rPr>
            <w:webHidden/>
          </w:rPr>
          <w:tab/>
        </w:r>
        <w:r w:rsidR="00A440CB">
          <w:rPr>
            <w:webHidden/>
          </w:rPr>
          <w:fldChar w:fldCharType="begin"/>
        </w:r>
        <w:r w:rsidR="00A440CB">
          <w:rPr>
            <w:webHidden/>
          </w:rPr>
          <w:instrText xml:space="preserve"> PAGEREF _Toc528067745 \h </w:instrText>
        </w:r>
        <w:r w:rsidR="00A440CB">
          <w:rPr>
            <w:webHidden/>
          </w:rPr>
        </w:r>
        <w:r w:rsidR="00A440CB">
          <w:rPr>
            <w:webHidden/>
          </w:rPr>
          <w:fldChar w:fldCharType="separate"/>
        </w:r>
        <w:r w:rsidR="00A440CB">
          <w:rPr>
            <w:webHidden/>
          </w:rPr>
          <w:t>1</w:t>
        </w:r>
        <w:r w:rsidR="00A440CB">
          <w:rPr>
            <w:webHidden/>
          </w:rPr>
          <w:fldChar w:fldCharType="end"/>
        </w:r>
      </w:hyperlink>
    </w:p>
    <w:p w14:paraId="51801DA9" w14:textId="0296785D" w:rsidR="00A440CB" w:rsidRDefault="009F0ADE">
      <w:pPr>
        <w:pStyle w:val="TOC1"/>
        <w:rPr>
          <w:rFonts w:asciiTheme="minorHAnsi" w:eastAsiaTheme="minorEastAsia" w:hAnsiTheme="minorHAnsi" w:cs="Mangal"/>
          <w:b w:val="0"/>
          <w:bCs w:val="0"/>
          <w:lang w:val="en-IN" w:eastAsia="en-IN" w:bidi="hi-IN"/>
        </w:rPr>
      </w:pPr>
      <w:hyperlink w:anchor="_Toc528067746" w:history="1">
        <w:r w:rsidR="00A440CB" w:rsidRPr="000625B9">
          <w:rPr>
            <w:rStyle w:val="Hyperlink"/>
          </w:rPr>
          <w:t>2</w:t>
        </w:r>
        <w:r w:rsidR="00A440CB">
          <w:rPr>
            <w:rFonts w:asciiTheme="minorHAnsi" w:eastAsiaTheme="minorEastAsia" w:hAnsiTheme="minorHAnsi" w:cs="Mangal"/>
            <w:b w:val="0"/>
            <w:bCs w:val="0"/>
            <w:lang w:val="en-IN" w:eastAsia="en-IN" w:bidi="hi-IN"/>
          </w:rPr>
          <w:tab/>
        </w:r>
        <w:r w:rsidR="00A440CB" w:rsidRPr="000625B9">
          <w:rPr>
            <w:rStyle w:val="Hyperlink"/>
          </w:rPr>
          <w:t>Lithium-ion Batteries and Packaging Geometries</w:t>
        </w:r>
        <w:r w:rsidR="00A440CB">
          <w:rPr>
            <w:webHidden/>
          </w:rPr>
          <w:tab/>
        </w:r>
        <w:r w:rsidR="00A440CB">
          <w:rPr>
            <w:webHidden/>
          </w:rPr>
          <w:fldChar w:fldCharType="begin"/>
        </w:r>
        <w:r w:rsidR="00A440CB">
          <w:rPr>
            <w:webHidden/>
          </w:rPr>
          <w:instrText xml:space="preserve"> PAGEREF _Toc528067746 \h </w:instrText>
        </w:r>
        <w:r w:rsidR="00A440CB">
          <w:rPr>
            <w:webHidden/>
          </w:rPr>
        </w:r>
        <w:r w:rsidR="00A440CB">
          <w:rPr>
            <w:webHidden/>
          </w:rPr>
          <w:fldChar w:fldCharType="separate"/>
        </w:r>
        <w:r w:rsidR="00A440CB">
          <w:rPr>
            <w:webHidden/>
          </w:rPr>
          <w:t>3</w:t>
        </w:r>
        <w:r w:rsidR="00A440CB">
          <w:rPr>
            <w:webHidden/>
          </w:rPr>
          <w:fldChar w:fldCharType="end"/>
        </w:r>
      </w:hyperlink>
    </w:p>
    <w:p w14:paraId="3AFECE49" w14:textId="564BCA37" w:rsidR="00A440CB" w:rsidRDefault="009F0ADE">
      <w:pPr>
        <w:pStyle w:val="TOC2"/>
        <w:rPr>
          <w:rFonts w:asciiTheme="minorHAnsi" w:eastAsiaTheme="minorEastAsia" w:hAnsiTheme="minorHAnsi" w:cs="Mangal"/>
          <w:iCs w:val="0"/>
          <w:lang w:val="en-IN" w:eastAsia="en-IN" w:bidi="hi-IN"/>
        </w:rPr>
      </w:pPr>
      <w:hyperlink w:anchor="_Toc528067747" w:history="1">
        <w:r w:rsidR="00A440CB" w:rsidRPr="000625B9">
          <w:rPr>
            <w:rStyle w:val="Hyperlink"/>
            <w:rFonts w:cs="Arial"/>
          </w:rPr>
          <w:t>2.1</w:t>
        </w:r>
        <w:r w:rsidR="00A440CB">
          <w:rPr>
            <w:rFonts w:asciiTheme="minorHAnsi" w:eastAsiaTheme="minorEastAsia" w:hAnsiTheme="minorHAnsi" w:cs="Mangal"/>
            <w:iCs w:val="0"/>
            <w:lang w:val="en-IN" w:eastAsia="en-IN" w:bidi="hi-IN"/>
          </w:rPr>
          <w:tab/>
        </w:r>
        <w:r w:rsidR="00A440CB" w:rsidRPr="000625B9">
          <w:rPr>
            <w:rStyle w:val="Hyperlink"/>
            <w:rFonts w:cs="Arial"/>
          </w:rPr>
          <w:t>Lithium-ion technology</w:t>
        </w:r>
        <w:r w:rsidR="00A440CB">
          <w:rPr>
            <w:webHidden/>
          </w:rPr>
          <w:tab/>
        </w:r>
        <w:r w:rsidR="00A440CB">
          <w:rPr>
            <w:webHidden/>
          </w:rPr>
          <w:fldChar w:fldCharType="begin"/>
        </w:r>
        <w:r w:rsidR="00A440CB">
          <w:rPr>
            <w:webHidden/>
          </w:rPr>
          <w:instrText xml:space="preserve"> PAGEREF _Toc528067747 \h </w:instrText>
        </w:r>
        <w:r w:rsidR="00A440CB">
          <w:rPr>
            <w:webHidden/>
          </w:rPr>
        </w:r>
        <w:r w:rsidR="00A440CB">
          <w:rPr>
            <w:webHidden/>
          </w:rPr>
          <w:fldChar w:fldCharType="separate"/>
        </w:r>
        <w:r w:rsidR="00A440CB">
          <w:rPr>
            <w:webHidden/>
          </w:rPr>
          <w:t>3</w:t>
        </w:r>
        <w:r w:rsidR="00A440CB">
          <w:rPr>
            <w:webHidden/>
          </w:rPr>
          <w:fldChar w:fldCharType="end"/>
        </w:r>
      </w:hyperlink>
    </w:p>
    <w:p w14:paraId="5C3CA3F4" w14:textId="4CAC2D3A" w:rsidR="00A440CB" w:rsidRDefault="009F0ADE">
      <w:pPr>
        <w:pStyle w:val="TOC2"/>
        <w:rPr>
          <w:rFonts w:asciiTheme="minorHAnsi" w:eastAsiaTheme="minorEastAsia" w:hAnsiTheme="minorHAnsi" w:cs="Mangal"/>
          <w:iCs w:val="0"/>
          <w:lang w:val="en-IN" w:eastAsia="en-IN" w:bidi="hi-IN"/>
        </w:rPr>
      </w:pPr>
      <w:hyperlink w:anchor="_Toc528067748" w:history="1">
        <w:r w:rsidR="00A440CB" w:rsidRPr="000625B9">
          <w:rPr>
            <w:rStyle w:val="Hyperlink"/>
            <w:rFonts w:cs="Arial"/>
          </w:rPr>
          <w:t>2.2</w:t>
        </w:r>
        <w:r w:rsidR="00A440CB">
          <w:rPr>
            <w:rFonts w:asciiTheme="minorHAnsi" w:eastAsiaTheme="minorEastAsia" w:hAnsiTheme="minorHAnsi" w:cs="Mangal"/>
            <w:iCs w:val="0"/>
            <w:lang w:val="en-IN" w:eastAsia="en-IN" w:bidi="hi-IN"/>
          </w:rPr>
          <w:tab/>
        </w:r>
        <w:r w:rsidR="00A440CB" w:rsidRPr="000625B9">
          <w:rPr>
            <w:rStyle w:val="Hyperlink"/>
            <w:rFonts w:cs="Arial"/>
          </w:rPr>
          <w:t>LiFePO</w:t>
        </w:r>
        <w:r w:rsidR="00A440CB" w:rsidRPr="000625B9">
          <w:rPr>
            <w:rStyle w:val="Hyperlink"/>
            <w:rFonts w:cs="Arial"/>
            <w:vertAlign w:val="subscript"/>
          </w:rPr>
          <w:t xml:space="preserve">4 </w:t>
        </w:r>
        <w:r w:rsidR="00A440CB" w:rsidRPr="000625B9">
          <w:rPr>
            <w:rStyle w:val="Hyperlink"/>
            <w:rFonts w:cs="Arial"/>
          </w:rPr>
          <w:t>-graphite cells</w:t>
        </w:r>
        <w:r w:rsidR="00A440CB">
          <w:rPr>
            <w:webHidden/>
          </w:rPr>
          <w:tab/>
        </w:r>
        <w:r w:rsidR="00A440CB">
          <w:rPr>
            <w:webHidden/>
          </w:rPr>
          <w:fldChar w:fldCharType="begin"/>
        </w:r>
        <w:r w:rsidR="00A440CB">
          <w:rPr>
            <w:webHidden/>
          </w:rPr>
          <w:instrText xml:space="preserve"> PAGEREF _Toc528067748 \h </w:instrText>
        </w:r>
        <w:r w:rsidR="00A440CB">
          <w:rPr>
            <w:webHidden/>
          </w:rPr>
        </w:r>
        <w:r w:rsidR="00A440CB">
          <w:rPr>
            <w:webHidden/>
          </w:rPr>
          <w:fldChar w:fldCharType="separate"/>
        </w:r>
        <w:r w:rsidR="00A440CB">
          <w:rPr>
            <w:webHidden/>
          </w:rPr>
          <w:t>6</w:t>
        </w:r>
        <w:r w:rsidR="00A440CB">
          <w:rPr>
            <w:webHidden/>
          </w:rPr>
          <w:fldChar w:fldCharType="end"/>
        </w:r>
      </w:hyperlink>
    </w:p>
    <w:p w14:paraId="1D6AB4E3" w14:textId="2B250B39" w:rsidR="00A440CB" w:rsidRDefault="009F0ADE">
      <w:pPr>
        <w:pStyle w:val="TOC2"/>
        <w:rPr>
          <w:rFonts w:asciiTheme="minorHAnsi" w:eastAsiaTheme="minorEastAsia" w:hAnsiTheme="minorHAnsi" w:cs="Mangal"/>
          <w:iCs w:val="0"/>
          <w:lang w:val="en-IN" w:eastAsia="en-IN" w:bidi="hi-IN"/>
        </w:rPr>
      </w:pPr>
      <w:hyperlink w:anchor="_Toc528067749" w:history="1">
        <w:r w:rsidR="00A440CB" w:rsidRPr="000625B9">
          <w:rPr>
            <w:rStyle w:val="Hyperlink"/>
          </w:rPr>
          <w:t>2.3</w:t>
        </w:r>
        <w:r w:rsidR="00A440CB">
          <w:rPr>
            <w:rFonts w:asciiTheme="minorHAnsi" w:eastAsiaTheme="minorEastAsia" w:hAnsiTheme="minorHAnsi" w:cs="Mangal"/>
            <w:iCs w:val="0"/>
            <w:lang w:val="en-IN" w:eastAsia="en-IN" w:bidi="hi-IN"/>
          </w:rPr>
          <w:tab/>
        </w:r>
        <w:r w:rsidR="00A440CB" w:rsidRPr="000625B9">
          <w:rPr>
            <w:rStyle w:val="Hyperlink"/>
          </w:rPr>
          <w:t>Packaging geometries of lithium-ion cells</w:t>
        </w:r>
        <w:r w:rsidR="00A440CB">
          <w:rPr>
            <w:webHidden/>
          </w:rPr>
          <w:tab/>
        </w:r>
        <w:r w:rsidR="00A440CB">
          <w:rPr>
            <w:webHidden/>
          </w:rPr>
          <w:fldChar w:fldCharType="begin"/>
        </w:r>
        <w:r w:rsidR="00A440CB">
          <w:rPr>
            <w:webHidden/>
          </w:rPr>
          <w:instrText xml:space="preserve"> PAGEREF _Toc528067749 \h </w:instrText>
        </w:r>
        <w:r w:rsidR="00A440CB">
          <w:rPr>
            <w:webHidden/>
          </w:rPr>
        </w:r>
        <w:r w:rsidR="00A440CB">
          <w:rPr>
            <w:webHidden/>
          </w:rPr>
          <w:fldChar w:fldCharType="separate"/>
        </w:r>
        <w:r w:rsidR="00A440CB">
          <w:rPr>
            <w:webHidden/>
          </w:rPr>
          <w:t>11</w:t>
        </w:r>
        <w:r w:rsidR="00A440CB">
          <w:rPr>
            <w:webHidden/>
          </w:rPr>
          <w:fldChar w:fldCharType="end"/>
        </w:r>
      </w:hyperlink>
    </w:p>
    <w:p w14:paraId="21AA3BDD" w14:textId="74DE28A2" w:rsidR="00A440CB" w:rsidRDefault="009F0ADE">
      <w:pPr>
        <w:pStyle w:val="TOC1"/>
        <w:rPr>
          <w:rFonts w:asciiTheme="minorHAnsi" w:eastAsiaTheme="minorEastAsia" w:hAnsiTheme="minorHAnsi" w:cs="Mangal"/>
          <w:b w:val="0"/>
          <w:bCs w:val="0"/>
          <w:lang w:val="en-IN" w:eastAsia="en-IN" w:bidi="hi-IN"/>
        </w:rPr>
      </w:pPr>
      <w:hyperlink w:anchor="_Toc528067750" w:history="1">
        <w:r w:rsidR="00A440CB" w:rsidRPr="000625B9">
          <w:rPr>
            <w:rStyle w:val="Hyperlink"/>
            <w:lang w:eastAsia="de-DE"/>
          </w:rPr>
          <w:t>3</w:t>
        </w:r>
        <w:r w:rsidR="00A440CB">
          <w:rPr>
            <w:rFonts w:asciiTheme="minorHAnsi" w:eastAsiaTheme="minorEastAsia" w:hAnsiTheme="minorHAnsi" w:cs="Mangal"/>
            <w:b w:val="0"/>
            <w:bCs w:val="0"/>
            <w:lang w:val="en-IN" w:eastAsia="en-IN" w:bidi="hi-IN"/>
          </w:rPr>
          <w:tab/>
        </w:r>
        <w:r w:rsidR="00A440CB" w:rsidRPr="000625B9">
          <w:rPr>
            <w:rStyle w:val="Hyperlink"/>
            <w:lang w:eastAsia="de-DE"/>
          </w:rPr>
          <w:t>Literature Summary</w:t>
        </w:r>
        <w:r w:rsidR="00A440CB">
          <w:rPr>
            <w:webHidden/>
          </w:rPr>
          <w:tab/>
        </w:r>
        <w:r w:rsidR="00A440CB">
          <w:rPr>
            <w:webHidden/>
          </w:rPr>
          <w:fldChar w:fldCharType="begin"/>
        </w:r>
        <w:r w:rsidR="00A440CB">
          <w:rPr>
            <w:webHidden/>
          </w:rPr>
          <w:instrText xml:space="preserve"> PAGEREF _Toc528067750 \h </w:instrText>
        </w:r>
        <w:r w:rsidR="00A440CB">
          <w:rPr>
            <w:webHidden/>
          </w:rPr>
        </w:r>
        <w:r w:rsidR="00A440CB">
          <w:rPr>
            <w:webHidden/>
          </w:rPr>
          <w:fldChar w:fldCharType="separate"/>
        </w:r>
        <w:r w:rsidR="00A440CB">
          <w:rPr>
            <w:webHidden/>
          </w:rPr>
          <w:t>14</w:t>
        </w:r>
        <w:r w:rsidR="00A440CB">
          <w:rPr>
            <w:webHidden/>
          </w:rPr>
          <w:fldChar w:fldCharType="end"/>
        </w:r>
      </w:hyperlink>
    </w:p>
    <w:p w14:paraId="1AC74722" w14:textId="12937846" w:rsidR="00A440CB" w:rsidRDefault="009F0ADE">
      <w:pPr>
        <w:pStyle w:val="TOC2"/>
        <w:rPr>
          <w:rFonts w:asciiTheme="minorHAnsi" w:eastAsiaTheme="minorEastAsia" w:hAnsiTheme="minorHAnsi" w:cs="Mangal"/>
          <w:iCs w:val="0"/>
          <w:lang w:val="en-IN" w:eastAsia="en-IN" w:bidi="hi-IN"/>
        </w:rPr>
      </w:pPr>
      <w:hyperlink w:anchor="_Toc528067751" w:history="1">
        <w:r w:rsidR="00A440CB" w:rsidRPr="000625B9">
          <w:rPr>
            <w:rStyle w:val="Hyperlink"/>
          </w:rPr>
          <w:t>3.1</w:t>
        </w:r>
        <w:r w:rsidR="00A440CB">
          <w:rPr>
            <w:rFonts w:asciiTheme="minorHAnsi" w:eastAsiaTheme="minorEastAsia" w:hAnsiTheme="minorHAnsi" w:cs="Mangal"/>
            <w:iCs w:val="0"/>
            <w:lang w:val="en-IN" w:eastAsia="en-IN" w:bidi="hi-IN"/>
          </w:rPr>
          <w:tab/>
        </w:r>
        <w:r w:rsidR="00A440CB" w:rsidRPr="000625B9">
          <w:rPr>
            <w:rStyle w:val="Hyperlink"/>
          </w:rPr>
          <w:t>Literature review on packaging geometry comparison</w:t>
        </w:r>
        <w:r w:rsidR="00A440CB">
          <w:rPr>
            <w:webHidden/>
          </w:rPr>
          <w:tab/>
        </w:r>
        <w:r w:rsidR="00A440CB">
          <w:rPr>
            <w:webHidden/>
          </w:rPr>
          <w:fldChar w:fldCharType="begin"/>
        </w:r>
        <w:r w:rsidR="00A440CB">
          <w:rPr>
            <w:webHidden/>
          </w:rPr>
          <w:instrText xml:space="preserve"> PAGEREF _Toc528067751 \h </w:instrText>
        </w:r>
        <w:r w:rsidR="00A440CB">
          <w:rPr>
            <w:webHidden/>
          </w:rPr>
        </w:r>
        <w:r w:rsidR="00A440CB">
          <w:rPr>
            <w:webHidden/>
          </w:rPr>
          <w:fldChar w:fldCharType="separate"/>
        </w:r>
        <w:r w:rsidR="00A440CB">
          <w:rPr>
            <w:webHidden/>
          </w:rPr>
          <w:t>14</w:t>
        </w:r>
        <w:r w:rsidR="00A440CB">
          <w:rPr>
            <w:webHidden/>
          </w:rPr>
          <w:fldChar w:fldCharType="end"/>
        </w:r>
      </w:hyperlink>
    </w:p>
    <w:p w14:paraId="6A009F84" w14:textId="08893634" w:rsidR="00A440CB" w:rsidRDefault="009F0ADE">
      <w:pPr>
        <w:pStyle w:val="TOC2"/>
        <w:rPr>
          <w:rFonts w:asciiTheme="minorHAnsi" w:eastAsiaTheme="minorEastAsia" w:hAnsiTheme="minorHAnsi" w:cs="Mangal"/>
          <w:iCs w:val="0"/>
          <w:lang w:val="en-IN" w:eastAsia="en-IN" w:bidi="hi-IN"/>
        </w:rPr>
      </w:pPr>
      <w:hyperlink w:anchor="_Toc528067752" w:history="1">
        <w:r w:rsidR="00A440CB" w:rsidRPr="000625B9">
          <w:rPr>
            <w:rStyle w:val="Hyperlink"/>
          </w:rPr>
          <w:t>3.2</w:t>
        </w:r>
        <w:r w:rsidR="00A440CB">
          <w:rPr>
            <w:rFonts w:asciiTheme="minorHAnsi" w:eastAsiaTheme="minorEastAsia" w:hAnsiTheme="minorHAnsi" w:cs="Mangal"/>
            <w:iCs w:val="0"/>
            <w:lang w:val="en-IN" w:eastAsia="en-IN" w:bidi="hi-IN"/>
          </w:rPr>
          <w:tab/>
        </w:r>
        <w:r w:rsidR="00A440CB" w:rsidRPr="000625B9">
          <w:rPr>
            <w:rStyle w:val="Hyperlink"/>
          </w:rPr>
          <w:t>Capacity deterioration</w:t>
        </w:r>
        <w:r w:rsidR="00A440CB">
          <w:rPr>
            <w:webHidden/>
          </w:rPr>
          <w:tab/>
        </w:r>
        <w:r w:rsidR="00A440CB">
          <w:rPr>
            <w:webHidden/>
          </w:rPr>
          <w:fldChar w:fldCharType="begin"/>
        </w:r>
        <w:r w:rsidR="00A440CB">
          <w:rPr>
            <w:webHidden/>
          </w:rPr>
          <w:instrText xml:space="preserve"> PAGEREF _Toc528067752 \h </w:instrText>
        </w:r>
        <w:r w:rsidR="00A440CB">
          <w:rPr>
            <w:webHidden/>
          </w:rPr>
        </w:r>
        <w:r w:rsidR="00A440CB">
          <w:rPr>
            <w:webHidden/>
          </w:rPr>
          <w:fldChar w:fldCharType="separate"/>
        </w:r>
        <w:r w:rsidR="00A440CB">
          <w:rPr>
            <w:webHidden/>
          </w:rPr>
          <w:t>15</w:t>
        </w:r>
        <w:r w:rsidR="00A440CB">
          <w:rPr>
            <w:webHidden/>
          </w:rPr>
          <w:fldChar w:fldCharType="end"/>
        </w:r>
      </w:hyperlink>
    </w:p>
    <w:p w14:paraId="34F485B0" w14:textId="3FBB3DB8" w:rsidR="00A440CB" w:rsidRDefault="009F0ADE">
      <w:pPr>
        <w:pStyle w:val="TOC3"/>
        <w:rPr>
          <w:rFonts w:asciiTheme="minorHAnsi" w:eastAsiaTheme="minorEastAsia" w:hAnsiTheme="minorHAnsi" w:cs="Mangal"/>
          <w:iCs w:val="0"/>
          <w:lang w:val="en-IN" w:eastAsia="en-IN" w:bidi="hi-IN"/>
        </w:rPr>
      </w:pPr>
      <w:hyperlink w:anchor="_Toc528067753" w:history="1">
        <w:r w:rsidR="00A440CB" w:rsidRPr="000625B9">
          <w:rPr>
            <w:rStyle w:val="Hyperlink"/>
          </w:rPr>
          <w:t>3.2.1</w:t>
        </w:r>
        <w:r w:rsidR="00A440CB">
          <w:rPr>
            <w:rFonts w:asciiTheme="minorHAnsi" w:eastAsiaTheme="minorEastAsia" w:hAnsiTheme="minorHAnsi" w:cs="Mangal"/>
            <w:iCs w:val="0"/>
            <w:lang w:val="en-IN" w:eastAsia="en-IN" w:bidi="hi-IN"/>
          </w:rPr>
          <w:tab/>
        </w:r>
        <w:r w:rsidR="00A440CB" w:rsidRPr="000625B9">
          <w:rPr>
            <w:rStyle w:val="Hyperlink"/>
          </w:rPr>
          <w:t>Solid electrolyte interface layer</w:t>
        </w:r>
        <w:r w:rsidR="00A440CB">
          <w:rPr>
            <w:webHidden/>
          </w:rPr>
          <w:tab/>
        </w:r>
        <w:r w:rsidR="00A440CB">
          <w:rPr>
            <w:webHidden/>
          </w:rPr>
          <w:fldChar w:fldCharType="begin"/>
        </w:r>
        <w:r w:rsidR="00A440CB">
          <w:rPr>
            <w:webHidden/>
          </w:rPr>
          <w:instrText xml:space="preserve"> PAGEREF _Toc528067753 \h </w:instrText>
        </w:r>
        <w:r w:rsidR="00A440CB">
          <w:rPr>
            <w:webHidden/>
          </w:rPr>
        </w:r>
        <w:r w:rsidR="00A440CB">
          <w:rPr>
            <w:webHidden/>
          </w:rPr>
          <w:fldChar w:fldCharType="separate"/>
        </w:r>
        <w:r w:rsidR="00A440CB">
          <w:rPr>
            <w:webHidden/>
          </w:rPr>
          <w:t>18</w:t>
        </w:r>
        <w:r w:rsidR="00A440CB">
          <w:rPr>
            <w:webHidden/>
          </w:rPr>
          <w:fldChar w:fldCharType="end"/>
        </w:r>
      </w:hyperlink>
    </w:p>
    <w:p w14:paraId="23B978A5" w14:textId="5242D79F" w:rsidR="00A440CB" w:rsidRDefault="009F0ADE">
      <w:pPr>
        <w:pStyle w:val="TOC3"/>
        <w:rPr>
          <w:rFonts w:asciiTheme="minorHAnsi" w:eastAsiaTheme="minorEastAsia" w:hAnsiTheme="minorHAnsi" w:cs="Mangal"/>
          <w:iCs w:val="0"/>
          <w:lang w:val="en-IN" w:eastAsia="en-IN" w:bidi="hi-IN"/>
        </w:rPr>
      </w:pPr>
      <w:hyperlink w:anchor="_Toc528067754" w:history="1">
        <w:r w:rsidR="00A440CB" w:rsidRPr="000625B9">
          <w:rPr>
            <w:rStyle w:val="Hyperlink"/>
          </w:rPr>
          <w:t>3.2.2</w:t>
        </w:r>
        <w:r w:rsidR="00A440CB">
          <w:rPr>
            <w:rFonts w:asciiTheme="minorHAnsi" w:eastAsiaTheme="minorEastAsia" w:hAnsiTheme="minorHAnsi" w:cs="Mangal"/>
            <w:iCs w:val="0"/>
            <w:lang w:val="en-IN" w:eastAsia="en-IN" w:bidi="hi-IN"/>
          </w:rPr>
          <w:tab/>
        </w:r>
        <w:r w:rsidR="00A440CB" w:rsidRPr="000625B9">
          <w:rPr>
            <w:rStyle w:val="Hyperlink"/>
          </w:rPr>
          <w:t>Internal resistances</w:t>
        </w:r>
        <w:r w:rsidR="00A440CB">
          <w:rPr>
            <w:webHidden/>
          </w:rPr>
          <w:tab/>
        </w:r>
        <w:r w:rsidR="00A440CB">
          <w:rPr>
            <w:webHidden/>
          </w:rPr>
          <w:fldChar w:fldCharType="begin"/>
        </w:r>
        <w:r w:rsidR="00A440CB">
          <w:rPr>
            <w:webHidden/>
          </w:rPr>
          <w:instrText xml:space="preserve"> PAGEREF _Toc528067754 \h </w:instrText>
        </w:r>
        <w:r w:rsidR="00A440CB">
          <w:rPr>
            <w:webHidden/>
          </w:rPr>
        </w:r>
        <w:r w:rsidR="00A440CB">
          <w:rPr>
            <w:webHidden/>
          </w:rPr>
          <w:fldChar w:fldCharType="separate"/>
        </w:r>
        <w:r w:rsidR="00A440CB">
          <w:rPr>
            <w:webHidden/>
          </w:rPr>
          <w:t>20</w:t>
        </w:r>
        <w:r w:rsidR="00A440CB">
          <w:rPr>
            <w:webHidden/>
          </w:rPr>
          <w:fldChar w:fldCharType="end"/>
        </w:r>
      </w:hyperlink>
    </w:p>
    <w:p w14:paraId="1D562544" w14:textId="09ADE308" w:rsidR="00A440CB" w:rsidRDefault="009F0ADE">
      <w:pPr>
        <w:pStyle w:val="TOC3"/>
        <w:rPr>
          <w:rFonts w:asciiTheme="minorHAnsi" w:eastAsiaTheme="minorEastAsia" w:hAnsiTheme="minorHAnsi" w:cs="Mangal"/>
          <w:iCs w:val="0"/>
          <w:lang w:val="en-IN" w:eastAsia="en-IN" w:bidi="hi-IN"/>
        </w:rPr>
      </w:pPr>
      <w:hyperlink w:anchor="_Toc528067755" w:history="1">
        <w:r w:rsidR="00A440CB" w:rsidRPr="000625B9">
          <w:rPr>
            <w:rStyle w:val="Hyperlink"/>
          </w:rPr>
          <w:t>3.2.3</w:t>
        </w:r>
        <w:r w:rsidR="00A440CB">
          <w:rPr>
            <w:rFonts w:asciiTheme="minorHAnsi" w:eastAsiaTheme="minorEastAsia" w:hAnsiTheme="minorHAnsi" w:cs="Mangal"/>
            <w:iCs w:val="0"/>
            <w:lang w:val="en-IN" w:eastAsia="en-IN" w:bidi="hi-IN"/>
          </w:rPr>
          <w:tab/>
        </w:r>
        <w:r w:rsidR="00A440CB" w:rsidRPr="000625B9">
          <w:rPr>
            <w:rStyle w:val="Hyperlink"/>
          </w:rPr>
          <w:t>Aging mechanisms</w:t>
        </w:r>
        <w:r w:rsidR="00A440CB">
          <w:rPr>
            <w:webHidden/>
          </w:rPr>
          <w:tab/>
        </w:r>
        <w:r w:rsidR="00A440CB">
          <w:rPr>
            <w:webHidden/>
          </w:rPr>
          <w:fldChar w:fldCharType="begin"/>
        </w:r>
        <w:r w:rsidR="00A440CB">
          <w:rPr>
            <w:webHidden/>
          </w:rPr>
          <w:instrText xml:space="preserve"> PAGEREF _Toc528067755 \h </w:instrText>
        </w:r>
        <w:r w:rsidR="00A440CB">
          <w:rPr>
            <w:webHidden/>
          </w:rPr>
        </w:r>
        <w:r w:rsidR="00A440CB">
          <w:rPr>
            <w:webHidden/>
          </w:rPr>
          <w:fldChar w:fldCharType="separate"/>
        </w:r>
        <w:r w:rsidR="00A440CB">
          <w:rPr>
            <w:webHidden/>
          </w:rPr>
          <w:t>23</w:t>
        </w:r>
        <w:r w:rsidR="00A440CB">
          <w:rPr>
            <w:webHidden/>
          </w:rPr>
          <w:fldChar w:fldCharType="end"/>
        </w:r>
      </w:hyperlink>
    </w:p>
    <w:p w14:paraId="0CE05495" w14:textId="324E87FE" w:rsidR="00A440CB" w:rsidRDefault="009F0ADE">
      <w:pPr>
        <w:pStyle w:val="TOC1"/>
        <w:rPr>
          <w:rFonts w:asciiTheme="minorHAnsi" w:eastAsiaTheme="minorEastAsia" w:hAnsiTheme="minorHAnsi" w:cs="Mangal"/>
          <w:b w:val="0"/>
          <w:bCs w:val="0"/>
          <w:lang w:val="en-IN" w:eastAsia="en-IN" w:bidi="hi-IN"/>
        </w:rPr>
      </w:pPr>
      <w:hyperlink w:anchor="_Toc528067756" w:history="1">
        <w:r w:rsidR="00A440CB" w:rsidRPr="000625B9">
          <w:rPr>
            <w:rStyle w:val="Hyperlink"/>
            <w:lang w:eastAsia="de-DE"/>
          </w:rPr>
          <w:t>4</w:t>
        </w:r>
        <w:r w:rsidR="00A440CB">
          <w:rPr>
            <w:rFonts w:asciiTheme="minorHAnsi" w:eastAsiaTheme="minorEastAsia" w:hAnsiTheme="minorHAnsi" w:cs="Mangal"/>
            <w:b w:val="0"/>
            <w:bCs w:val="0"/>
            <w:lang w:val="en-IN" w:eastAsia="en-IN" w:bidi="hi-IN"/>
          </w:rPr>
          <w:tab/>
        </w:r>
        <w:r w:rsidR="00A440CB" w:rsidRPr="000625B9">
          <w:rPr>
            <w:rStyle w:val="Hyperlink"/>
            <w:lang w:eastAsia="de-DE"/>
          </w:rPr>
          <w:t>Experimental Setup</w:t>
        </w:r>
        <w:r w:rsidR="00A440CB">
          <w:rPr>
            <w:webHidden/>
          </w:rPr>
          <w:tab/>
        </w:r>
        <w:r w:rsidR="00A440CB">
          <w:rPr>
            <w:webHidden/>
          </w:rPr>
          <w:fldChar w:fldCharType="begin"/>
        </w:r>
        <w:r w:rsidR="00A440CB">
          <w:rPr>
            <w:webHidden/>
          </w:rPr>
          <w:instrText xml:space="preserve"> PAGEREF _Toc528067756 \h </w:instrText>
        </w:r>
        <w:r w:rsidR="00A440CB">
          <w:rPr>
            <w:webHidden/>
          </w:rPr>
        </w:r>
        <w:r w:rsidR="00A440CB">
          <w:rPr>
            <w:webHidden/>
          </w:rPr>
          <w:fldChar w:fldCharType="separate"/>
        </w:r>
        <w:r w:rsidR="00A440CB">
          <w:rPr>
            <w:webHidden/>
          </w:rPr>
          <w:t>28</w:t>
        </w:r>
        <w:r w:rsidR="00A440CB">
          <w:rPr>
            <w:webHidden/>
          </w:rPr>
          <w:fldChar w:fldCharType="end"/>
        </w:r>
      </w:hyperlink>
    </w:p>
    <w:p w14:paraId="1519986C" w14:textId="729FD90E" w:rsidR="00A440CB" w:rsidRDefault="009F0ADE">
      <w:pPr>
        <w:pStyle w:val="TOC2"/>
        <w:rPr>
          <w:rFonts w:asciiTheme="minorHAnsi" w:eastAsiaTheme="minorEastAsia" w:hAnsiTheme="minorHAnsi" w:cs="Mangal"/>
          <w:iCs w:val="0"/>
          <w:lang w:val="en-IN" w:eastAsia="en-IN" w:bidi="hi-IN"/>
        </w:rPr>
      </w:pPr>
      <w:hyperlink w:anchor="_Toc528067757" w:history="1">
        <w:r w:rsidR="00A440CB" w:rsidRPr="000625B9">
          <w:rPr>
            <w:rStyle w:val="Hyperlink"/>
          </w:rPr>
          <w:t>4.1</w:t>
        </w:r>
        <w:r w:rsidR="00A440CB">
          <w:rPr>
            <w:rFonts w:asciiTheme="minorHAnsi" w:eastAsiaTheme="minorEastAsia" w:hAnsiTheme="minorHAnsi" w:cs="Mangal"/>
            <w:iCs w:val="0"/>
            <w:lang w:val="en-IN" w:eastAsia="en-IN" w:bidi="hi-IN"/>
          </w:rPr>
          <w:tab/>
        </w:r>
        <w:r w:rsidR="00A440CB" w:rsidRPr="000625B9">
          <w:rPr>
            <w:rStyle w:val="Hyperlink"/>
          </w:rPr>
          <w:t>Cell chemistry</w:t>
        </w:r>
        <w:r w:rsidR="00A440CB">
          <w:rPr>
            <w:webHidden/>
          </w:rPr>
          <w:tab/>
        </w:r>
        <w:r w:rsidR="00A440CB">
          <w:rPr>
            <w:webHidden/>
          </w:rPr>
          <w:fldChar w:fldCharType="begin"/>
        </w:r>
        <w:r w:rsidR="00A440CB">
          <w:rPr>
            <w:webHidden/>
          </w:rPr>
          <w:instrText xml:space="preserve"> PAGEREF _Toc528067757 \h </w:instrText>
        </w:r>
        <w:r w:rsidR="00A440CB">
          <w:rPr>
            <w:webHidden/>
          </w:rPr>
        </w:r>
        <w:r w:rsidR="00A440CB">
          <w:rPr>
            <w:webHidden/>
          </w:rPr>
          <w:fldChar w:fldCharType="separate"/>
        </w:r>
        <w:r w:rsidR="00A440CB">
          <w:rPr>
            <w:webHidden/>
          </w:rPr>
          <w:t>28</w:t>
        </w:r>
        <w:r w:rsidR="00A440CB">
          <w:rPr>
            <w:webHidden/>
          </w:rPr>
          <w:fldChar w:fldCharType="end"/>
        </w:r>
      </w:hyperlink>
    </w:p>
    <w:p w14:paraId="11F914DE" w14:textId="0A0EADB8" w:rsidR="00A440CB" w:rsidRDefault="009F0ADE">
      <w:pPr>
        <w:pStyle w:val="TOC2"/>
        <w:rPr>
          <w:rFonts w:asciiTheme="minorHAnsi" w:eastAsiaTheme="minorEastAsia" w:hAnsiTheme="minorHAnsi" w:cs="Mangal"/>
          <w:iCs w:val="0"/>
          <w:lang w:val="en-IN" w:eastAsia="en-IN" w:bidi="hi-IN"/>
        </w:rPr>
      </w:pPr>
      <w:hyperlink w:anchor="_Toc528067758" w:history="1">
        <w:r w:rsidR="00A440CB" w:rsidRPr="000625B9">
          <w:rPr>
            <w:rStyle w:val="Hyperlink"/>
          </w:rPr>
          <w:t>4.2</w:t>
        </w:r>
        <w:r w:rsidR="00A440CB">
          <w:rPr>
            <w:rFonts w:asciiTheme="minorHAnsi" w:eastAsiaTheme="minorEastAsia" w:hAnsiTheme="minorHAnsi" w:cs="Mangal"/>
            <w:iCs w:val="0"/>
            <w:lang w:val="en-IN" w:eastAsia="en-IN" w:bidi="hi-IN"/>
          </w:rPr>
          <w:tab/>
        </w:r>
        <w:r w:rsidR="00A440CB" w:rsidRPr="000625B9">
          <w:rPr>
            <w:rStyle w:val="Hyperlink"/>
          </w:rPr>
          <w:t>Cell geometry and size</w:t>
        </w:r>
        <w:r w:rsidR="00A440CB">
          <w:rPr>
            <w:webHidden/>
          </w:rPr>
          <w:tab/>
        </w:r>
        <w:r w:rsidR="00A440CB">
          <w:rPr>
            <w:webHidden/>
          </w:rPr>
          <w:fldChar w:fldCharType="begin"/>
        </w:r>
        <w:r w:rsidR="00A440CB">
          <w:rPr>
            <w:webHidden/>
          </w:rPr>
          <w:instrText xml:space="preserve"> PAGEREF _Toc528067758 \h </w:instrText>
        </w:r>
        <w:r w:rsidR="00A440CB">
          <w:rPr>
            <w:webHidden/>
          </w:rPr>
        </w:r>
        <w:r w:rsidR="00A440CB">
          <w:rPr>
            <w:webHidden/>
          </w:rPr>
          <w:fldChar w:fldCharType="separate"/>
        </w:r>
        <w:r w:rsidR="00A440CB">
          <w:rPr>
            <w:webHidden/>
          </w:rPr>
          <w:t>28</w:t>
        </w:r>
        <w:r w:rsidR="00A440CB">
          <w:rPr>
            <w:webHidden/>
          </w:rPr>
          <w:fldChar w:fldCharType="end"/>
        </w:r>
      </w:hyperlink>
    </w:p>
    <w:p w14:paraId="1BA253E1" w14:textId="611FDF95" w:rsidR="00A440CB" w:rsidRDefault="009F0ADE">
      <w:pPr>
        <w:pStyle w:val="TOC2"/>
        <w:rPr>
          <w:rFonts w:asciiTheme="minorHAnsi" w:eastAsiaTheme="minorEastAsia" w:hAnsiTheme="minorHAnsi" w:cs="Mangal"/>
          <w:iCs w:val="0"/>
          <w:lang w:val="en-IN" w:eastAsia="en-IN" w:bidi="hi-IN"/>
        </w:rPr>
      </w:pPr>
      <w:hyperlink w:anchor="_Toc528067759" w:history="1">
        <w:r w:rsidR="00A440CB" w:rsidRPr="000625B9">
          <w:rPr>
            <w:rStyle w:val="Hyperlink"/>
          </w:rPr>
          <w:t>4.3</w:t>
        </w:r>
        <w:r w:rsidR="00A440CB">
          <w:rPr>
            <w:rFonts w:asciiTheme="minorHAnsi" w:eastAsiaTheme="minorEastAsia" w:hAnsiTheme="minorHAnsi" w:cs="Mangal"/>
            <w:iCs w:val="0"/>
            <w:lang w:val="en-IN" w:eastAsia="en-IN" w:bidi="hi-IN"/>
          </w:rPr>
          <w:tab/>
        </w:r>
        <w:r w:rsidR="00A440CB" w:rsidRPr="000625B9">
          <w:rPr>
            <w:rStyle w:val="Hyperlink"/>
          </w:rPr>
          <w:t>Tests performed</w:t>
        </w:r>
        <w:r w:rsidR="00A440CB">
          <w:rPr>
            <w:webHidden/>
          </w:rPr>
          <w:tab/>
        </w:r>
        <w:r w:rsidR="00A440CB">
          <w:rPr>
            <w:webHidden/>
          </w:rPr>
          <w:fldChar w:fldCharType="begin"/>
        </w:r>
        <w:r w:rsidR="00A440CB">
          <w:rPr>
            <w:webHidden/>
          </w:rPr>
          <w:instrText xml:space="preserve"> PAGEREF _Toc528067759 \h </w:instrText>
        </w:r>
        <w:r w:rsidR="00A440CB">
          <w:rPr>
            <w:webHidden/>
          </w:rPr>
        </w:r>
        <w:r w:rsidR="00A440CB">
          <w:rPr>
            <w:webHidden/>
          </w:rPr>
          <w:fldChar w:fldCharType="separate"/>
        </w:r>
        <w:r w:rsidR="00A440CB">
          <w:rPr>
            <w:webHidden/>
          </w:rPr>
          <w:t>31</w:t>
        </w:r>
        <w:r w:rsidR="00A440CB">
          <w:rPr>
            <w:webHidden/>
          </w:rPr>
          <w:fldChar w:fldCharType="end"/>
        </w:r>
      </w:hyperlink>
    </w:p>
    <w:p w14:paraId="3D78A04D" w14:textId="038AF5D1" w:rsidR="00A440CB" w:rsidRDefault="009F0ADE">
      <w:pPr>
        <w:pStyle w:val="TOC3"/>
        <w:rPr>
          <w:rFonts w:asciiTheme="minorHAnsi" w:eastAsiaTheme="minorEastAsia" w:hAnsiTheme="minorHAnsi" w:cs="Mangal"/>
          <w:iCs w:val="0"/>
          <w:lang w:val="en-IN" w:eastAsia="en-IN" w:bidi="hi-IN"/>
        </w:rPr>
      </w:pPr>
      <w:hyperlink w:anchor="_Toc528067760" w:history="1">
        <w:r w:rsidR="00A440CB" w:rsidRPr="000625B9">
          <w:rPr>
            <w:rStyle w:val="Hyperlink"/>
          </w:rPr>
          <w:t>4.3.1</w:t>
        </w:r>
        <w:r w:rsidR="00A440CB">
          <w:rPr>
            <w:rFonts w:asciiTheme="minorHAnsi" w:eastAsiaTheme="minorEastAsia" w:hAnsiTheme="minorHAnsi" w:cs="Mangal"/>
            <w:iCs w:val="0"/>
            <w:lang w:val="en-IN" w:eastAsia="en-IN" w:bidi="hi-IN"/>
          </w:rPr>
          <w:tab/>
        </w:r>
        <w:r w:rsidR="00A440CB" w:rsidRPr="000625B9">
          <w:rPr>
            <w:rStyle w:val="Hyperlink"/>
          </w:rPr>
          <w:t>Capacity evolution of the cells</w:t>
        </w:r>
        <w:r w:rsidR="00A440CB">
          <w:rPr>
            <w:webHidden/>
          </w:rPr>
          <w:tab/>
        </w:r>
        <w:r w:rsidR="00A440CB">
          <w:rPr>
            <w:webHidden/>
          </w:rPr>
          <w:fldChar w:fldCharType="begin"/>
        </w:r>
        <w:r w:rsidR="00A440CB">
          <w:rPr>
            <w:webHidden/>
          </w:rPr>
          <w:instrText xml:space="preserve"> PAGEREF _Toc528067760 \h </w:instrText>
        </w:r>
        <w:r w:rsidR="00A440CB">
          <w:rPr>
            <w:webHidden/>
          </w:rPr>
        </w:r>
        <w:r w:rsidR="00A440CB">
          <w:rPr>
            <w:webHidden/>
          </w:rPr>
          <w:fldChar w:fldCharType="separate"/>
        </w:r>
        <w:r w:rsidR="00A440CB">
          <w:rPr>
            <w:webHidden/>
          </w:rPr>
          <w:t>32</w:t>
        </w:r>
        <w:r w:rsidR="00A440CB">
          <w:rPr>
            <w:webHidden/>
          </w:rPr>
          <w:fldChar w:fldCharType="end"/>
        </w:r>
      </w:hyperlink>
    </w:p>
    <w:p w14:paraId="57AA8157" w14:textId="0BC49FD0" w:rsidR="00A440CB" w:rsidRDefault="009F0ADE">
      <w:pPr>
        <w:pStyle w:val="TOC3"/>
        <w:rPr>
          <w:rFonts w:asciiTheme="minorHAnsi" w:eastAsiaTheme="minorEastAsia" w:hAnsiTheme="minorHAnsi" w:cs="Mangal"/>
          <w:iCs w:val="0"/>
          <w:lang w:val="en-IN" w:eastAsia="en-IN" w:bidi="hi-IN"/>
        </w:rPr>
      </w:pPr>
      <w:hyperlink w:anchor="_Toc528067761" w:history="1">
        <w:r w:rsidR="00A440CB" w:rsidRPr="000625B9">
          <w:rPr>
            <w:rStyle w:val="Hyperlink"/>
          </w:rPr>
          <w:t>4.3.2</w:t>
        </w:r>
        <w:r w:rsidR="00A440CB">
          <w:rPr>
            <w:rFonts w:asciiTheme="minorHAnsi" w:eastAsiaTheme="minorEastAsia" w:hAnsiTheme="minorHAnsi" w:cs="Mangal"/>
            <w:iCs w:val="0"/>
            <w:lang w:val="en-IN" w:eastAsia="en-IN" w:bidi="hi-IN"/>
          </w:rPr>
          <w:tab/>
        </w:r>
        <w:r w:rsidR="00A440CB" w:rsidRPr="000625B9">
          <w:rPr>
            <w:rStyle w:val="Hyperlink"/>
          </w:rPr>
          <w:t>Temperature developed over cycling</w:t>
        </w:r>
        <w:r w:rsidR="00A440CB">
          <w:rPr>
            <w:webHidden/>
          </w:rPr>
          <w:tab/>
        </w:r>
        <w:r w:rsidR="00A440CB">
          <w:rPr>
            <w:webHidden/>
          </w:rPr>
          <w:fldChar w:fldCharType="begin"/>
        </w:r>
        <w:r w:rsidR="00A440CB">
          <w:rPr>
            <w:webHidden/>
          </w:rPr>
          <w:instrText xml:space="preserve"> PAGEREF _Toc528067761 \h </w:instrText>
        </w:r>
        <w:r w:rsidR="00A440CB">
          <w:rPr>
            <w:webHidden/>
          </w:rPr>
        </w:r>
        <w:r w:rsidR="00A440CB">
          <w:rPr>
            <w:webHidden/>
          </w:rPr>
          <w:fldChar w:fldCharType="separate"/>
        </w:r>
        <w:r w:rsidR="00A440CB">
          <w:rPr>
            <w:webHidden/>
          </w:rPr>
          <w:t>34</w:t>
        </w:r>
        <w:r w:rsidR="00A440CB">
          <w:rPr>
            <w:webHidden/>
          </w:rPr>
          <w:fldChar w:fldCharType="end"/>
        </w:r>
      </w:hyperlink>
    </w:p>
    <w:p w14:paraId="4330B881" w14:textId="411EB123" w:rsidR="00A440CB" w:rsidRDefault="009F0ADE">
      <w:pPr>
        <w:pStyle w:val="TOC3"/>
        <w:rPr>
          <w:rFonts w:asciiTheme="minorHAnsi" w:eastAsiaTheme="minorEastAsia" w:hAnsiTheme="minorHAnsi" w:cs="Mangal"/>
          <w:iCs w:val="0"/>
          <w:lang w:val="en-IN" w:eastAsia="en-IN" w:bidi="hi-IN"/>
        </w:rPr>
      </w:pPr>
      <w:hyperlink w:anchor="_Toc528067762" w:history="1">
        <w:r w:rsidR="00A440CB" w:rsidRPr="000625B9">
          <w:rPr>
            <w:rStyle w:val="Hyperlink"/>
          </w:rPr>
          <w:t>4.3.3</w:t>
        </w:r>
        <w:r w:rsidR="00A440CB">
          <w:rPr>
            <w:rFonts w:asciiTheme="minorHAnsi" w:eastAsiaTheme="minorEastAsia" w:hAnsiTheme="minorHAnsi" w:cs="Mangal"/>
            <w:iCs w:val="0"/>
            <w:lang w:val="en-IN" w:eastAsia="en-IN" w:bidi="hi-IN"/>
          </w:rPr>
          <w:tab/>
        </w:r>
        <w:r w:rsidR="00A440CB" w:rsidRPr="000625B9">
          <w:rPr>
            <w:rStyle w:val="Hyperlink"/>
          </w:rPr>
          <w:t>Direct current pulse test</w:t>
        </w:r>
        <w:r w:rsidR="00A440CB">
          <w:rPr>
            <w:webHidden/>
          </w:rPr>
          <w:tab/>
        </w:r>
        <w:r w:rsidR="00A440CB">
          <w:rPr>
            <w:webHidden/>
          </w:rPr>
          <w:fldChar w:fldCharType="begin"/>
        </w:r>
        <w:r w:rsidR="00A440CB">
          <w:rPr>
            <w:webHidden/>
          </w:rPr>
          <w:instrText xml:space="preserve"> PAGEREF _Toc528067762 \h </w:instrText>
        </w:r>
        <w:r w:rsidR="00A440CB">
          <w:rPr>
            <w:webHidden/>
          </w:rPr>
        </w:r>
        <w:r w:rsidR="00A440CB">
          <w:rPr>
            <w:webHidden/>
          </w:rPr>
          <w:fldChar w:fldCharType="separate"/>
        </w:r>
        <w:r w:rsidR="00A440CB">
          <w:rPr>
            <w:webHidden/>
          </w:rPr>
          <w:t>35</w:t>
        </w:r>
        <w:r w:rsidR="00A440CB">
          <w:rPr>
            <w:webHidden/>
          </w:rPr>
          <w:fldChar w:fldCharType="end"/>
        </w:r>
      </w:hyperlink>
    </w:p>
    <w:p w14:paraId="3F22F4CB" w14:textId="7727B6F5" w:rsidR="00A440CB" w:rsidRDefault="009F0ADE">
      <w:pPr>
        <w:pStyle w:val="TOC1"/>
        <w:rPr>
          <w:rFonts w:asciiTheme="minorHAnsi" w:eastAsiaTheme="minorEastAsia" w:hAnsiTheme="minorHAnsi" w:cs="Mangal"/>
          <w:b w:val="0"/>
          <w:bCs w:val="0"/>
          <w:lang w:val="en-IN" w:eastAsia="en-IN" w:bidi="hi-IN"/>
        </w:rPr>
      </w:pPr>
      <w:hyperlink w:anchor="_Toc528067763" w:history="1">
        <w:r w:rsidR="00A440CB" w:rsidRPr="000625B9">
          <w:rPr>
            <w:rStyle w:val="Hyperlink"/>
            <w:lang w:eastAsia="de-DE"/>
          </w:rPr>
          <w:t>5</w:t>
        </w:r>
        <w:r w:rsidR="00A440CB">
          <w:rPr>
            <w:rFonts w:asciiTheme="minorHAnsi" w:eastAsiaTheme="minorEastAsia" w:hAnsiTheme="minorHAnsi" w:cs="Mangal"/>
            <w:b w:val="0"/>
            <w:bCs w:val="0"/>
            <w:lang w:val="en-IN" w:eastAsia="en-IN" w:bidi="hi-IN"/>
          </w:rPr>
          <w:tab/>
        </w:r>
        <w:r w:rsidR="00A440CB" w:rsidRPr="000625B9">
          <w:rPr>
            <w:rStyle w:val="Hyperlink"/>
            <w:lang w:eastAsia="de-DE"/>
          </w:rPr>
          <w:t>Results and Discussion</w:t>
        </w:r>
        <w:r w:rsidR="00A440CB">
          <w:rPr>
            <w:webHidden/>
          </w:rPr>
          <w:tab/>
        </w:r>
        <w:r w:rsidR="00A440CB">
          <w:rPr>
            <w:webHidden/>
          </w:rPr>
          <w:fldChar w:fldCharType="begin"/>
        </w:r>
        <w:r w:rsidR="00A440CB">
          <w:rPr>
            <w:webHidden/>
          </w:rPr>
          <w:instrText xml:space="preserve"> PAGEREF _Toc528067763 \h </w:instrText>
        </w:r>
        <w:r w:rsidR="00A440CB">
          <w:rPr>
            <w:webHidden/>
          </w:rPr>
        </w:r>
        <w:r w:rsidR="00A440CB">
          <w:rPr>
            <w:webHidden/>
          </w:rPr>
          <w:fldChar w:fldCharType="separate"/>
        </w:r>
        <w:r w:rsidR="00A440CB">
          <w:rPr>
            <w:webHidden/>
          </w:rPr>
          <w:t>36</w:t>
        </w:r>
        <w:r w:rsidR="00A440CB">
          <w:rPr>
            <w:webHidden/>
          </w:rPr>
          <w:fldChar w:fldCharType="end"/>
        </w:r>
      </w:hyperlink>
    </w:p>
    <w:p w14:paraId="3B15F7F9" w14:textId="332507B7" w:rsidR="00A440CB" w:rsidRDefault="009F0ADE">
      <w:pPr>
        <w:pStyle w:val="TOC2"/>
        <w:rPr>
          <w:rFonts w:asciiTheme="minorHAnsi" w:eastAsiaTheme="minorEastAsia" w:hAnsiTheme="minorHAnsi" w:cs="Mangal"/>
          <w:iCs w:val="0"/>
          <w:lang w:val="en-IN" w:eastAsia="en-IN" w:bidi="hi-IN"/>
        </w:rPr>
      </w:pPr>
      <w:hyperlink w:anchor="_Toc528067764" w:history="1">
        <w:r w:rsidR="00A440CB" w:rsidRPr="000625B9">
          <w:rPr>
            <w:rStyle w:val="Hyperlink"/>
          </w:rPr>
          <w:t>5.1</w:t>
        </w:r>
        <w:r w:rsidR="00A440CB">
          <w:rPr>
            <w:rFonts w:asciiTheme="minorHAnsi" w:eastAsiaTheme="minorEastAsia" w:hAnsiTheme="minorHAnsi" w:cs="Mangal"/>
            <w:iCs w:val="0"/>
            <w:lang w:val="en-IN" w:eastAsia="en-IN" w:bidi="hi-IN"/>
          </w:rPr>
          <w:tab/>
        </w:r>
        <w:r w:rsidR="00A440CB" w:rsidRPr="000625B9">
          <w:rPr>
            <w:rStyle w:val="Hyperlink"/>
          </w:rPr>
          <w:t>Reception test data discussion</w:t>
        </w:r>
        <w:r w:rsidR="00A440CB">
          <w:rPr>
            <w:webHidden/>
          </w:rPr>
          <w:tab/>
        </w:r>
        <w:r w:rsidR="00A440CB">
          <w:rPr>
            <w:webHidden/>
          </w:rPr>
          <w:fldChar w:fldCharType="begin"/>
        </w:r>
        <w:r w:rsidR="00A440CB">
          <w:rPr>
            <w:webHidden/>
          </w:rPr>
          <w:instrText xml:space="preserve"> PAGEREF _Toc528067764 \h </w:instrText>
        </w:r>
        <w:r w:rsidR="00A440CB">
          <w:rPr>
            <w:webHidden/>
          </w:rPr>
        </w:r>
        <w:r w:rsidR="00A440CB">
          <w:rPr>
            <w:webHidden/>
          </w:rPr>
          <w:fldChar w:fldCharType="separate"/>
        </w:r>
        <w:r w:rsidR="00A440CB">
          <w:rPr>
            <w:webHidden/>
          </w:rPr>
          <w:t>36</w:t>
        </w:r>
        <w:r w:rsidR="00A440CB">
          <w:rPr>
            <w:webHidden/>
          </w:rPr>
          <w:fldChar w:fldCharType="end"/>
        </w:r>
      </w:hyperlink>
    </w:p>
    <w:p w14:paraId="54D6D855" w14:textId="6465C579" w:rsidR="00A440CB" w:rsidRDefault="009F0ADE">
      <w:pPr>
        <w:pStyle w:val="TOC2"/>
        <w:rPr>
          <w:rFonts w:asciiTheme="minorHAnsi" w:eastAsiaTheme="minorEastAsia" w:hAnsiTheme="minorHAnsi" w:cs="Mangal"/>
          <w:iCs w:val="0"/>
          <w:lang w:val="en-IN" w:eastAsia="en-IN" w:bidi="hi-IN"/>
        </w:rPr>
      </w:pPr>
      <w:hyperlink w:anchor="_Toc528067765" w:history="1">
        <w:r w:rsidR="00A440CB" w:rsidRPr="000625B9">
          <w:rPr>
            <w:rStyle w:val="Hyperlink"/>
          </w:rPr>
          <w:t>5.2</w:t>
        </w:r>
        <w:r w:rsidR="00A440CB">
          <w:rPr>
            <w:rFonts w:asciiTheme="minorHAnsi" w:eastAsiaTheme="minorEastAsia" w:hAnsiTheme="minorHAnsi" w:cs="Mangal"/>
            <w:iCs w:val="0"/>
            <w:lang w:val="en-IN" w:eastAsia="en-IN" w:bidi="hi-IN"/>
          </w:rPr>
          <w:tab/>
        </w:r>
        <w:r w:rsidR="00A440CB" w:rsidRPr="000625B9">
          <w:rPr>
            <w:rStyle w:val="Hyperlink"/>
          </w:rPr>
          <w:t>Performance of unaged cells</w:t>
        </w:r>
        <w:r w:rsidR="00A440CB">
          <w:rPr>
            <w:webHidden/>
          </w:rPr>
          <w:tab/>
        </w:r>
        <w:r w:rsidR="00A440CB">
          <w:rPr>
            <w:webHidden/>
          </w:rPr>
          <w:fldChar w:fldCharType="begin"/>
        </w:r>
        <w:r w:rsidR="00A440CB">
          <w:rPr>
            <w:webHidden/>
          </w:rPr>
          <w:instrText xml:space="preserve"> PAGEREF _Toc528067765 \h </w:instrText>
        </w:r>
        <w:r w:rsidR="00A440CB">
          <w:rPr>
            <w:webHidden/>
          </w:rPr>
        </w:r>
        <w:r w:rsidR="00A440CB">
          <w:rPr>
            <w:webHidden/>
          </w:rPr>
          <w:fldChar w:fldCharType="separate"/>
        </w:r>
        <w:r w:rsidR="00A440CB">
          <w:rPr>
            <w:webHidden/>
          </w:rPr>
          <w:t>37</w:t>
        </w:r>
        <w:r w:rsidR="00A440CB">
          <w:rPr>
            <w:webHidden/>
          </w:rPr>
          <w:fldChar w:fldCharType="end"/>
        </w:r>
      </w:hyperlink>
    </w:p>
    <w:p w14:paraId="51361CA7" w14:textId="4E425FA4" w:rsidR="00A440CB" w:rsidRDefault="009F0ADE">
      <w:pPr>
        <w:pStyle w:val="TOC3"/>
        <w:rPr>
          <w:rFonts w:asciiTheme="minorHAnsi" w:eastAsiaTheme="minorEastAsia" w:hAnsiTheme="minorHAnsi" w:cs="Mangal"/>
          <w:iCs w:val="0"/>
          <w:lang w:val="en-IN" w:eastAsia="en-IN" w:bidi="hi-IN"/>
        </w:rPr>
      </w:pPr>
      <w:hyperlink w:anchor="_Toc528067766" w:history="1">
        <w:r w:rsidR="00A440CB" w:rsidRPr="000625B9">
          <w:rPr>
            <w:rStyle w:val="Hyperlink"/>
          </w:rPr>
          <w:t>5.2.1</w:t>
        </w:r>
        <w:r w:rsidR="00A440CB">
          <w:rPr>
            <w:rFonts w:asciiTheme="minorHAnsi" w:eastAsiaTheme="minorEastAsia" w:hAnsiTheme="minorHAnsi" w:cs="Mangal"/>
            <w:iCs w:val="0"/>
            <w:lang w:val="en-IN" w:eastAsia="en-IN" w:bidi="hi-IN"/>
          </w:rPr>
          <w:tab/>
        </w:r>
        <w:r w:rsidR="00A440CB" w:rsidRPr="000625B9">
          <w:rPr>
            <w:rStyle w:val="Hyperlink"/>
          </w:rPr>
          <w:t>Internal resistance of unaged cells</w:t>
        </w:r>
        <w:r w:rsidR="00A440CB">
          <w:rPr>
            <w:webHidden/>
          </w:rPr>
          <w:tab/>
        </w:r>
        <w:r w:rsidR="00A440CB">
          <w:rPr>
            <w:webHidden/>
          </w:rPr>
          <w:fldChar w:fldCharType="begin"/>
        </w:r>
        <w:r w:rsidR="00A440CB">
          <w:rPr>
            <w:webHidden/>
          </w:rPr>
          <w:instrText xml:space="preserve"> PAGEREF _Toc528067766 \h </w:instrText>
        </w:r>
        <w:r w:rsidR="00A440CB">
          <w:rPr>
            <w:webHidden/>
          </w:rPr>
        </w:r>
        <w:r w:rsidR="00A440CB">
          <w:rPr>
            <w:webHidden/>
          </w:rPr>
          <w:fldChar w:fldCharType="separate"/>
        </w:r>
        <w:r w:rsidR="00A440CB">
          <w:rPr>
            <w:webHidden/>
          </w:rPr>
          <w:t>37</w:t>
        </w:r>
        <w:r w:rsidR="00A440CB">
          <w:rPr>
            <w:webHidden/>
          </w:rPr>
          <w:fldChar w:fldCharType="end"/>
        </w:r>
      </w:hyperlink>
    </w:p>
    <w:p w14:paraId="23F62277" w14:textId="2B853E18" w:rsidR="00A440CB" w:rsidRDefault="009F0ADE">
      <w:pPr>
        <w:pStyle w:val="TOC3"/>
        <w:rPr>
          <w:rFonts w:asciiTheme="minorHAnsi" w:eastAsiaTheme="minorEastAsia" w:hAnsiTheme="minorHAnsi" w:cs="Mangal"/>
          <w:iCs w:val="0"/>
          <w:lang w:val="en-IN" w:eastAsia="en-IN" w:bidi="hi-IN"/>
        </w:rPr>
      </w:pPr>
      <w:hyperlink w:anchor="_Toc528067767" w:history="1">
        <w:r w:rsidR="00A440CB" w:rsidRPr="000625B9">
          <w:rPr>
            <w:rStyle w:val="Hyperlink"/>
          </w:rPr>
          <w:t>5.2.2</w:t>
        </w:r>
        <w:r w:rsidR="00A440CB">
          <w:rPr>
            <w:rFonts w:asciiTheme="minorHAnsi" w:eastAsiaTheme="minorEastAsia" w:hAnsiTheme="minorHAnsi" w:cs="Mangal"/>
            <w:iCs w:val="0"/>
            <w:lang w:val="en-IN" w:eastAsia="en-IN" w:bidi="hi-IN"/>
          </w:rPr>
          <w:tab/>
        </w:r>
        <w:r w:rsidR="00A440CB" w:rsidRPr="000625B9">
          <w:rPr>
            <w:rStyle w:val="Hyperlink"/>
          </w:rPr>
          <w:t>Temperature developed over cycling</w:t>
        </w:r>
        <w:r w:rsidR="00A440CB">
          <w:rPr>
            <w:webHidden/>
          </w:rPr>
          <w:tab/>
        </w:r>
        <w:r w:rsidR="00A440CB">
          <w:rPr>
            <w:webHidden/>
          </w:rPr>
          <w:fldChar w:fldCharType="begin"/>
        </w:r>
        <w:r w:rsidR="00A440CB">
          <w:rPr>
            <w:webHidden/>
          </w:rPr>
          <w:instrText xml:space="preserve"> PAGEREF _Toc528067767 \h </w:instrText>
        </w:r>
        <w:r w:rsidR="00A440CB">
          <w:rPr>
            <w:webHidden/>
          </w:rPr>
        </w:r>
        <w:r w:rsidR="00A440CB">
          <w:rPr>
            <w:webHidden/>
          </w:rPr>
          <w:fldChar w:fldCharType="separate"/>
        </w:r>
        <w:r w:rsidR="00A440CB">
          <w:rPr>
            <w:webHidden/>
          </w:rPr>
          <w:t>43</w:t>
        </w:r>
        <w:r w:rsidR="00A440CB">
          <w:rPr>
            <w:webHidden/>
          </w:rPr>
          <w:fldChar w:fldCharType="end"/>
        </w:r>
      </w:hyperlink>
    </w:p>
    <w:p w14:paraId="3494E302" w14:textId="29FB0CFD" w:rsidR="00A440CB" w:rsidRDefault="009F0ADE">
      <w:pPr>
        <w:pStyle w:val="TOC3"/>
        <w:rPr>
          <w:rFonts w:asciiTheme="minorHAnsi" w:eastAsiaTheme="minorEastAsia" w:hAnsiTheme="minorHAnsi" w:cs="Mangal"/>
          <w:iCs w:val="0"/>
          <w:lang w:val="en-IN" w:eastAsia="en-IN" w:bidi="hi-IN"/>
        </w:rPr>
      </w:pPr>
      <w:hyperlink w:anchor="_Toc528067768" w:history="1">
        <w:r w:rsidR="00A440CB" w:rsidRPr="000625B9">
          <w:rPr>
            <w:rStyle w:val="Hyperlink"/>
          </w:rPr>
          <w:t>5.2.3</w:t>
        </w:r>
        <w:r w:rsidR="00A440CB">
          <w:rPr>
            <w:rFonts w:asciiTheme="minorHAnsi" w:eastAsiaTheme="minorEastAsia" w:hAnsiTheme="minorHAnsi" w:cs="Mangal"/>
            <w:iCs w:val="0"/>
            <w:lang w:val="en-IN" w:eastAsia="en-IN" w:bidi="hi-IN"/>
          </w:rPr>
          <w:tab/>
        </w:r>
        <w:r w:rsidR="00A440CB" w:rsidRPr="000625B9">
          <w:rPr>
            <w:rStyle w:val="Hyperlink"/>
          </w:rPr>
          <w:t>Summary of unaged cell tests</w:t>
        </w:r>
        <w:r w:rsidR="00A440CB">
          <w:rPr>
            <w:webHidden/>
          </w:rPr>
          <w:tab/>
        </w:r>
        <w:r w:rsidR="00A440CB">
          <w:rPr>
            <w:webHidden/>
          </w:rPr>
          <w:fldChar w:fldCharType="begin"/>
        </w:r>
        <w:r w:rsidR="00A440CB">
          <w:rPr>
            <w:webHidden/>
          </w:rPr>
          <w:instrText xml:space="preserve"> PAGEREF _Toc528067768 \h </w:instrText>
        </w:r>
        <w:r w:rsidR="00A440CB">
          <w:rPr>
            <w:webHidden/>
          </w:rPr>
        </w:r>
        <w:r w:rsidR="00A440CB">
          <w:rPr>
            <w:webHidden/>
          </w:rPr>
          <w:fldChar w:fldCharType="separate"/>
        </w:r>
        <w:r w:rsidR="00A440CB">
          <w:rPr>
            <w:webHidden/>
          </w:rPr>
          <w:t>47</w:t>
        </w:r>
        <w:r w:rsidR="00A440CB">
          <w:rPr>
            <w:webHidden/>
          </w:rPr>
          <w:fldChar w:fldCharType="end"/>
        </w:r>
      </w:hyperlink>
    </w:p>
    <w:p w14:paraId="4ED58AE8" w14:textId="0CB365C4" w:rsidR="00A440CB" w:rsidRDefault="009F0ADE">
      <w:pPr>
        <w:pStyle w:val="TOC2"/>
        <w:rPr>
          <w:rFonts w:asciiTheme="minorHAnsi" w:eastAsiaTheme="minorEastAsia" w:hAnsiTheme="minorHAnsi" w:cs="Mangal"/>
          <w:iCs w:val="0"/>
          <w:lang w:val="en-IN" w:eastAsia="en-IN" w:bidi="hi-IN"/>
        </w:rPr>
      </w:pPr>
      <w:hyperlink w:anchor="_Toc528067769" w:history="1">
        <w:r w:rsidR="00A440CB" w:rsidRPr="000625B9">
          <w:rPr>
            <w:rStyle w:val="Hyperlink"/>
          </w:rPr>
          <w:t>5.3</w:t>
        </w:r>
        <w:r w:rsidR="00A440CB">
          <w:rPr>
            <w:rFonts w:asciiTheme="minorHAnsi" w:eastAsiaTheme="minorEastAsia" w:hAnsiTheme="minorHAnsi" w:cs="Mangal"/>
            <w:iCs w:val="0"/>
            <w:lang w:val="en-IN" w:eastAsia="en-IN" w:bidi="hi-IN"/>
          </w:rPr>
          <w:tab/>
        </w:r>
        <w:r w:rsidR="00A440CB" w:rsidRPr="000625B9">
          <w:rPr>
            <w:rStyle w:val="Hyperlink"/>
          </w:rPr>
          <w:t>Aging effects on cells of different geometries</w:t>
        </w:r>
        <w:r w:rsidR="00A440CB">
          <w:rPr>
            <w:webHidden/>
          </w:rPr>
          <w:tab/>
        </w:r>
        <w:r w:rsidR="00A440CB">
          <w:rPr>
            <w:webHidden/>
          </w:rPr>
          <w:fldChar w:fldCharType="begin"/>
        </w:r>
        <w:r w:rsidR="00A440CB">
          <w:rPr>
            <w:webHidden/>
          </w:rPr>
          <w:instrText xml:space="preserve"> PAGEREF _Toc528067769 \h </w:instrText>
        </w:r>
        <w:r w:rsidR="00A440CB">
          <w:rPr>
            <w:webHidden/>
          </w:rPr>
        </w:r>
        <w:r w:rsidR="00A440CB">
          <w:rPr>
            <w:webHidden/>
          </w:rPr>
          <w:fldChar w:fldCharType="separate"/>
        </w:r>
        <w:r w:rsidR="00A440CB">
          <w:rPr>
            <w:webHidden/>
          </w:rPr>
          <w:t>47</w:t>
        </w:r>
        <w:r w:rsidR="00A440CB">
          <w:rPr>
            <w:webHidden/>
          </w:rPr>
          <w:fldChar w:fldCharType="end"/>
        </w:r>
      </w:hyperlink>
    </w:p>
    <w:p w14:paraId="713ED58C" w14:textId="13AC77FB" w:rsidR="00A440CB" w:rsidRDefault="009F0ADE">
      <w:pPr>
        <w:pStyle w:val="TOC3"/>
        <w:rPr>
          <w:rFonts w:asciiTheme="minorHAnsi" w:eastAsiaTheme="minorEastAsia" w:hAnsiTheme="minorHAnsi" w:cs="Mangal"/>
          <w:iCs w:val="0"/>
          <w:lang w:val="en-IN" w:eastAsia="en-IN" w:bidi="hi-IN"/>
        </w:rPr>
      </w:pPr>
      <w:hyperlink w:anchor="_Toc528067770" w:history="1">
        <w:r w:rsidR="00A440CB" w:rsidRPr="000625B9">
          <w:rPr>
            <w:rStyle w:val="Hyperlink"/>
          </w:rPr>
          <w:t>5.3.1</w:t>
        </w:r>
        <w:r w:rsidR="00A440CB">
          <w:rPr>
            <w:rFonts w:asciiTheme="minorHAnsi" w:eastAsiaTheme="minorEastAsia" w:hAnsiTheme="minorHAnsi" w:cs="Mangal"/>
            <w:iCs w:val="0"/>
            <w:lang w:val="en-IN" w:eastAsia="en-IN" w:bidi="hi-IN"/>
          </w:rPr>
          <w:tab/>
        </w:r>
        <w:r w:rsidR="00A440CB" w:rsidRPr="000625B9">
          <w:rPr>
            <w:rStyle w:val="Hyperlink"/>
          </w:rPr>
          <w:t>Change in internal resistance by aging</w:t>
        </w:r>
        <w:r w:rsidR="00A440CB">
          <w:rPr>
            <w:webHidden/>
          </w:rPr>
          <w:tab/>
        </w:r>
        <w:r w:rsidR="00A440CB">
          <w:rPr>
            <w:webHidden/>
          </w:rPr>
          <w:fldChar w:fldCharType="begin"/>
        </w:r>
        <w:r w:rsidR="00A440CB">
          <w:rPr>
            <w:webHidden/>
          </w:rPr>
          <w:instrText xml:space="preserve"> PAGEREF _Toc528067770 \h </w:instrText>
        </w:r>
        <w:r w:rsidR="00A440CB">
          <w:rPr>
            <w:webHidden/>
          </w:rPr>
        </w:r>
        <w:r w:rsidR="00A440CB">
          <w:rPr>
            <w:webHidden/>
          </w:rPr>
          <w:fldChar w:fldCharType="separate"/>
        </w:r>
        <w:r w:rsidR="00A440CB">
          <w:rPr>
            <w:webHidden/>
          </w:rPr>
          <w:t>47</w:t>
        </w:r>
        <w:r w:rsidR="00A440CB">
          <w:rPr>
            <w:webHidden/>
          </w:rPr>
          <w:fldChar w:fldCharType="end"/>
        </w:r>
      </w:hyperlink>
    </w:p>
    <w:p w14:paraId="129351F3" w14:textId="2AEDA82B" w:rsidR="00A440CB" w:rsidRDefault="009F0ADE">
      <w:pPr>
        <w:pStyle w:val="TOC3"/>
        <w:rPr>
          <w:rFonts w:asciiTheme="minorHAnsi" w:eastAsiaTheme="minorEastAsia" w:hAnsiTheme="minorHAnsi" w:cs="Mangal"/>
          <w:iCs w:val="0"/>
          <w:lang w:val="en-IN" w:eastAsia="en-IN" w:bidi="hi-IN"/>
        </w:rPr>
      </w:pPr>
      <w:hyperlink w:anchor="_Toc528067771" w:history="1">
        <w:r w:rsidR="00A440CB" w:rsidRPr="000625B9">
          <w:rPr>
            <w:rStyle w:val="Hyperlink"/>
          </w:rPr>
          <w:t>5.3.2</w:t>
        </w:r>
        <w:r w:rsidR="00A440CB">
          <w:rPr>
            <w:rFonts w:asciiTheme="minorHAnsi" w:eastAsiaTheme="minorEastAsia" w:hAnsiTheme="minorHAnsi" w:cs="Mangal"/>
            <w:iCs w:val="0"/>
            <w:lang w:val="en-IN" w:eastAsia="en-IN" w:bidi="hi-IN"/>
          </w:rPr>
          <w:tab/>
        </w:r>
        <w:r w:rsidR="00A440CB" w:rsidRPr="000625B9">
          <w:rPr>
            <w:rStyle w:val="Hyperlink"/>
          </w:rPr>
          <w:t>Aging characteristics over the equivalent full cycle</w:t>
        </w:r>
        <w:r w:rsidR="00A440CB">
          <w:rPr>
            <w:webHidden/>
          </w:rPr>
          <w:tab/>
        </w:r>
        <w:r w:rsidR="00A440CB">
          <w:rPr>
            <w:webHidden/>
          </w:rPr>
          <w:fldChar w:fldCharType="begin"/>
        </w:r>
        <w:r w:rsidR="00A440CB">
          <w:rPr>
            <w:webHidden/>
          </w:rPr>
          <w:instrText xml:space="preserve"> PAGEREF _Toc528067771 \h </w:instrText>
        </w:r>
        <w:r w:rsidR="00A440CB">
          <w:rPr>
            <w:webHidden/>
          </w:rPr>
        </w:r>
        <w:r w:rsidR="00A440CB">
          <w:rPr>
            <w:webHidden/>
          </w:rPr>
          <w:fldChar w:fldCharType="separate"/>
        </w:r>
        <w:r w:rsidR="00A440CB">
          <w:rPr>
            <w:webHidden/>
          </w:rPr>
          <w:t>57</w:t>
        </w:r>
        <w:r w:rsidR="00A440CB">
          <w:rPr>
            <w:webHidden/>
          </w:rPr>
          <w:fldChar w:fldCharType="end"/>
        </w:r>
      </w:hyperlink>
    </w:p>
    <w:p w14:paraId="38BB94F2" w14:textId="43F94189" w:rsidR="00A440CB" w:rsidRDefault="009F0ADE">
      <w:pPr>
        <w:pStyle w:val="TOC3"/>
        <w:rPr>
          <w:rFonts w:asciiTheme="minorHAnsi" w:eastAsiaTheme="minorEastAsia" w:hAnsiTheme="minorHAnsi" w:cs="Mangal"/>
          <w:iCs w:val="0"/>
          <w:lang w:val="en-IN" w:eastAsia="en-IN" w:bidi="hi-IN"/>
        </w:rPr>
      </w:pPr>
      <w:hyperlink w:anchor="_Toc528067772" w:history="1">
        <w:r w:rsidR="00A440CB" w:rsidRPr="000625B9">
          <w:rPr>
            <w:rStyle w:val="Hyperlink"/>
          </w:rPr>
          <w:t>5.3.3</w:t>
        </w:r>
        <w:r w:rsidR="00A440CB">
          <w:rPr>
            <w:rFonts w:asciiTheme="minorHAnsi" w:eastAsiaTheme="minorEastAsia" w:hAnsiTheme="minorHAnsi" w:cs="Mangal"/>
            <w:iCs w:val="0"/>
            <w:lang w:val="en-IN" w:eastAsia="en-IN" w:bidi="hi-IN"/>
          </w:rPr>
          <w:tab/>
        </w:r>
        <w:r w:rsidR="00A440CB" w:rsidRPr="000625B9">
          <w:rPr>
            <w:rStyle w:val="Hyperlink"/>
          </w:rPr>
          <w:t>Summary of tests on aged cells</w:t>
        </w:r>
        <w:r w:rsidR="00A440CB">
          <w:rPr>
            <w:webHidden/>
          </w:rPr>
          <w:tab/>
        </w:r>
        <w:r w:rsidR="00A440CB">
          <w:rPr>
            <w:webHidden/>
          </w:rPr>
          <w:fldChar w:fldCharType="begin"/>
        </w:r>
        <w:r w:rsidR="00A440CB">
          <w:rPr>
            <w:webHidden/>
          </w:rPr>
          <w:instrText xml:space="preserve"> PAGEREF _Toc528067772 \h </w:instrText>
        </w:r>
        <w:r w:rsidR="00A440CB">
          <w:rPr>
            <w:webHidden/>
          </w:rPr>
        </w:r>
        <w:r w:rsidR="00A440CB">
          <w:rPr>
            <w:webHidden/>
          </w:rPr>
          <w:fldChar w:fldCharType="separate"/>
        </w:r>
        <w:r w:rsidR="00A440CB">
          <w:rPr>
            <w:webHidden/>
          </w:rPr>
          <w:t>60</w:t>
        </w:r>
        <w:r w:rsidR="00A440CB">
          <w:rPr>
            <w:webHidden/>
          </w:rPr>
          <w:fldChar w:fldCharType="end"/>
        </w:r>
      </w:hyperlink>
    </w:p>
    <w:p w14:paraId="0F4DCE33" w14:textId="3ECDF78B" w:rsidR="00A440CB" w:rsidRDefault="009F0ADE">
      <w:pPr>
        <w:pStyle w:val="TOC1"/>
        <w:rPr>
          <w:rFonts w:asciiTheme="minorHAnsi" w:eastAsiaTheme="minorEastAsia" w:hAnsiTheme="minorHAnsi" w:cs="Mangal"/>
          <w:b w:val="0"/>
          <w:bCs w:val="0"/>
          <w:lang w:val="en-IN" w:eastAsia="en-IN" w:bidi="hi-IN"/>
        </w:rPr>
      </w:pPr>
      <w:hyperlink w:anchor="_Toc528067773" w:history="1">
        <w:r w:rsidR="00A440CB" w:rsidRPr="000625B9">
          <w:rPr>
            <w:rStyle w:val="Hyperlink"/>
            <w:lang w:eastAsia="de-DE"/>
          </w:rPr>
          <w:t>6</w:t>
        </w:r>
        <w:r w:rsidR="00A440CB">
          <w:rPr>
            <w:rFonts w:asciiTheme="minorHAnsi" w:eastAsiaTheme="minorEastAsia" w:hAnsiTheme="minorHAnsi" w:cs="Mangal"/>
            <w:b w:val="0"/>
            <w:bCs w:val="0"/>
            <w:lang w:val="en-IN" w:eastAsia="en-IN" w:bidi="hi-IN"/>
          </w:rPr>
          <w:tab/>
        </w:r>
        <w:r w:rsidR="00A440CB" w:rsidRPr="000625B9">
          <w:rPr>
            <w:rStyle w:val="Hyperlink"/>
            <w:lang w:eastAsia="de-DE"/>
          </w:rPr>
          <w:t>Summary</w:t>
        </w:r>
        <w:r w:rsidR="00A440CB">
          <w:rPr>
            <w:webHidden/>
          </w:rPr>
          <w:tab/>
        </w:r>
        <w:r w:rsidR="00A440CB">
          <w:rPr>
            <w:webHidden/>
          </w:rPr>
          <w:fldChar w:fldCharType="begin"/>
        </w:r>
        <w:r w:rsidR="00A440CB">
          <w:rPr>
            <w:webHidden/>
          </w:rPr>
          <w:instrText xml:space="preserve"> PAGEREF _Toc528067773 \h </w:instrText>
        </w:r>
        <w:r w:rsidR="00A440CB">
          <w:rPr>
            <w:webHidden/>
          </w:rPr>
        </w:r>
        <w:r w:rsidR="00A440CB">
          <w:rPr>
            <w:webHidden/>
          </w:rPr>
          <w:fldChar w:fldCharType="separate"/>
        </w:r>
        <w:r w:rsidR="00A440CB">
          <w:rPr>
            <w:webHidden/>
          </w:rPr>
          <w:t>61</w:t>
        </w:r>
        <w:r w:rsidR="00A440CB">
          <w:rPr>
            <w:webHidden/>
          </w:rPr>
          <w:fldChar w:fldCharType="end"/>
        </w:r>
      </w:hyperlink>
    </w:p>
    <w:p w14:paraId="36EC3C8A" w14:textId="505C0BAF" w:rsidR="00A440CB" w:rsidRDefault="009F0ADE">
      <w:pPr>
        <w:pStyle w:val="TOC1"/>
        <w:rPr>
          <w:rFonts w:asciiTheme="minorHAnsi" w:eastAsiaTheme="minorEastAsia" w:hAnsiTheme="minorHAnsi" w:cs="Mangal"/>
          <w:b w:val="0"/>
          <w:bCs w:val="0"/>
          <w:lang w:val="en-IN" w:eastAsia="en-IN" w:bidi="hi-IN"/>
        </w:rPr>
      </w:pPr>
      <w:hyperlink w:anchor="_Toc528067774" w:history="1">
        <w:r w:rsidR="00A440CB" w:rsidRPr="000625B9">
          <w:rPr>
            <w:rStyle w:val="Hyperlink"/>
          </w:rPr>
          <w:t>7</w:t>
        </w:r>
        <w:r w:rsidR="00A440CB">
          <w:rPr>
            <w:rFonts w:asciiTheme="minorHAnsi" w:eastAsiaTheme="minorEastAsia" w:hAnsiTheme="minorHAnsi" w:cs="Mangal"/>
            <w:b w:val="0"/>
            <w:bCs w:val="0"/>
            <w:lang w:val="en-IN" w:eastAsia="en-IN" w:bidi="hi-IN"/>
          </w:rPr>
          <w:tab/>
        </w:r>
        <w:r w:rsidR="00A440CB" w:rsidRPr="000625B9">
          <w:rPr>
            <w:rStyle w:val="Hyperlink"/>
          </w:rPr>
          <w:t>Prospect</w:t>
        </w:r>
        <w:r w:rsidR="00A440CB">
          <w:rPr>
            <w:webHidden/>
          </w:rPr>
          <w:tab/>
        </w:r>
        <w:r w:rsidR="00A440CB">
          <w:rPr>
            <w:webHidden/>
          </w:rPr>
          <w:fldChar w:fldCharType="begin"/>
        </w:r>
        <w:r w:rsidR="00A440CB">
          <w:rPr>
            <w:webHidden/>
          </w:rPr>
          <w:instrText xml:space="preserve"> PAGEREF _Toc528067774 \h </w:instrText>
        </w:r>
        <w:r w:rsidR="00A440CB">
          <w:rPr>
            <w:webHidden/>
          </w:rPr>
        </w:r>
        <w:r w:rsidR="00A440CB">
          <w:rPr>
            <w:webHidden/>
          </w:rPr>
          <w:fldChar w:fldCharType="separate"/>
        </w:r>
        <w:r w:rsidR="00A440CB">
          <w:rPr>
            <w:webHidden/>
          </w:rPr>
          <w:t>63</w:t>
        </w:r>
        <w:r w:rsidR="00A440CB">
          <w:rPr>
            <w:webHidden/>
          </w:rPr>
          <w:fldChar w:fldCharType="end"/>
        </w:r>
      </w:hyperlink>
    </w:p>
    <w:p w14:paraId="1FDB54F3" w14:textId="73DAE794" w:rsidR="00A440CB" w:rsidRDefault="009F0ADE">
      <w:pPr>
        <w:pStyle w:val="TOC1"/>
        <w:rPr>
          <w:rFonts w:asciiTheme="minorHAnsi" w:eastAsiaTheme="minorEastAsia" w:hAnsiTheme="minorHAnsi" w:cs="Mangal"/>
          <w:b w:val="0"/>
          <w:bCs w:val="0"/>
          <w:lang w:val="en-IN" w:eastAsia="en-IN" w:bidi="hi-IN"/>
        </w:rPr>
      </w:pPr>
      <w:hyperlink w:anchor="_Toc528067775" w:history="1">
        <w:r w:rsidR="00A440CB" w:rsidRPr="000625B9">
          <w:rPr>
            <w:rStyle w:val="Hyperlink"/>
          </w:rPr>
          <w:t>Bibliography</w:t>
        </w:r>
        <w:r w:rsidR="00A440CB">
          <w:rPr>
            <w:webHidden/>
          </w:rPr>
          <w:tab/>
        </w:r>
        <w:r w:rsidR="00A440CB">
          <w:rPr>
            <w:webHidden/>
          </w:rPr>
          <w:fldChar w:fldCharType="begin"/>
        </w:r>
        <w:r w:rsidR="00A440CB">
          <w:rPr>
            <w:webHidden/>
          </w:rPr>
          <w:instrText xml:space="preserve"> PAGEREF _Toc528067775 \h </w:instrText>
        </w:r>
        <w:r w:rsidR="00A440CB">
          <w:rPr>
            <w:webHidden/>
          </w:rPr>
        </w:r>
        <w:r w:rsidR="00A440CB">
          <w:rPr>
            <w:webHidden/>
          </w:rPr>
          <w:fldChar w:fldCharType="separate"/>
        </w:r>
        <w:r w:rsidR="00A440CB">
          <w:rPr>
            <w:webHidden/>
          </w:rPr>
          <w:t>64</w:t>
        </w:r>
        <w:r w:rsidR="00A440CB">
          <w:rPr>
            <w:webHidden/>
          </w:rPr>
          <w:fldChar w:fldCharType="end"/>
        </w:r>
      </w:hyperlink>
    </w:p>
    <w:p w14:paraId="3C56A773" w14:textId="1778905D" w:rsidR="00A440CB" w:rsidRDefault="009F0ADE">
      <w:pPr>
        <w:pStyle w:val="TOC1"/>
        <w:rPr>
          <w:rFonts w:asciiTheme="minorHAnsi" w:eastAsiaTheme="minorEastAsia" w:hAnsiTheme="minorHAnsi" w:cs="Mangal"/>
          <w:b w:val="0"/>
          <w:bCs w:val="0"/>
          <w:lang w:val="en-IN" w:eastAsia="en-IN" w:bidi="hi-IN"/>
        </w:rPr>
      </w:pPr>
      <w:hyperlink w:anchor="_Toc528067776" w:history="1">
        <w:r w:rsidR="00A440CB" w:rsidRPr="000625B9">
          <w:rPr>
            <w:rStyle w:val="Hyperlink"/>
          </w:rPr>
          <w:t>List of Figures</w:t>
        </w:r>
        <w:r w:rsidR="00A440CB">
          <w:rPr>
            <w:webHidden/>
          </w:rPr>
          <w:tab/>
        </w:r>
        <w:r w:rsidR="00A440CB">
          <w:rPr>
            <w:webHidden/>
          </w:rPr>
          <w:fldChar w:fldCharType="begin"/>
        </w:r>
        <w:r w:rsidR="00A440CB">
          <w:rPr>
            <w:webHidden/>
          </w:rPr>
          <w:instrText xml:space="preserve"> PAGEREF _Toc528067776 \h </w:instrText>
        </w:r>
        <w:r w:rsidR="00A440CB">
          <w:rPr>
            <w:webHidden/>
          </w:rPr>
        </w:r>
        <w:r w:rsidR="00A440CB">
          <w:rPr>
            <w:webHidden/>
          </w:rPr>
          <w:fldChar w:fldCharType="separate"/>
        </w:r>
        <w:r w:rsidR="00A440CB">
          <w:rPr>
            <w:webHidden/>
          </w:rPr>
          <w:t>69</w:t>
        </w:r>
        <w:r w:rsidR="00A440CB">
          <w:rPr>
            <w:webHidden/>
          </w:rPr>
          <w:fldChar w:fldCharType="end"/>
        </w:r>
      </w:hyperlink>
    </w:p>
    <w:p w14:paraId="6362B0F4" w14:textId="0225C1B9" w:rsidR="00A440CB" w:rsidRDefault="009F0ADE">
      <w:pPr>
        <w:pStyle w:val="TOC1"/>
        <w:rPr>
          <w:rFonts w:asciiTheme="minorHAnsi" w:eastAsiaTheme="minorEastAsia" w:hAnsiTheme="minorHAnsi" w:cs="Mangal"/>
          <w:b w:val="0"/>
          <w:bCs w:val="0"/>
          <w:lang w:val="en-IN" w:eastAsia="en-IN" w:bidi="hi-IN"/>
        </w:rPr>
      </w:pPr>
      <w:hyperlink w:anchor="_Toc528067777" w:history="1">
        <w:r w:rsidR="00A440CB" w:rsidRPr="000625B9">
          <w:rPr>
            <w:rStyle w:val="Hyperlink"/>
          </w:rPr>
          <w:t>List of Tables</w:t>
        </w:r>
        <w:r w:rsidR="00A440CB">
          <w:rPr>
            <w:webHidden/>
          </w:rPr>
          <w:tab/>
        </w:r>
        <w:r w:rsidR="00A440CB">
          <w:rPr>
            <w:webHidden/>
          </w:rPr>
          <w:fldChar w:fldCharType="begin"/>
        </w:r>
        <w:r w:rsidR="00A440CB">
          <w:rPr>
            <w:webHidden/>
          </w:rPr>
          <w:instrText xml:space="preserve"> PAGEREF _Toc528067777 \h </w:instrText>
        </w:r>
        <w:r w:rsidR="00A440CB">
          <w:rPr>
            <w:webHidden/>
          </w:rPr>
        </w:r>
        <w:r w:rsidR="00A440CB">
          <w:rPr>
            <w:webHidden/>
          </w:rPr>
          <w:fldChar w:fldCharType="separate"/>
        </w:r>
        <w:r w:rsidR="00A440CB">
          <w:rPr>
            <w:webHidden/>
          </w:rPr>
          <w:t>71</w:t>
        </w:r>
        <w:r w:rsidR="00A440CB">
          <w:rPr>
            <w:webHidden/>
          </w:rPr>
          <w:fldChar w:fldCharType="end"/>
        </w:r>
      </w:hyperlink>
    </w:p>
    <w:p w14:paraId="7514DF43" w14:textId="62B8E428" w:rsidR="002E0B62" w:rsidRDefault="00EF12F3" w:rsidP="00F93B02">
      <w:pPr>
        <w:spacing w:line="360" w:lineRule="auto"/>
        <w:rPr>
          <w:rFonts w:asciiTheme="minorHAnsi" w:hAnsiTheme="minorHAnsi"/>
          <w:b/>
          <w:bCs/>
          <w:noProof/>
          <w:sz w:val="20"/>
          <w:szCs w:val="20"/>
          <w:lang w:eastAsia="de-DE"/>
        </w:rPr>
      </w:pPr>
      <w:r>
        <w:rPr>
          <w:rFonts w:asciiTheme="minorHAnsi" w:hAnsiTheme="minorHAnsi"/>
          <w:b/>
          <w:bCs/>
          <w:noProof/>
          <w:sz w:val="20"/>
          <w:szCs w:val="20"/>
          <w:lang w:eastAsia="de-DE"/>
        </w:rPr>
        <w:fldChar w:fldCharType="end"/>
      </w:r>
    </w:p>
    <w:p w14:paraId="3CC5FF4E" w14:textId="77777777" w:rsidR="002E0B62" w:rsidRDefault="002E0B62" w:rsidP="00F93B02">
      <w:pPr>
        <w:spacing w:line="360" w:lineRule="auto"/>
        <w:rPr>
          <w:rFonts w:asciiTheme="minorHAnsi" w:hAnsiTheme="minorHAnsi"/>
          <w:b/>
          <w:bCs/>
          <w:noProof/>
          <w:sz w:val="20"/>
          <w:szCs w:val="20"/>
          <w:lang w:eastAsia="de-DE"/>
        </w:rPr>
        <w:sectPr w:rsidR="002E0B62" w:rsidSect="004A1120">
          <w:headerReference w:type="default" r:id="rId21"/>
          <w:headerReference w:type="first" r:id="rId22"/>
          <w:pgSz w:w="11906" w:h="16838"/>
          <w:pgMar w:top="1701" w:right="1247" w:bottom="1134" w:left="1134" w:header="680" w:footer="680" w:gutter="680"/>
          <w:pgNumType w:fmt="upperRoman" w:start="1"/>
          <w:cols w:space="708"/>
          <w:titlePg/>
          <w:docGrid w:linePitch="360"/>
        </w:sectPr>
      </w:pPr>
    </w:p>
    <w:p w14:paraId="12E037D1" w14:textId="77777777" w:rsidR="00731D92" w:rsidRPr="00D16074" w:rsidRDefault="00731D92" w:rsidP="00F93B02">
      <w:pPr>
        <w:pStyle w:val="berschrift1ohneNummerierung"/>
        <w:spacing w:line="360" w:lineRule="auto"/>
      </w:pPr>
      <w:bookmarkStart w:id="2" w:name="_Toc528067744"/>
      <w:bookmarkStart w:id="3" w:name="_Toc347817696"/>
      <w:bookmarkStart w:id="4" w:name="_Toc347819525"/>
      <w:bookmarkStart w:id="5" w:name="_Toc347834198"/>
      <w:r>
        <w:rPr>
          <w:rStyle w:val="berschrift1ohneNummerierungZchn"/>
          <w:b/>
        </w:rPr>
        <w:lastRenderedPageBreak/>
        <w:t>Ab</w:t>
      </w:r>
      <w:r w:rsidR="00F6781C">
        <w:rPr>
          <w:rStyle w:val="berschrift1ohneNummerierungZchn"/>
          <w:b/>
        </w:rPr>
        <w:t>bre</w:t>
      </w:r>
      <w:r w:rsidR="001B5B0F">
        <w:rPr>
          <w:rStyle w:val="berschrift1ohneNummerierungZchn"/>
          <w:b/>
        </w:rPr>
        <w:t>viation</w:t>
      </w:r>
      <w:r w:rsidR="00F6781C">
        <w:rPr>
          <w:rStyle w:val="berschrift1ohneNummerierungZchn"/>
          <w:b/>
        </w:rPr>
        <w:t xml:space="preserve"> register</w:t>
      </w:r>
      <w:bookmarkEnd w:id="2"/>
    </w:p>
    <w:p w14:paraId="0E14C17D" w14:textId="77777777" w:rsidR="00123414" w:rsidRDefault="00EF12F3" w:rsidP="00F93B02">
      <w:pPr>
        <w:pStyle w:val="Index1"/>
        <w:spacing w:line="360" w:lineRule="auto"/>
        <w:sectPr w:rsidR="00123414" w:rsidSect="00123414">
          <w:headerReference w:type="default" r:id="rId23"/>
          <w:headerReference w:type="first" r:id="rId24"/>
          <w:type w:val="continuous"/>
          <w:pgSz w:w="11906" w:h="16838"/>
          <w:pgMar w:top="1701" w:right="1247" w:bottom="1134" w:left="1134" w:header="680" w:footer="680" w:gutter="680"/>
          <w:pgNumType w:fmt="upperRoman"/>
          <w:cols w:space="708"/>
          <w:titlePg/>
          <w:docGrid w:linePitch="360"/>
        </w:sectPr>
      </w:pPr>
      <w:r>
        <w:fldChar w:fldCharType="begin"/>
      </w:r>
      <w:r w:rsidR="000E7CF1">
        <w:instrText xml:space="preserve"> INDEX \c "1" \z "1031" \e "   </w:instrText>
      </w:r>
      <w:r w:rsidR="000E7CF1">
        <w:tab/>
        <w:instrText xml:space="preserve">"  \* MERGEFORMAT </w:instrText>
      </w:r>
      <w:r>
        <w:fldChar w:fldCharType="separate"/>
      </w:r>
    </w:p>
    <w:p w14:paraId="4D4F9F97" w14:textId="77777777" w:rsidR="00123414" w:rsidRPr="00693BC9" w:rsidRDefault="00123414">
      <w:pPr>
        <w:pStyle w:val="Index1"/>
        <w:rPr>
          <w:lang w:val="de-DE"/>
        </w:rPr>
      </w:pPr>
      <w:r w:rsidRPr="00693BC9">
        <w:rPr>
          <w:rFonts w:cs="Arial"/>
          <w:lang w:val="de-DE"/>
        </w:rPr>
        <w:t>DOD</w:t>
      </w:r>
      <w:r w:rsidRPr="00693BC9">
        <w:rPr>
          <w:lang w:val="de-DE"/>
        </w:rPr>
        <w:t xml:space="preserve">   </w:t>
      </w:r>
      <w:r w:rsidRPr="00693BC9">
        <w:rPr>
          <w:lang w:val="de-DE"/>
        </w:rPr>
        <w:tab/>
      </w:r>
      <w:r w:rsidRPr="00693BC9">
        <w:rPr>
          <w:rFonts w:cstheme="minorHAnsi"/>
          <w:lang w:val="de-DE"/>
        </w:rPr>
        <w:t>Depth of Discharge</w:t>
      </w:r>
    </w:p>
    <w:p w14:paraId="02AA5321" w14:textId="77777777" w:rsidR="00123414" w:rsidRPr="00693BC9" w:rsidRDefault="00123414">
      <w:pPr>
        <w:pStyle w:val="Index1"/>
        <w:rPr>
          <w:lang w:val="de-DE"/>
        </w:rPr>
      </w:pPr>
      <w:r w:rsidRPr="00693BC9">
        <w:rPr>
          <w:rFonts w:cs="Arial"/>
          <w:lang w:val="de-DE"/>
        </w:rPr>
        <w:t>DVA</w:t>
      </w:r>
      <w:r w:rsidRPr="00693BC9">
        <w:rPr>
          <w:lang w:val="de-DE"/>
        </w:rPr>
        <w:t xml:space="preserve">   </w:t>
      </w:r>
      <w:r w:rsidRPr="00693BC9">
        <w:rPr>
          <w:lang w:val="de-DE"/>
        </w:rPr>
        <w:tab/>
      </w:r>
      <w:r w:rsidRPr="00693BC9">
        <w:rPr>
          <w:rFonts w:cstheme="minorHAnsi"/>
          <w:lang w:val="de-DE"/>
        </w:rPr>
        <w:t>Differential Voltage Analysis</w:t>
      </w:r>
    </w:p>
    <w:p w14:paraId="5B43C259" w14:textId="77777777" w:rsidR="00123414" w:rsidRPr="00693BC9" w:rsidRDefault="00123414">
      <w:pPr>
        <w:pStyle w:val="Index1"/>
        <w:rPr>
          <w:lang w:val="de-DE"/>
        </w:rPr>
      </w:pPr>
      <w:r w:rsidRPr="00693BC9">
        <w:rPr>
          <w:rFonts w:cs="Arial"/>
          <w:lang w:val="de-DE"/>
        </w:rPr>
        <w:t>ECU</w:t>
      </w:r>
      <w:r w:rsidRPr="00693BC9">
        <w:rPr>
          <w:lang w:val="de-DE"/>
        </w:rPr>
        <w:t xml:space="preserve">   </w:t>
      </w:r>
      <w:r w:rsidRPr="00693BC9">
        <w:rPr>
          <w:lang w:val="de-DE"/>
        </w:rPr>
        <w:tab/>
      </w:r>
      <w:r w:rsidRPr="00693BC9">
        <w:rPr>
          <w:rFonts w:cstheme="minorHAnsi"/>
          <w:lang w:val="de-DE"/>
        </w:rPr>
        <w:t>Extended Check-Up</w:t>
      </w:r>
    </w:p>
    <w:p w14:paraId="5183B45D" w14:textId="77777777" w:rsidR="00123414" w:rsidRPr="00693BC9" w:rsidRDefault="00123414">
      <w:pPr>
        <w:pStyle w:val="Index1"/>
        <w:rPr>
          <w:lang w:val="de-DE"/>
        </w:rPr>
      </w:pPr>
      <w:r w:rsidRPr="00693BC9">
        <w:rPr>
          <w:rFonts w:cs="Arial"/>
          <w:lang w:val="de-DE"/>
        </w:rPr>
        <w:t>EFC</w:t>
      </w:r>
      <w:r w:rsidRPr="00693BC9">
        <w:rPr>
          <w:lang w:val="de-DE"/>
        </w:rPr>
        <w:t xml:space="preserve">   </w:t>
      </w:r>
      <w:r w:rsidRPr="00693BC9">
        <w:rPr>
          <w:lang w:val="de-DE"/>
        </w:rPr>
        <w:tab/>
      </w:r>
      <w:r w:rsidRPr="00693BC9">
        <w:rPr>
          <w:rFonts w:cstheme="minorHAnsi"/>
          <w:lang w:val="de-DE"/>
        </w:rPr>
        <w:t>Equivalent Full Cycles</w:t>
      </w:r>
    </w:p>
    <w:p w14:paraId="44AB3112" w14:textId="77777777" w:rsidR="00123414" w:rsidRPr="00693BC9" w:rsidRDefault="00123414">
      <w:pPr>
        <w:pStyle w:val="Index1"/>
        <w:rPr>
          <w:lang w:val="de-DE"/>
        </w:rPr>
      </w:pPr>
      <w:r w:rsidRPr="00693BC9">
        <w:rPr>
          <w:rFonts w:cs="Arial"/>
          <w:lang w:val="de-DE"/>
        </w:rPr>
        <w:t>EOL</w:t>
      </w:r>
      <w:r w:rsidRPr="00693BC9">
        <w:rPr>
          <w:lang w:val="de-DE"/>
        </w:rPr>
        <w:t xml:space="preserve">   </w:t>
      </w:r>
      <w:r w:rsidRPr="00693BC9">
        <w:rPr>
          <w:lang w:val="de-DE"/>
        </w:rPr>
        <w:tab/>
        <w:t>End of Life</w:t>
      </w:r>
    </w:p>
    <w:p w14:paraId="76865ED8" w14:textId="77777777" w:rsidR="00123414" w:rsidRPr="00693BC9" w:rsidRDefault="00123414">
      <w:pPr>
        <w:pStyle w:val="Index1"/>
        <w:rPr>
          <w:lang w:val="de-DE"/>
        </w:rPr>
      </w:pPr>
      <w:r w:rsidRPr="00693BC9">
        <w:rPr>
          <w:rFonts w:cs="Arial"/>
          <w:lang w:val="de-DE"/>
        </w:rPr>
        <w:t>ESS</w:t>
      </w:r>
      <w:r w:rsidRPr="00693BC9">
        <w:rPr>
          <w:lang w:val="de-DE"/>
        </w:rPr>
        <w:t xml:space="preserve">   </w:t>
      </w:r>
      <w:r w:rsidRPr="00693BC9">
        <w:rPr>
          <w:lang w:val="de-DE"/>
        </w:rPr>
        <w:tab/>
      </w:r>
      <w:r w:rsidRPr="00693BC9">
        <w:rPr>
          <w:rFonts w:cstheme="minorHAnsi"/>
          <w:lang w:val="de-DE"/>
        </w:rPr>
        <w:t>Energy Storage Systems</w:t>
      </w:r>
    </w:p>
    <w:p w14:paraId="1BF18679" w14:textId="77777777" w:rsidR="00123414" w:rsidRPr="00693BC9" w:rsidRDefault="00123414">
      <w:pPr>
        <w:pStyle w:val="Index1"/>
        <w:rPr>
          <w:lang w:val="de-DE"/>
        </w:rPr>
      </w:pPr>
      <w:r w:rsidRPr="00693BC9">
        <w:rPr>
          <w:color w:val="FF0000"/>
          <w:lang w:val="de-DE"/>
        </w:rPr>
        <w:t>EV</w:t>
      </w:r>
      <w:r w:rsidRPr="00693BC9">
        <w:rPr>
          <w:lang w:val="de-DE"/>
        </w:rPr>
        <w:t xml:space="preserve">   </w:t>
      </w:r>
      <w:r w:rsidRPr="00693BC9">
        <w:rPr>
          <w:lang w:val="de-DE"/>
        </w:rPr>
        <w:tab/>
      </w:r>
      <w:r w:rsidRPr="00693BC9">
        <w:rPr>
          <w:rFonts w:cstheme="minorHAnsi"/>
          <w:color w:val="FF0000"/>
          <w:lang w:val="de-DE"/>
        </w:rPr>
        <w:t>Electric Vehicles</w:t>
      </w:r>
    </w:p>
    <w:p w14:paraId="1BC08921" w14:textId="77777777" w:rsidR="00123414" w:rsidRPr="00693BC9" w:rsidRDefault="00123414">
      <w:pPr>
        <w:pStyle w:val="Index1"/>
        <w:rPr>
          <w:lang w:val="de-DE"/>
        </w:rPr>
      </w:pPr>
      <w:r w:rsidRPr="00693BC9">
        <w:rPr>
          <w:rFonts w:cs="Arial"/>
          <w:lang w:val="de-DE"/>
        </w:rPr>
        <w:t>IRR</w:t>
      </w:r>
      <w:r w:rsidRPr="00693BC9">
        <w:rPr>
          <w:lang w:val="de-DE"/>
        </w:rPr>
        <w:t xml:space="preserve">   </w:t>
      </w:r>
      <w:r w:rsidRPr="00693BC9">
        <w:rPr>
          <w:lang w:val="de-DE"/>
        </w:rPr>
        <w:tab/>
      </w:r>
      <w:r w:rsidRPr="00693BC9">
        <w:rPr>
          <w:rFonts w:cstheme="minorHAnsi"/>
          <w:lang w:val="de-DE"/>
        </w:rPr>
        <w:t>Internal Resistance Ratio</w:t>
      </w:r>
    </w:p>
    <w:p w14:paraId="4459812B" w14:textId="77777777" w:rsidR="00123414" w:rsidRPr="00693BC9" w:rsidRDefault="00123414">
      <w:pPr>
        <w:pStyle w:val="Index1"/>
        <w:rPr>
          <w:lang w:val="de-DE"/>
        </w:rPr>
      </w:pPr>
      <w:r w:rsidRPr="00693BC9">
        <w:rPr>
          <w:rFonts w:cs="Arial"/>
          <w:color w:val="FF0000"/>
          <w:lang w:val="de-DE"/>
        </w:rPr>
        <w:t>LFP</w:t>
      </w:r>
      <w:r w:rsidRPr="00693BC9">
        <w:rPr>
          <w:lang w:val="de-DE"/>
        </w:rPr>
        <w:t xml:space="preserve">   </w:t>
      </w:r>
      <w:r w:rsidRPr="00693BC9">
        <w:rPr>
          <w:lang w:val="de-DE"/>
        </w:rPr>
        <w:tab/>
      </w:r>
      <w:r w:rsidRPr="00693BC9">
        <w:rPr>
          <w:rFonts w:cstheme="minorHAnsi"/>
          <w:lang w:val="de-DE"/>
        </w:rPr>
        <w:t>LiFePO</w:t>
      </w:r>
      <w:r w:rsidRPr="00693BC9">
        <w:rPr>
          <w:rFonts w:cstheme="minorHAnsi"/>
          <w:vertAlign w:val="subscript"/>
          <w:lang w:val="de-DE"/>
        </w:rPr>
        <w:t>4</w:t>
      </w:r>
    </w:p>
    <w:p w14:paraId="38BD21B8" w14:textId="77777777" w:rsidR="00123414" w:rsidRPr="00693BC9" w:rsidRDefault="00123414">
      <w:pPr>
        <w:pStyle w:val="Index1"/>
        <w:rPr>
          <w:lang w:val="de-DE"/>
        </w:rPr>
      </w:pPr>
      <w:r w:rsidRPr="00693BC9">
        <w:rPr>
          <w:rFonts w:cs="Arial"/>
          <w:lang w:val="de-DE"/>
        </w:rPr>
        <w:t>LTO</w:t>
      </w:r>
      <w:r w:rsidRPr="00693BC9">
        <w:rPr>
          <w:lang w:val="de-DE"/>
        </w:rPr>
        <w:t xml:space="preserve">   </w:t>
      </w:r>
      <w:r w:rsidRPr="00693BC9">
        <w:rPr>
          <w:lang w:val="de-DE"/>
        </w:rPr>
        <w:tab/>
      </w:r>
      <w:r w:rsidRPr="00693BC9">
        <w:rPr>
          <w:rFonts w:cstheme="minorHAnsi"/>
          <w:lang w:val="de-DE"/>
        </w:rPr>
        <w:t>Lithium titanium oxide</w:t>
      </w:r>
    </w:p>
    <w:p w14:paraId="4AC3542E" w14:textId="77777777" w:rsidR="00123414" w:rsidRPr="00693BC9" w:rsidRDefault="00123414">
      <w:pPr>
        <w:pStyle w:val="Index1"/>
        <w:rPr>
          <w:lang w:val="de-DE"/>
        </w:rPr>
      </w:pPr>
      <w:r w:rsidRPr="00693BC9">
        <w:rPr>
          <w:rFonts w:cs="Arial"/>
          <w:color w:val="FF0000"/>
          <w:lang w:val="de-DE"/>
        </w:rPr>
        <w:t>NiCd</w:t>
      </w:r>
      <w:r w:rsidRPr="00693BC9">
        <w:rPr>
          <w:lang w:val="de-DE"/>
        </w:rPr>
        <w:t xml:space="preserve">   </w:t>
      </w:r>
      <w:r w:rsidRPr="00693BC9">
        <w:rPr>
          <w:lang w:val="de-DE"/>
        </w:rPr>
        <w:tab/>
      </w:r>
      <w:r w:rsidRPr="00693BC9">
        <w:rPr>
          <w:rFonts w:cstheme="minorHAnsi"/>
          <w:color w:val="FF0000"/>
          <w:lang w:val="de-DE"/>
        </w:rPr>
        <w:t>Nickel-Cadmium</w:t>
      </w:r>
    </w:p>
    <w:p w14:paraId="4281355D" w14:textId="77777777" w:rsidR="00123414" w:rsidRPr="00693BC9" w:rsidRDefault="00123414">
      <w:pPr>
        <w:pStyle w:val="Index1"/>
        <w:rPr>
          <w:lang w:val="de-DE"/>
        </w:rPr>
      </w:pPr>
      <w:r w:rsidRPr="00693BC9">
        <w:rPr>
          <w:rFonts w:cs="Arial"/>
          <w:color w:val="FF0000"/>
          <w:lang w:val="de-DE"/>
        </w:rPr>
        <w:t>NiMH</w:t>
      </w:r>
      <w:r w:rsidRPr="00693BC9">
        <w:rPr>
          <w:lang w:val="de-DE"/>
        </w:rPr>
        <w:t xml:space="preserve">   </w:t>
      </w:r>
      <w:r w:rsidRPr="00693BC9">
        <w:rPr>
          <w:lang w:val="de-DE"/>
        </w:rPr>
        <w:tab/>
      </w:r>
      <w:r w:rsidRPr="00693BC9">
        <w:rPr>
          <w:rFonts w:cstheme="minorHAnsi"/>
          <w:color w:val="FF0000"/>
          <w:lang w:val="de-DE"/>
        </w:rPr>
        <w:t>Nickel-metal hydride</w:t>
      </w:r>
    </w:p>
    <w:p w14:paraId="71E903A7" w14:textId="77777777" w:rsidR="00123414" w:rsidRPr="00693BC9" w:rsidRDefault="00123414">
      <w:pPr>
        <w:pStyle w:val="Index1"/>
        <w:rPr>
          <w:lang w:val="de-DE"/>
        </w:rPr>
      </w:pPr>
      <w:r w:rsidRPr="00693BC9">
        <w:rPr>
          <w:lang w:val="de-DE"/>
        </w:rPr>
        <w:t xml:space="preserve">NTC   </w:t>
      </w:r>
      <w:r w:rsidRPr="00693BC9">
        <w:rPr>
          <w:lang w:val="de-DE"/>
        </w:rPr>
        <w:tab/>
        <w:t>Negative Temperature Coefficients</w:t>
      </w:r>
    </w:p>
    <w:p w14:paraId="133E19D4" w14:textId="77777777" w:rsidR="00123414" w:rsidRPr="00693BC9" w:rsidRDefault="00123414">
      <w:pPr>
        <w:pStyle w:val="Index1"/>
        <w:rPr>
          <w:lang w:val="de-DE"/>
        </w:rPr>
      </w:pPr>
      <w:r w:rsidRPr="00693BC9">
        <w:rPr>
          <w:rFonts w:cs="Arial"/>
          <w:lang w:val="de-DE"/>
        </w:rPr>
        <w:t>OCV</w:t>
      </w:r>
      <w:r w:rsidRPr="00693BC9">
        <w:rPr>
          <w:lang w:val="de-DE"/>
        </w:rPr>
        <w:t xml:space="preserve">   </w:t>
      </w:r>
      <w:r w:rsidRPr="00693BC9">
        <w:rPr>
          <w:lang w:val="de-DE"/>
        </w:rPr>
        <w:tab/>
      </w:r>
      <w:r w:rsidRPr="00693BC9">
        <w:rPr>
          <w:rFonts w:cstheme="minorHAnsi"/>
          <w:lang w:val="de-DE"/>
        </w:rPr>
        <w:t>Open Circuit Voltage</w:t>
      </w:r>
    </w:p>
    <w:p w14:paraId="50718CBE" w14:textId="77777777" w:rsidR="00123414" w:rsidRPr="00693BC9" w:rsidRDefault="00123414">
      <w:pPr>
        <w:pStyle w:val="Index1"/>
        <w:rPr>
          <w:lang w:val="de-DE"/>
        </w:rPr>
      </w:pPr>
      <w:r w:rsidRPr="00693BC9">
        <w:rPr>
          <w:rFonts w:cs="Arial"/>
          <w:lang w:val="de-DE"/>
        </w:rPr>
        <w:t>SCU</w:t>
      </w:r>
      <w:r w:rsidRPr="00693BC9">
        <w:rPr>
          <w:lang w:val="de-DE"/>
        </w:rPr>
        <w:t xml:space="preserve">   </w:t>
      </w:r>
      <w:r w:rsidRPr="00693BC9">
        <w:rPr>
          <w:lang w:val="de-DE"/>
        </w:rPr>
        <w:tab/>
      </w:r>
      <w:r w:rsidRPr="00693BC9">
        <w:rPr>
          <w:rFonts w:cstheme="minorHAnsi"/>
          <w:lang w:val="de-DE"/>
        </w:rPr>
        <w:t>Short Check-Up</w:t>
      </w:r>
    </w:p>
    <w:p w14:paraId="2F312DBD" w14:textId="77777777" w:rsidR="00123414" w:rsidRPr="00693BC9" w:rsidRDefault="00123414">
      <w:pPr>
        <w:pStyle w:val="Index1"/>
        <w:rPr>
          <w:lang w:val="de-DE"/>
        </w:rPr>
      </w:pPr>
      <w:r w:rsidRPr="00693BC9">
        <w:rPr>
          <w:rFonts w:cs="Arial"/>
          <w:lang w:val="de-DE"/>
        </w:rPr>
        <w:t>SEI</w:t>
      </w:r>
      <w:r w:rsidRPr="00693BC9">
        <w:rPr>
          <w:lang w:val="de-DE"/>
        </w:rPr>
        <w:t xml:space="preserve">   </w:t>
      </w:r>
      <w:r w:rsidRPr="00693BC9">
        <w:rPr>
          <w:lang w:val="de-DE"/>
        </w:rPr>
        <w:tab/>
      </w:r>
      <w:r w:rsidRPr="00693BC9">
        <w:rPr>
          <w:rFonts w:cstheme="minorHAnsi"/>
          <w:lang w:val="de-DE"/>
        </w:rPr>
        <w:t>Solid Electrolyte Interface</w:t>
      </w:r>
    </w:p>
    <w:p w14:paraId="0CB487E6" w14:textId="77777777" w:rsidR="00123414" w:rsidRPr="00693BC9" w:rsidRDefault="00123414">
      <w:pPr>
        <w:pStyle w:val="Index1"/>
        <w:rPr>
          <w:lang w:val="de-DE"/>
        </w:rPr>
      </w:pPr>
      <w:r w:rsidRPr="00693BC9">
        <w:rPr>
          <w:rFonts w:cs="Arial"/>
          <w:lang w:val="de-DE"/>
        </w:rPr>
        <w:t>SOC</w:t>
      </w:r>
      <w:r w:rsidRPr="00693BC9">
        <w:rPr>
          <w:lang w:val="de-DE"/>
        </w:rPr>
        <w:t xml:space="preserve">   </w:t>
      </w:r>
      <w:r w:rsidRPr="00693BC9">
        <w:rPr>
          <w:lang w:val="de-DE"/>
        </w:rPr>
        <w:tab/>
      </w:r>
      <w:r w:rsidRPr="00693BC9">
        <w:rPr>
          <w:rFonts w:cstheme="minorHAnsi"/>
          <w:lang w:val="de-DE"/>
        </w:rPr>
        <w:t>State of Charge</w:t>
      </w:r>
    </w:p>
    <w:p w14:paraId="04CE4D0A" w14:textId="77777777" w:rsidR="00123414" w:rsidRPr="00693BC9" w:rsidRDefault="00123414">
      <w:pPr>
        <w:pStyle w:val="Index1"/>
        <w:rPr>
          <w:lang w:val="de-DE"/>
        </w:rPr>
      </w:pPr>
      <w:r w:rsidRPr="00693BC9">
        <w:rPr>
          <w:rFonts w:cs="Arial"/>
          <w:lang w:val="de-DE"/>
        </w:rPr>
        <w:t>SOH</w:t>
      </w:r>
      <w:r w:rsidRPr="00693BC9">
        <w:rPr>
          <w:lang w:val="de-DE"/>
        </w:rPr>
        <w:t xml:space="preserve">   </w:t>
      </w:r>
      <w:r w:rsidRPr="00693BC9">
        <w:rPr>
          <w:lang w:val="de-DE"/>
        </w:rPr>
        <w:tab/>
      </w:r>
      <w:r w:rsidRPr="00693BC9">
        <w:rPr>
          <w:rFonts w:cstheme="minorHAnsi"/>
          <w:lang w:val="de-DE"/>
        </w:rPr>
        <w:t>State of Health</w:t>
      </w:r>
    </w:p>
    <w:p w14:paraId="353DA8CB" w14:textId="19813D2E" w:rsidR="00123414" w:rsidRDefault="00123414" w:rsidP="00F93B02">
      <w:pPr>
        <w:pStyle w:val="Index1"/>
        <w:spacing w:line="360" w:lineRule="auto"/>
        <w:sectPr w:rsidR="00123414" w:rsidSect="00123414">
          <w:type w:val="continuous"/>
          <w:pgSz w:w="11906" w:h="16838"/>
          <w:pgMar w:top="1701" w:right="1247" w:bottom="1134" w:left="1134" w:header="680" w:footer="680" w:gutter="680"/>
          <w:pgNumType w:fmt="upperRoman"/>
          <w:cols w:space="720"/>
          <w:titlePg/>
          <w:docGrid w:linePitch="360"/>
        </w:sectPr>
      </w:pPr>
    </w:p>
    <w:p w14:paraId="5E0E33E0" w14:textId="17CD2CD5" w:rsidR="00731D92" w:rsidRPr="009E7312" w:rsidRDefault="00EF12F3" w:rsidP="00F93B02">
      <w:pPr>
        <w:pStyle w:val="Index1"/>
        <w:spacing w:line="360" w:lineRule="auto"/>
      </w:pPr>
      <w:r>
        <w:fldChar w:fldCharType="end"/>
      </w:r>
    </w:p>
    <w:p w14:paraId="61E8F493" w14:textId="77777777" w:rsidR="00731D92" w:rsidRPr="009E7312" w:rsidRDefault="00731D92" w:rsidP="00F93B02">
      <w:pPr>
        <w:spacing w:line="360" w:lineRule="auto"/>
        <w:sectPr w:rsidR="00731D92" w:rsidRPr="009E7312" w:rsidSect="00123414">
          <w:type w:val="continuous"/>
          <w:pgSz w:w="11906" w:h="16838"/>
          <w:pgMar w:top="1701" w:right="1247" w:bottom="1134" w:left="1134" w:header="680" w:footer="680" w:gutter="680"/>
          <w:pgNumType w:fmt="upperRoman"/>
          <w:cols w:space="708"/>
          <w:titlePg/>
          <w:docGrid w:linePitch="360"/>
        </w:sectPr>
      </w:pPr>
    </w:p>
    <w:p w14:paraId="40FB859E" w14:textId="77777777" w:rsidR="00FA1370" w:rsidRDefault="00E441D0" w:rsidP="00714446">
      <w:pPr>
        <w:pStyle w:val="Heading1"/>
      </w:pPr>
      <w:bookmarkStart w:id="6" w:name="_Toc528067745"/>
      <w:r>
        <w:lastRenderedPageBreak/>
        <w:t>Introduction</w:t>
      </w:r>
      <w:bookmarkEnd w:id="6"/>
    </w:p>
    <w:p w14:paraId="53510202" w14:textId="66BADF47" w:rsidR="009B3C20" w:rsidRDefault="00600B90" w:rsidP="00F93B02">
      <w:pPr>
        <w:spacing w:line="360" w:lineRule="auto"/>
        <w:rPr>
          <w:rFonts w:cs="Arial"/>
        </w:rPr>
      </w:pPr>
      <w:r>
        <w:t>Global rise in</w:t>
      </w:r>
      <w:r w:rsidR="006805A8">
        <w:t xml:space="preserve"> consumer electronics, automation and smart technologies</w:t>
      </w:r>
      <w:r>
        <w:t xml:space="preserve"> has necessitated the use of</w:t>
      </w:r>
      <w:r w:rsidR="006805A8">
        <w:t xml:space="preserve"> battery energy s</w:t>
      </w:r>
      <w:r w:rsidR="00EE42D9">
        <w:t>torage</w:t>
      </w:r>
      <w:r>
        <w:t xml:space="preserve"> systems</w:t>
      </w:r>
      <w:r w:rsidR="006805A8">
        <w:t xml:space="preserve">. Among all, </w:t>
      </w:r>
      <w:r>
        <w:t>li</w:t>
      </w:r>
      <w:r w:rsidR="00304BF0">
        <w:t>thium-ion</w:t>
      </w:r>
      <w:r w:rsidR="006805A8">
        <w:t xml:space="preserve"> battery technologies have found applications from small consumer electronics to lar</w:t>
      </w:r>
      <w:r w:rsidR="00BA2BB4">
        <w:t xml:space="preserve">ge stationary storage systems. </w:t>
      </w:r>
      <w:r>
        <w:t>They are widely used especially</w:t>
      </w:r>
      <w:r w:rsidR="00304BF0">
        <w:t xml:space="preserve"> </w:t>
      </w:r>
      <w:r>
        <w:t xml:space="preserve">in </w:t>
      </w:r>
      <w:r w:rsidR="006805A8">
        <w:t>electric vehicles</w:t>
      </w:r>
      <w:r>
        <w:t xml:space="preserve"> </w:t>
      </w:r>
      <w:r w:rsidR="000E2862" w:rsidRPr="00B14789">
        <w:rPr>
          <w:color w:val="FF0000"/>
        </w:rPr>
        <w:t>(</w:t>
      </w:r>
      <w:r w:rsidR="008D355A" w:rsidRPr="00B14789">
        <w:rPr>
          <w:color w:val="FF0000"/>
        </w:rPr>
        <w:t>EV</w:t>
      </w:r>
      <w:r w:rsidR="00EF12F3" w:rsidRPr="00B14789">
        <w:rPr>
          <w:color w:val="FF0000"/>
        </w:rPr>
        <w:fldChar w:fldCharType="begin"/>
      </w:r>
      <w:r w:rsidR="008D355A" w:rsidRPr="00B14789">
        <w:rPr>
          <w:color w:val="FF0000"/>
        </w:rPr>
        <w:instrText xml:space="preserve"> XE "EV" \t "</w:instrText>
      </w:r>
      <w:r w:rsidR="008D355A" w:rsidRPr="00B14789">
        <w:rPr>
          <w:rFonts w:asciiTheme="minorHAnsi" w:hAnsiTheme="minorHAnsi" w:cstheme="minorHAnsi"/>
          <w:i/>
          <w:noProof/>
          <w:color w:val="FF0000"/>
        </w:rPr>
        <w:instrText>E</w:instrText>
      </w:r>
      <w:r w:rsidR="00444929" w:rsidRPr="00B14789">
        <w:rPr>
          <w:rFonts w:asciiTheme="minorHAnsi" w:hAnsiTheme="minorHAnsi" w:cstheme="minorHAnsi"/>
          <w:i/>
          <w:noProof/>
          <w:color w:val="FF0000"/>
        </w:rPr>
        <w:instrText>l</w:instrText>
      </w:r>
      <w:r w:rsidR="008D355A" w:rsidRPr="00B14789">
        <w:rPr>
          <w:rFonts w:asciiTheme="minorHAnsi" w:hAnsiTheme="minorHAnsi" w:cstheme="minorHAnsi"/>
          <w:i/>
          <w:noProof/>
          <w:color w:val="FF0000"/>
        </w:rPr>
        <w:instrText>ectric</w:instrText>
      </w:r>
      <w:r w:rsidR="008D355A" w:rsidRPr="00B14789">
        <w:rPr>
          <w:rFonts w:asciiTheme="minorHAnsi" w:hAnsiTheme="minorHAnsi" w:cstheme="minorHAnsi"/>
          <w:i/>
          <w:color w:val="FF0000"/>
        </w:rPr>
        <w:instrText xml:space="preserve"> Vehicles</w:instrText>
      </w:r>
      <w:r w:rsidR="008D355A" w:rsidRPr="00B14789">
        <w:rPr>
          <w:color w:val="FF0000"/>
        </w:rPr>
        <w:instrText xml:space="preserve">" </w:instrText>
      </w:r>
      <w:r w:rsidR="00EF12F3" w:rsidRPr="00B14789">
        <w:rPr>
          <w:color w:val="FF0000"/>
        </w:rPr>
        <w:fldChar w:fldCharType="end"/>
      </w:r>
      <w:r w:rsidR="008D355A" w:rsidRPr="00B14789">
        <w:rPr>
          <w:color w:val="FF0000"/>
        </w:rPr>
        <w:t>s</w:t>
      </w:r>
      <w:r w:rsidR="00CA0490">
        <w:t>)</w:t>
      </w:r>
      <w:r w:rsidR="006805A8">
        <w:t xml:space="preserve"> with </w:t>
      </w:r>
      <w:r w:rsidR="009B3C20">
        <w:t>humans</w:t>
      </w:r>
      <w:r w:rsidR="006805A8">
        <w:t xml:space="preserve"> </w:t>
      </w:r>
      <w:r w:rsidR="008D355A">
        <w:t>moving</w:t>
      </w:r>
      <w:r w:rsidR="006805A8">
        <w:t xml:space="preserve"> towards a greener future.</w:t>
      </w:r>
      <w:r w:rsidR="00661509">
        <w:t xml:space="preserve"> But t</w:t>
      </w:r>
      <w:r w:rsidR="00CA0490">
        <w:t xml:space="preserve">he </w:t>
      </w:r>
      <w:r w:rsidR="008D355A">
        <w:t>l</w:t>
      </w:r>
      <w:r w:rsidR="00304BF0">
        <w:t>ithium-ion</w:t>
      </w:r>
      <w:r w:rsidR="00CA0490">
        <w:t xml:space="preserve"> batteries used </w:t>
      </w:r>
      <w:r w:rsidR="00661509">
        <w:t>in</w:t>
      </w:r>
      <w:r w:rsidR="00CA0490">
        <w:t xml:space="preserve"> EVs are very expensive. This necessitates the need for furthe</w:t>
      </w:r>
      <w:r w:rsidR="008D355A">
        <w:t>r research on</w:t>
      </w:r>
      <w:r w:rsidR="00CA0490">
        <w:t xml:space="preserve"> reducing costs and</w:t>
      </w:r>
      <w:r w:rsidR="008D355A">
        <w:t xml:space="preserve"> achieving</w:t>
      </w:r>
      <w:r w:rsidR="00CA0490">
        <w:t xml:space="preserve"> optimal functionality. Another importa</w:t>
      </w:r>
      <w:r w:rsidR="008D355A">
        <w:t xml:space="preserve">nt aspect to be taken care of </w:t>
      </w:r>
      <w:r w:rsidR="00661509">
        <w:t>is the safety</w:t>
      </w:r>
      <w:r w:rsidR="000E2862">
        <w:t xml:space="preserve"> </w:t>
      </w:r>
      <w:r w:rsidR="000E2862" w:rsidRPr="00B14789">
        <w:rPr>
          <w:color w:val="FF0000"/>
        </w:rPr>
        <w:t>issue</w:t>
      </w:r>
      <w:r w:rsidR="00661509" w:rsidRPr="00B14789">
        <w:rPr>
          <w:color w:val="FF0000"/>
        </w:rPr>
        <w:t>.</w:t>
      </w:r>
      <w:r w:rsidR="00CA0490">
        <w:t xml:space="preserve"> </w:t>
      </w:r>
      <w:r w:rsidR="00661509">
        <w:t>M</w:t>
      </w:r>
      <w:r w:rsidR="00CA0490">
        <w:t xml:space="preserve">any of the early </w:t>
      </w:r>
      <w:r w:rsidR="008D355A">
        <w:t>l</w:t>
      </w:r>
      <w:r w:rsidR="00304BF0">
        <w:t>ithium-ion</w:t>
      </w:r>
      <w:r w:rsidR="00CA0490">
        <w:t xml:space="preserve"> technologies </w:t>
      </w:r>
      <w:r w:rsidR="00661509">
        <w:t xml:space="preserve">are </w:t>
      </w:r>
      <w:r w:rsidR="00CA0490">
        <w:t>prone to</w:t>
      </w:r>
      <w:r w:rsidR="00103A7B">
        <w:t xml:space="preserve"> </w:t>
      </w:r>
      <w:r w:rsidR="00103A7B" w:rsidRPr="00B14789">
        <w:rPr>
          <w:color w:val="FF0000"/>
        </w:rPr>
        <w:t>thermal runaway</w:t>
      </w:r>
      <w:r w:rsidR="00CA0490">
        <w:t xml:space="preserve"> which n</w:t>
      </w:r>
      <w:r w:rsidR="009B3C20">
        <w:t>ot only damages the battery</w:t>
      </w:r>
      <w:r w:rsidR="00CA0490">
        <w:t xml:space="preserve"> itself but also can be hazardous.</w:t>
      </w:r>
      <w:r w:rsidR="009B3C20">
        <w:t xml:space="preserve"> </w:t>
      </w:r>
      <w:r w:rsidR="009B3C20" w:rsidRPr="0074301E">
        <w:rPr>
          <w:rFonts w:cs="Arial"/>
        </w:rPr>
        <w:t xml:space="preserve">The collaborative research project, SPICY aims at </w:t>
      </w:r>
      <w:r w:rsidR="00444929">
        <w:rPr>
          <w:rFonts w:cs="Arial"/>
        </w:rPr>
        <w:t xml:space="preserve">the </w:t>
      </w:r>
      <w:r w:rsidR="009B3C20" w:rsidRPr="00444929">
        <w:rPr>
          <w:rFonts w:cs="Arial"/>
          <w:noProof/>
        </w:rPr>
        <w:t>development</w:t>
      </w:r>
      <w:r w:rsidR="009B3C20" w:rsidRPr="0074301E">
        <w:rPr>
          <w:rFonts w:cs="Arial"/>
        </w:rPr>
        <w:t xml:space="preserve"> of new generation of </w:t>
      </w:r>
      <w:r w:rsidR="008D355A">
        <w:rPr>
          <w:rFonts w:cs="Arial"/>
        </w:rPr>
        <w:t>l</w:t>
      </w:r>
      <w:r w:rsidR="00304BF0">
        <w:rPr>
          <w:rFonts w:cs="Arial"/>
        </w:rPr>
        <w:t>ithium-ion</w:t>
      </w:r>
      <w:r w:rsidR="00661509">
        <w:rPr>
          <w:rFonts w:cs="Arial"/>
        </w:rPr>
        <w:t xml:space="preserve"> batteries that have improved performance and</w:t>
      </w:r>
      <w:r w:rsidR="009B3C20" w:rsidRPr="0074301E">
        <w:rPr>
          <w:rFonts w:cs="Arial"/>
        </w:rPr>
        <w:t xml:space="preserve"> safety</w:t>
      </w:r>
      <w:r w:rsidR="00661509">
        <w:rPr>
          <w:rFonts w:cs="Arial"/>
        </w:rPr>
        <w:t xml:space="preserve"> at low costs</w:t>
      </w:r>
      <w:r w:rsidR="009B3C20" w:rsidRPr="0074301E">
        <w:rPr>
          <w:rFonts w:cs="Arial"/>
        </w:rPr>
        <w:t>.</w:t>
      </w:r>
      <w:r w:rsidR="00C1334F">
        <w:rPr>
          <w:rFonts w:cs="Arial"/>
        </w:rPr>
        <w:t xml:space="preserve"> </w:t>
      </w:r>
      <w:r w:rsidR="009B3C20" w:rsidRPr="0074301E">
        <w:rPr>
          <w:rFonts w:cs="Arial"/>
        </w:rPr>
        <w:t>It particularly involves pe</w:t>
      </w:r>
      <w:r w:rsidR="0077225F">
        <w:rPr>
          <w:rFonts w:cs="Arial"/>
        </w:rPr>
        <w:t xml:space="preserve">rformance improvement of </w:t>
      </w:r>
      <w:r w:rsidR="00661509">
        <w:rPr>
          <w:rFonts w:cs="Arial"/>
        </w:rPr>
        <w:t xml:space="preserve">lithium-ion cells with </w:t>
      </w:r>
      <w:r w:rsidR="007815F9" w:rsidRPr="00B14789">
        <w:rPr>
          <w:rFonts w:cs="Arial"/>
          <w:color w:val="FF0000"/>
        </w:rPr>
        <w:t>LiFePO</w:t>
      </w:r>
      <w:r w:rsidR="007815F9" w:rsidRPr="00B14789">
        <w:rPr>
          <w:rFonts w:cs="Arial"/>
          <w:color w:val="FF0000"/>
          <w:vertAlign w:val="subscript"/>
        </w:rPr>
        <w:t xml:space="preserve">4 </w:t>
      </w:r>
      <w:r w:rsidR="007815F9" w:rsidRPr="00B14789">
        <w:rPr>
          <w:rFonts w:cs="Arial"/>
          <w:color w:val="FF0000"/>
        </w:rPr>
        <w:t>(LFP</w:t>
      </w:r>
      <w:r w:rsidR="00D154D9">
        <w:rPr>
          <w:rFonts w:cs="Arial"/>
          <w:color w:val="FF0000"/>
        </w:rPr>
        <w:fldChar w:fldCharType="begin"/>
      </w:r>
      <w:r w:rsidR="00D154D9">
        <w:instrText xml:space="preserve"> XE "</w:instrText>
      </w:r>
      <w:r w:rsidR="00D154D9" w:rsidRPr="00B14789">
        <w:rPr>
          <w:rFonts w:cs="Arial"/>
          <w:color w:val="FF0000"/>
        </w:rPr>
        <w:instrText>LFP</w:instrText>
      </w:r>
      <w:r w:rsidR="00D154D9">
        <w:instrText>" \t "</w:instrText>
      </w:r>
      <w:r w:rsidR="00D154D9" w:rsidRPr="00B14789">
        <w:rPr>
          <w:rFonts w:asciiTheme="minorHAnsi" w:hAnsiTheme="minorHAnsi" w:cstheme="minorHAnsi"/>
          <w:i/>
        </w:rPr>
        <w:instrText>LiFePO</w:instrText>
      </w:r>
      <w:r w:rsidR="00D154D9" w:rsidRPr="00B14789">
        <w:rPr>
          <w:rFonts w:asciiTheme="minorHAnsi" w:hAnsiTheme="minorHAnsi" w:cstheme="minorHAnsi"/>
          <w:i/>
          <w:vertAlign w:val="subscript"/>
        </w:rPr>
        <w:instrText>4</w:instrText>
      </w:r>
      <w:r w:rsidR="00D154D9">
        <w:instrText xml:space="preserve">" </w:instrText>
      </w:r>
      <w:r w:rsidR="00D154D9">
        <w:rPr>
          <w:rFonts w:cs="Arial"/>
          <w:color w:val="FF0000"/>
        </w:rPr>
        <w:fldChar w:fldCharType="end"/>
      </w:r>
      <w:r w:rsidR="007815F9" w:rsidRPr="00B14789">
        <w:rPr>
          <w:rFonts w:cs="Arial"/>
          <w:color w:val="FF0000"/>
        </w:rPr>
        <w:t>)</w:t>
      </w:r>
      <w:r w:rsidR="007815F9">
        <w:rPr>
          <w:rFonts w:cs="Arial"/>
          <w:vertAlign w:val="subscript"/>
        </w:rPr>
        <w:t xml:space="preserve"> </w:t>
      </w:r>
      <w:r w:rsidR="00661509">
        <w:rPr>
          <w:rFonts w:cs="Arial"/>
        </w:rPr>
        <w:t>cathode.</w:t>
      </w:r>
      <w:r w:rsidR="00BB36B0">
        <w:rPr>
          <w:rFonts w:cs="Arial"/>
        </w:rPr>
        <w:t xml:space="preserve"> </w:t>
      </w:r>
      <w:r w:rsidR="00BB36B0" w:rsidRPr="0074301E">
        <w:rPr>
          <w:rFonts w:cs="Arial"/>
          <w:shd w:val="clear" w:color="auto" w:fill="FFFFFF"/>
        </w:rPr>
        <w:t>LiFePO</w:t>
      </w:r>
      <w:r w:rsidR="00BB36B0" w:rsidRPr="0074301E">
        <w:rPr>
          <w:rFonts w:cs="Arial"/>
          <w:shd w:val="clear" w:color="auto" w:fill="FFFFFF"/>
          <w:vertAlign w:val="subscript"/>
        </w:rPr>
        <w:t>4</w:t>
      </w:r>
      <w:r w:rsidR="00BB36B0" w:rsidRPr="0074301E">
        <w:rPr>
          <w:rFonts w:cs="Arial"/>
          <w:shd w:val="clear" w:color="auto" w:fill="FFFFFF"/>
        </w:rPr>
        <w:t xml:space="preserve"> is </w:t>
      </w:r>
      <w:r w:rsidR="00BB36B0">
        <w:rPr>
          <w:rFonts w:cs="Arial"/>
          <w:shd w:val="clear" w:color="auto" w:fill="FFFFFF"/>
        </w:rPr>
        <w:t xml:space="preserve">found to be </w:t>
      </w:r>
      <w:r w:rsidR="00BB36B0" w:rsidRPr="0074301E">
        <w:rPr>
          <w:rFonts w:cs="Arial"/>
          <w:shd w:val="clear" w:color="auto" w:fill="FFFFFF"/>
        </w:rPr>
        <w:t>safer a</w:t>
      </w:r>
      <w:r w:rsidR="00BB36B0">
        <w:rPr>
          <w:rFonts w:cs="Arial"/>
          <w:shd w:val="clear" w:color="auto" w:fill="FFFFFF"/>
        </w:rPr>
        <w:t>nd more durable than other cathode materials like LiCoO</w:t>
      </w:r>
      <w:r w:rsidR="00BB36B0">
        <w:rPr>
          <w:rFonts w:cs="Arial"/>
          <w:shd w:val="clear" w:color="auto" w:fill="FFFFFF"/>
          <w:vertAlign w:val="subscript"/>
        </w:rPr>
        <w:t xml:space="preserve">2 </w:t>
      </w:r>
      <w:r w:rsidR="00BB36B0">
        <w:rPr>
          <w:rFonts w:cs="Arial"/>
          <w:shd w:val="clear" w:color="auto" w:fill="FFFFFF"/>
        </w:rPr>
        <w:t>but LiFePO</w:t>
      </w:r>
      <w:r w:rsidR="00BB36B0" w:rsidRPr="00892EC4">
        <w:rPr>
          <w:rFonts w:cs="Arial"/>
          <w:shd w:val="clear" w:color="auto" w:fill="FFFFFF"/>
          <w:vertAlign w:val="subscript"/>
        </w:rPr>
        <w:t>4</w:t>
      </w:r>
      <w:r w:rsidR="00BB36B0" w:rsidRPr="0074301E">
        <w:rPr>
          <w:rFonts w:cs="Arial"/>
          <w:shd w:val="clear" w:color="auto" w:fill="FFFFFF"/>
        </w:rPr>
        <w:t xml:space="preserve"> </w:t>
      </w:r>
      <w:r w:rsidR="00BB36B0">
        <w:rPr>
          <w:rFonts w:cs="Arial"/>
          <w:shd w:val="clear" w:color="auto" w:fill="FFFFFF"/>
        </w:rPr>
        <w:t>has a lower energy density.</w:t>
      </w:r>
    </w:p>
    <w:p w14:paraId="65C6D6D3" w14:textId="7D27A0CD" w:rsidR="000F0744" w:rsidRDefault="003029AE" w:rsidP="00F93B02">
      <w:pPr>
        <w:spacing w:line="360" w:lineRule="auto"/>
        <w:rPr>
          <w:rFonts w:cs="Arial"/>
        </w:rPr>
      </w:pPr>
      <w:r>
        <w:rPr>
          <w:rFonts w:cs="Arial"/>
        </w:rPr>
        <w:t xml:space="preserve">The </w:t>
      </w:r>
      <w:r w:rsidR="00FA7A9F">
        <w:rPr>
          <w:rFonts w:cs="Arial"/>
          <w:color w:val="FF0000"/>
        </w:rPr>
        <w:t>LFP-graphite</w:t>
      </w:r>
      <w:r>
        <w:rPr>
          <w:rFonts w:cs="Arial"/>
        </w:rPr>
        <w:t xml:space="preserve"> cells </w:t>
      </w:r>
      <w:r w:rsidR="00536FE6">
        <w:rPr>
          <w:rFonts w:cs="Arial"/>
        </w:rPr>
        <w:t>are</w:t>
      </w:r>
      <w:r>
        <w:rPr>
          <w:rFonts w:cs="Arial"/>
        </w:rPr>
        <w:t xml:space="preserve"> available in different packaging geometries: cylindrical, prismatic and pouch. These geometries offer different properties like </w:t>
      </w:r>
      <w:r w:rsidR="00444929">
        <w:rPr>
          <w:rFonts w:cs="Arial"/>
        </w:rPr>
        <w:t xml:space="preserve">the </w:t>
      </w:r>
      <w:r w:rsidRPr="00444929">
        <w:rPr>
          <w:rFonts w:cs="Arial"/>
          <w:noProof/>
        </w:rPr>
        <w:t>difference</w:t>
      </w:r>
      <w:r>
        <w:rPr>
          <w:rFonts w:cs="Arial"/>
        </w:rPr>
        <w:t xml:space="preserve"> in weight, energy dens</w:t>
      </w:r>
      <w:r w:rsidR="00E52DEA">
        <w:rPr>
          <w:rFonts w:cs="Arial"/>
        </w:rPr>
        <w:t>ity</w:t>
      </w:r>
      <w:r w:rsidR="00444929">
        <w:rPr>
          <w:rFonts w:cs="Arial"/>
        </w:rPr>
        <w:t>,</w:t>
      </w:r>
      <w:r w:rsidR="00E52DEA">
        <w:rPr>
          <w:rFonts w:cs="Arial"/>
        </w:rPr>
        <w:t xml:space="preserve"> </w:t>
      </w:r>
      <w:r w:rsidR="00E52DEA" w:rsidRPr="00444929">
        <w:rPr>
          <w:rFonts w:cs="Arial"/>
          <w:noProof/>
        </w:rPr>
        <w:t>and</w:t>
      </w:r>
      <w:r w:rsidR="00E52DEA">
        <w:rPr>
          <w:rFonts w:cs="Arial"/>
        </w:rPr>
        <w:t xml:space="preserve"> packaging efficiencies. Different EV manufacturers use different packaging geometries for their vehicles.</w:t>
      </w:r>
      <w:r w:rsidR="004A0E47">
        <w:rPr>
          <w:rFonts w:cs="Arial"/>
        </w:rPr>
        <w:t xml:space="preserve"> </w:t>
      </w:r>
      <w:r w:rsidR="00156A02">
        <w:rPr>
          <w:rFonts w:cs="Arial"/>
        </w:rPr>
        <w:t xml:space="preserve">Nissan Leaf and BMW i3 are known to use the prismatic cells </w:t>
      </w:r>
      <w:r w:rsidR="00EF12F3">
        <w:rPr>
          <w:rFonts w:cs="Arial"/>
        </w:rPr>
        <w:fldChar w:fldCharType="begin"/>
      </w:r>
      <w:r w:rsidR="00156A02">
        <w:rPr>
          <w:rFonts w:cs="Arial"/>
        </w:rPr>
        <w:instrText>ADDIN CITAVI.PLACEHOLDER d44efd92-7f9f-4649-b441-9e598e85dec4 PFBsYWNlaG9sZGVyPg0KICA8QWRkSW5WZXJzaW9uPjUuNC4wLjI8L0FkZEluVmVyc2lvbj4NCiAgPElkPmQ0NGVmZDkyLTdmOWYtNDY0OS1iNDQxLTllNTk4ZTg1ZGVjNDwvSWQ+DQogIDxFbnRyaWVzPg0KICAgIDxFbnRyeT4NCiAgICAgIDxJZD5jZjQwMzU0NC1kMjQwLTQ1MDAtOGE1OC02MDk0OWJjODhlMWI8L0lkPg0KICAgICAgPFJlZmVyZW5jZUlkPjQ3YjQ1YzI4LWNkZmMtNDhjZi05NGNlLTQ0NTJlMWVhYmZkO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Y8L1NlcXVlbmNlTnVtYmVyPg0KICAgICAgICA8U2hvcnRUaXRsZT5CdWNobWFubiAyMDE4IOKAkyBCVS0xMDAzOiBFbGVjdHJpYyBWZWhpY2xlIEVWPC9TaG9ydFRpdGxlPg0KICAgICAgICA8VGl0bGU+QlUtMTAwMzogRWxlY3RyaWMgVmVoaWNsZSAoRVYpPC9UaXRsZT4NCiAgICAgICAgPFllYXI+MjAxODwvWWVhcj4NCiAgICAgIDwvUmVmZXJlbmNlPg0KICAgIDwvRW50cnk+DQogIDwvRW50cmllcz4NCiAgPFRleHQ+W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XTwvVGV4dD4NCiAgICA8L1RleHRVbml0Pg0KICA8L1RleHRVbml0cz4NCjwvUGxhY2Vob2xkZXI+</w:instrText>
      </w:r>
      <w:r w:rsidR="00EF12F3">
        <w:rPr>
          <w:rFonts w:cs="Arial"/>
        </w:rPr>
        <w:fldChar w:fldCharType="separate"/>
      </w:r>
      <w:bookmarkStart w:id="7" w:name="_CTVP001d44efd927f9f4649b4419e598e85dec4"/>
      <w:r w:rsidR="00156A02">
        <w:rPr>
          <w:rFonts w:cs="Arial"/>
        </w:rPr>
        <w:t>[1]</w:t>
      </w:r>
      <w:bookmarkEnd w:id="7"/>
      <w:r w:rsidR="00EF12F3">
        <w:rPr>
          <w:rFonts w:cs="Arial"/>
        </w:rPr>
        <w:fldChar w:fldCharType="end"/>
      </w:r>
      <w:r w:rsidR="005127C5">
        <w:rPr>
          <w:rFonts w:cs="Arial"/>
        </w:rPr>
        <w:t>.</w:t>
      </w:r>
      <w:r w:rsidR="00156A02">
        <w:rPr>
          <w:rFonts w:cs="Arial"/>
        </w:rPr>
        <w:t xml:space="preserve"> </w:t>
      </w:r>
      <w:r w:rsidR="0083239D">
        <w:rPr>
          <w:rFonts w:cs="Arial"/>
        </w:rPr>
        <w:t xml:space="preserve">The electric vehicle pioneer, </w:t>
      </w:r>
      <w:r w:rsidR="004A0E47">
        <w:rPr>
          <w:rFonts w:cs="Arial"/>
        </w:rPr>
        <w:t xml:space="preserve">Tesla </w:t>
      </w:r>
      <w:r w:rsidR="0083239D">
        <w:rPr>
          <w:rFonts w:cs="Arial"/>
        </w:rPr>
        <w:t xml:space="preserve">Motors, </w:t>
      </w:r>
      <w:r w:rsidR="004A0E47">
        <w:rPr>
          <w:rFonts w:cs="Arial"/>
        </w:rPr>
        <w:t xml:space="preserve">uses </w:t>
      </w:r>
      <w:r w:rsidR="0083239D">
        <w:rPr>
          <w:rFonts w:cs="Arial"/>
        </w:rPr>
        <w:t>cells with a cylindrical packaging (</w:t>
      </w:r>
      <w:r w:rsidR="0083239D" w:rsidRPr="00B14789">
        <w:rPr>
          <w:rFonts w:cs="Arial"/>
          <w:color w:val="FF0000"/>
        </w:rPr>
        <w:t>traditionally</w:t>
      </w:r>
      <w:r w:rsidR="00D154D9" w:rsidRPr="00B14789">
        <w:rPr>
          <w:rFonts w:cs="Arial"/>
          <w:color w:val="FF0000"/>
        </w:rPr>
        <w:t>,</w:t>
      </w:r>
      <w:r w:rsidR="0083239D" w:rsidRPr="00B14789">
        <w:rPr>
          <w:rFonts w:cs="Arial"/>
          <w:color w:val="FF0000"/>
        </w:rPr>
        <w:t xml:space="preserve"> </w:t>
      </w:r>
      <w:r w:rsidR="00D154D9" w:rsidRPr="00B14789">
        <w:rPr>
          <w:rFonts w:cs="Arial"/>
          <w:color w:val="FF0000"/>
        </w:rPr>
        <w:t xml:space="preserve">the </w:t>
      </w:r>
      <w:r w:rsidR="0083239D" w:rsidRPr="00B14789">
        <w:rPr>
          <w:rFonts w:cs="Arial"/>
          <w:color w:val="FF0000"/>
        </w:rPr>
        <w:t>18650</w:t>
      </w:r>
      <w:ins w:id="8" w:author="ga42gab" w:date="2018-10-23T07:46:00Z">
        <w:r w:rsidR="00B14789">
          <w:rPr>
            <w:rFonts w:cs="Arial"/>
            <w:color w:val="FF0000"/>
          </w:rPr>
          <w:t>=</w:t>
        </w:r>
      </w:ins>
      <w:r w:rsidR="00D154D9" w:rsidRPr="00B14789">
        <w:rPr>
          <w:rFonts w:cs="Arial"/>
          <w:color w:val="FF0000"/>
        </w:rPr>
        <w:t xml:space="preserve">type </w:t>
      </w:r>
      <w:r w:rsidR="0083239D" w:rsidRPr="00B14789">
        <w:rPr>
          <w:rFonts w:cs="Arial"/>
          <w:color w:val="FF0000"/>
        </w:rPr>
        <w:t>and more recently</w:t>
      </w:r>
      <w:r w:rsidR="00D154D9" w:rsidRPr="00B14789">
        <w:rPr>
          <w:rFonts w:cs="Arial"/>
          <w:color w:val="FF0000"/>
        </w:rPr>
        <w:t>, the</w:t>
      </w:r>
      <w:r w:rsidR="00B14789">
        <w:rPr>
          <w:rFonts w:cs="Arial"/>
          <w:color w:val="FF0000"/>
        </w:rPr>
        <w:t xml:space="preserve"> 21700-</w:t>
      </w:r>
      <w:r w:rsidR="00D154D9" w:rsidRPr="00B14789">
        <w:rPr>
          <w:rFonts w:cs="Arial"/>
          <w:color w:val="FF0000"/>
        </w:rPr>
        <w:t>type</w:t>
      </w:r>
      <w:r w:rsidR="0083239D">
        <w:rPr>
          <w:rFonts w:cs="Arial"/>
        </w:rPr>
        <w:t>)</w:t>
      </w:r>
      <w:r w:rsidR="00881ED6">
        <w:rPr>
          <w:rFonts w:cs="Arial"/>
        </w:rPr>
        <w:t xml:space="preserve"> </w:t>
      </w:r>
      <w:bookmarkStart w:id="9" w:name="_CTVP0019d0bf91bcb3b4c65ad1808fd83d965c2"/>
      <w:r w:rsidR="005071C1">
        <w:rPr>
          <w:rFonts w:cs="Arial"/>
        </w:rPr>
        <w:t>[2]</w:t>
      </w:r>
      <w:bookmarkEnd w:id="9"/>
      <w:r w:rsidR="005127C5">
        <w:rPr>
          <w:rFonts w:cs="Arial"/>
        </w:rPr>
        <w:t>.</w:t>
      </w:r>
      <w:r w:rsidR="009F2D86">
        <w:rPr>
          <w:rFonts w:cs="Arial"/>
        </w:rPr>
        <w:t xml:space="preserve"> </w:t>
      </w:r>
      <w:r w:rsidR="00E4582F">
        <w:rPr>
          <w:rFonts w:cs="Arial"/>
        </w:rPr>
        <w:t>Production vehicles</w:t>
      </w:r>
      <w:r w:rsidR="00444929">
        <w:rPr>
          <w:rFonts w:cs="Arial"/>
        </w:rPr>
        <w:t>,</w:t>
      </w:r>
      <w:r w:rsidR="00E4582F">
        <w:rPr>
          <w:rFonts w:cs="Arial"/>
        </w:rPr>
        <w:t xml:space="preserve"> such as Daimler Smart, Renault Zoe </w:t>
      </w:r>
      <w:r w:rsidR="00E4582F" w:rsidRPr="00444929">
        <w:rPr>
          <w:rFonts w:cs="Arial"/>
          <w:noProof/>
        </w:rPr>
        <w:t>and</w:t>
      </w:r>
      <w:r w:rsidR="00E4582F">
        <w:rPr>
          <w:rFonts w:cs="Arial"/>
        </w:rPr>
        <w:t xml:space="preserve"> Nissan Leaf</w:t>
      </w:r>
      <w:r w:rsidR="00444929">
        <w:rPr>
          <w:rFonts w:cs="Arial"/>
        </w:rPr>
        <w:t>,</w:t>
      </w:r>
      <w:r w:rsidR="00E4582F">
        <w:rPr>
          <w:rFonts w:cs="Arial"/>
        </w:rPr>
        <w:t xml:space="preserve"> u</w:t>
      </w:r>
      <w:r w:rsidR="00A042E4">
        <w:rPr>
          <w:rFonts w:cs="Arial"/>
        </w:rPr>
        <w:t>se cells with pouch type packag</w:t>
      </w:r>
      <w:r w:rsidR="00E4582F">
        <w:rPr>
          <w:rFonts w:cs="Arial"/>
        </w:rPr>
        <w:t>ing geometry</w:t>
      </w:r>
      <w:r w:rsidR="00DD0E9F">
        <w:rPr>
          <w:rFonts w:cs="Arial"/>
        </w:rPr>
        <w:t xml:space="preserve"> </w:t>
      </w:r>
      <w:r w:rsidR="00EF12F3">
        <w:rPr>
          <w:rFonts w:cs="Arial"/>
        </w:rPr>
        <w:fldChar w:fldCharType="begin"/>
      </w:r>
      <w:r w:rsidR="00156A02">
        <w:rPr>
          <w:rFonts w:cs="Arial"/>
        </w:rPr>
        <w:instrText>ADDIN CITAVI.PLACEHOLDER 8cb6b55a-e222-48cb-8037-71b12427e994 PFBsYWNlaG9sZGVyPg0KICA8QWRkSW5WZXJzaW9uPjUuNC4wLjI8L0FkZEluVmVyc2lvbj4NCiAgPElkPjhjYjZiNTVhLWUyMjItNDhjYi04MDM3LTcxYjEyNDI3ZTk5NDwvSWQ+DQogIDxFbnRyaWVzPg0KICAgIDxFbnRyeT4NCiAgICAgIDxJZD40YWM5Mzk0MS1lZDdhLTQxN2YtYjdiZC1hYTVhYTA5MTU2ODI8L0lkPg0KICAgICAgPFJlZmVyZW5jZUlkPmE4NmEzODUwLWMxN2UtNDIyOC04YzMzLTY1ODQ3ZWVmOWJi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XTwvVGV4dD4NCiAgICA8L1RleHRVbml0Pg0KICA8L1RleHRVbml0cz4NCjwvUGxhY2Vob2xkZXI+</w:instrText>
      </w:r>
      <w:r w:rsidR="00EF12F3">
        <w:rPr>
          <w:rFonts w:cs="Arial"/>
        </w:rPr>
        <w:fldChar w:fldCharType="separate"/>
      </w:r>
      <w:bookmarkStart w:id="10" w:name="_CTVP0018cb6b55ae22248cb803771b12427e994"/>
      <w:r w:rsidR="00156A02">
        <w:rPr>
          <w:rFonts w:cs="Arial"/>
        </w:rPr>
        <w:t>[2]</w:t>
      </w:r>
      <w:bookmarkEnd w:id="10"/>
      <w:r w:rsidR="00EF12F3">
        <w:rPr>
          <w:rFonts w:cs="Arial"/>
        </w:rPr>
        <w:fldChar w:fldCharType="end"/>
      </w:r>
      <w:r w:rsidR="005127C5">
        <w:rPr>
          <w:rFonts w:cs="Arial"/>
        </w:rPr>
        <w:t>.</w:t>
      </w:r>
      <w:r w:rsidR="00DD0E9F">
        <w:rPr>
          <w:rFonts w:cs="Arial"/>
        </w:rPr>
        <w:t xml:space="preserve"> </w:t>
      </w:r>
    </w:p>
    <w:p w14:paraId="182C3D2A" w14:textId="5ADD6A74" w:rsidR="003A16DF" w:rsidRDefault="007B01BB" w:rsidP="00F93B02">
      <w:pPr>
        <w:spacing w:line="360" w:lineRule="auto"/>
        <w:rPr>
          <w:rFonts w:cs="Arial"/>
        </w:rPr>
      </w:pPr>
      <w:r>
        <w:rPr>
          <w:rFonts w:cs="Arial"/>
        </w:rPr>
        <w:t>W</w:t>
      </w:r>
      <w:r w:rsidR="00881ED6" w:rsidRPr="00881ED6">
        <w:rPr>
          <w:rFonts w:cs="Arial"/>
        </w:rPr>
        <w:t>h</w:t>
      </w:r>
      <w:r>
        <w:rPr>
          <w:rFonts w:cs="Arial"/>
        </w:rPr>
        <w:t>ile</w:t>
      </w:r>
      <w:r w:rsidR="00881ED6" w:rsidRPr="00881ED6">
        <w:rPr>
          <w:rFonts w:cs="Arial"/>
        </w:rPr>
        <w:t xml:space="preserve"> each design ha</w:t>
      </w:r>
      <w:r>
        <w:rPr>
          <w:rFonts w:cs="Arial"/>
        </w:rPr>
        <w:t>s</w:t>
      </w:r>
      <w:r w:rsidR="00881ED6" w:rsidRPr="00881ED6">
        <w:rPr>
          <w:rFonts w:cs="Arial"/>
        </w:rPr>
        <w:t xml:space="preserve"> clear advantages and disadvantages, there is no winner on overall performance for mass-market E</w:t>
      </w:r>
      <w:r w:rsidR="00881ED6">
        <w:rPr>
          <w:rFonts w:cs="Arial"/>
        </w:rPr>
        <w:t>V</w:t>
      </w:r>
      <w:r w:rsidR="00881ED6" w:rsidRPr="00881ED6">
        <w:rPr>
          <w:rFonts w:cs="Arial"/>
        </w:rPr>
        <w:t>s</w:t>
      </w:r>
      <w:r w:rsidR="00DD0E9F">
        <w:rPr>
          <w:rFonts w:cs="Arial"/>
        </w:rPr>
        <w:t xml:space="preserve"> </w:t>
      </w:r>
      <w:r w:rsidR="00EF12F3">
        <w:rPr>
          <w:rFonts w:cs="Arial"/>
        </w:rPr>
        <w:fldChar w:fldCharType="begin"/>
      </w:r>
      <w:r w:rsidR="00156A02">
        <w:rPr>
          <w:rFonts w:cs="Arial"/>
        </w:rPr>
        <w:instrText>ADDIN CITAVI.PLACEHOLDER 805f8134-a5e9-466f-88ef-39a756c8fe3c PFBsYWNlaG9sZGVyPg0KICA8QWRkSW5WZXJzaW9uPjUuNC4wLjI8L0FkZEluVmVyc2lvbj4NCiAgPElkPjgwNWY4MTM0LWE1ZTktNDY2Zi04OGVmLTM5YTc1NmM4ZmUzYzwvSWQ+DQogIDxFbnRyaWVzPg0KICAgIDxFbnRyeT4NCiAgICAgIDxJZD4xMzMxYzc5NC05NTUzLTQ3ZjQtODVhYi1lOGI2OWRjOTQ4OWI8L0lkPg0KICAgICAgPFJlZmVyZW5jZUlkPjkxNmM5NWQxLWE0MDItNDdhNS04MjQyLWNlNDE1YjViNGNlZ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XTwvVGV4dD4NCiAgICA8L1RleHRVbml0Pg0KICA8L1RleHRVbml0cz4NCjwvUGxhY2Vob2xkZXI+</w:instrText>
      </w:r>
      <w:r w:rsidR="00EF12F3">
        <w:rPr>
          <w:rFonts w:cs="Arial"/>
        </w:rPr>
        <w:fldChar w:fldCharType="separate"/>
      </w:r>
      <w:bookmarkStart w:id="11" w:name="_CTVP001805f8134a5e9466f88ef39a756c8fe3c"/>
      <w:r w:rsidR="00156A02">
        <w:rPr>
          <w:rFonts w:cs="Arial"/>
        </w:rPr>
        <w:t>[3]</w:t>
      </w:r>
      <w:bookmarkEnd w:id="11"/>
      <w:r w:rsidR="00EF12F3">
        <w:rPr>
          <w:rFonts w:cs="Arial"/>
        </w:rPr>
        <w:fldChar w:fldCharType="end"/>
      </w:r>
      <w:r w:rsidR="0077344A">
        <w:rPr>
          <w:rFonts w:cs="Arial"/>
        </w:rPr>
        <w:t>.</w:t>
      </w:r>
      <w:r w:rsidR="004046EE">
        <w:rPr>
          <w:rFonts w:cs="Arial"/>
        </w:rPr>
        <w:t xml:space="preserve"> </w:t>
      </w:r>
      <w:r w:rsidR="006E4AF9">
        <w:rPr>
          <w:rFonts w:cs="Arial"/>
        </w:rPr>
        <w:t>Cylindrical cells are still the most matured tech</w:t>
      </w:r>
      <w:r w:rsidR="002C1DBB">
        <w:rPr>
          <w:rFonts w:cs="Arial"/>
        </w:rPr>
        <w:t xml:space="preserve">nology compared to the others. While </w:t>
      </w:r>
      <w:r w:rsidR="00444929">
        <w:rPr>
          <w:rFonts w:cs="Arial"/>
        </w:rPr>
        <w:t xml:space="preserve">the </w:t>
      </w:r>
      <w:r w:rsidR="002C1DBB" w:rsidRPr="00444929">
        <w:rPr>
          <w:rFonts w:cs="Arial"/>
          <w:noProof/>
        </w:rPr>
        <w:t>use</w:t>
      </w:r>
      <w:r w:rsidR="002C1DBB">
        <w:rPr>
          <w:rFonts w:cs="Arial"/>
        </w:rPr>
        <w:t xml:space="preserve"> of prismatic cells is also on the rise for different battery technologies, pouch cells </w:t>
      </w:r>
      <w:r w:rsidR="002C1DBB" w:rsidRPr="00444929">
        <w:rPr>
          <w:rFonts w:cs="Arial"/>
          <w:noProof/>
        </w:rPr>
        <w:t>w</w:t>
      </w:r>
      <w:r w:rsidR="00444929">
        <w:rPr>
          <w:rFonts w:cs="Arial"/>
          <w:noProof/>
        </w:rPr>
        <w:t>ere</w:t>
      </w:r>
      <w:r w:rsidR="002C1DBB">
        <w:rPr>
          <w:rFonts w:cs="Arial"/>
        </w:rPr>
        <w:t xml:space="preserve"> introduced for</w:t>
      </w:r>
      <w:r w:rsidR="00536FE6">
        <w:rPr>
          <w:rFonts w:cs="Arial"/>
        </w:rPr>
        <w:t xml:space="preserve"> its reduced weight</w:t>
      </w:r>
      <w:r w:rsidR="002C1DBB">
        <w:rPr>
          <w:rFonts w:cs="Arial"/>
        </w:rPr>
        <w:t xml:space="preserve">. </w:t>
      </w:r>
      <w:r w:rsidR="000F0744">
        <w:rPr>
          <w:rFonts w:cs="Arial"/>
        </w:rPr>
        <w:t>Research has been done for many different commercial cells with respect to their performance, safety and reliability</w:t>
      </w:r>
      <w:r w:rsidR="005127C5">
        <w:rPr>
          <w:rFonts w:cs="Arial"/>
        </w:rPr>
        <w:t>. The temperature developed in the cells</w:t>
      </w:r>
      <w:r w:rsidR="000F0744">
        <w:rPr>
          <w:rFonts w:cs="Arial"/>
        </w:rPr>
        <w:t xml:space="preserve"> or the capacity deterioration mechanism</w:t>
      </w:r>
      <w:r w:rsidR="00386262">
        <w:rPr>
          <w:rFonts w:cs="Arial"/>
        </w:rPr>
        <w:t>s have been</w:t>
      </w:r>
      <w:r w:rsidR="005127C5">
        <w:rPr>
          <w:rFonts w:cs="Arial"/>
        </w:rPr>
        <w:t xml:space="preserve"> widely studied</w:t>
      </w:r>
      <w:r w:rsidR="000F0744">
        <w:rPr>
          <w:rFonts w:cs="Arial"/>
        </w:rPr>
        <w:t xml:space="preserve">. The research </w:t>
      </w:r>
      <w:r w:rsidR="005127C5">
        <w:rPr>
          <w:rFonts w:cs="Arial"/>
        </w:rPr>
        <w:t xml:space="preserve">also </w:t>
      </w:r>
      <w:r w:rsidR="005127C5" w:rsidRPr="00B14789">
        <w:rPr>
          <w:rFonts w:cs="Arial"/>
          <w:color w:val="FF0000"/>
        </w:rPr>
        <w:t>include</w:t>
      </w:r>
      <w:r w:rsidR="00D154D9" w:rsidRPr="00B14789">
        <w:rPr>
          <w:rFonts w:cs="Arial"/>
          <w:color w:val="FF0000"/>
        </w:rPr>
        <w:t>s</w:t>
      </w:r>
      <w:r w:rsidR="005127C5">
        <w:rPr>
          <w:rFonts w:cs="Arial"/>
        </w:rPr>
        <w:t xml:space="preserve"> study of</w:t>
      </w:r>
      <w:r w:rsidR="000F0744">
        <w:rPr>
          <w:rFonts w:cs="Arial"/>
        </w:rPr>
        <w:t xml:space="preserve"> different commercial cells of different </w:t>
      </w:r>
      <w:r w:rsidR="000F0744">
        <w:rPr>
          <w:rFonts w:cs="Arial"/>
        </w:rPr>
        <w:lastRenderedPageBreak/>
        <w:t>geometries. But this does not provide a fair comparison of the performance of the cells in different geometries</w:t>
      </w:r>
      <w:r w:rsidR="005127C5">
        <w:rPr>
          <w:rFonts w:cs="Arial"/>
        </w:rPr>
        <w:t>. This is because</w:t>
      </w:r>
      <w:r w:rsidR="000F0744">
        <w:rPr>
          <w:rFonts w:cs="Arial"/>
        </w:rPr>
        <w:t xml:space="preserve"> the commercial cells researched and compared are either of different </w:t>
      </w:r>
      <w:r w:rsidR="00A01013">
        <w:rPr>
          <w:rFonts w:cs="Arial"/>
        </w:rPr>
        <w:t>materials</w:t>
      </w:r>
      <w:r w:rsidR="000F0744">
        <w:rPr>
          <w:rFonts w:cs="Arial"/>
        </w:rPr>
        <w:t xml:space="preserve"> or have different cap</w:t>
      </w:r>
      <w:r w:rsidR="0020100C">
        <w:rPr>
          <w:rFonts w:cs="Arial"/>
        </w:rPr>
        <w:t>a</w:t>
      </w:r>
      <w:r w:rsidR="000F0744">
        <w:rPr>
          <w:rFonts w:cs="Arial"/>
        </w:rPr>
        <w:t xml:space="preserve">cities. Dedicated research based on performance and </w:t>
      </w:r>
      <w:r w:rsidR="007B28B7">
        <w:rPr>
          <w:rFonts w:cs="Arial"/>
        </w:rPr>
        <w:t>aging</w:t>
      </w:r>
      <w:r w:rsidR="000F0744">
        <w:rPr>
          <w:rFonts w:cs="Arial"/>
        </w:rPr>
        <w:t xml:space="preserve"> of cells is lacking </w:t>
      </w:r>
      <w:r w:rsidR="00A01013">
        <w:rPr>
          <w:rFonts w:cs="Arial"/>
        </w:rPr>
        <w:t>in which the cells have</w:t>
      </w:r>
      <w:r w:rsidR="000F0744">
        <w:rPr>
          <w:rFonts w:cs="Arial"/>
        </w:rPr>
        <w:t xml:space="preserve"> different packaging geometries </w:t>
      </w:r>
      <w:r w:rsidR="00A01013">
        <w:rPr>
          <w:rFonts w:cs="Arial"/>
        </w:rPr>
        <w:t>but the same material</w:t>
      </w:r>
      <w:r w:rsidR="000F0744">
        <w:rPr>
          <w:rFonts w:cs="Arial"/>
        </w:rPr>
        <w:t xml:space="preserve"> and </w:t>
      </w:r>
      <w:r w:rsidR="00536FE6">
        <w:rPr>
          <w:rFonts w:cs="Arial"/>
        </w:rPr>
        <w:t>deliver the same</w:t>
      </w:r>
      <w:r w:rsidR="000F0744">
        <w:rPr>
          <w:rFonts w:cs="Arial"/>
        </w:rPr>
        <w:t xml:space="preserve"> capacities. </w:t>
      </w:r>
      <w:r w:rsidR="00965207">
        <w:rPr>
          <w:rFonts w:cs="Arial"/>
        </w:rPr>
        <w:t>Therefore, the c</w:t>
      </w:r>
      <w:r w:rsidR="003A16DF">
        <w:rPr>
          <w:rFonts w:cs="Arial"/>
        </w:rPr>
        <w:t>ore pu</w:t>
      </w:r>
      <w:r w:rsidR="00D60497">
        <w:rPr>
          <w:rFonts w:cs="Arial"/>
        </w:rPr>
        <w:t>rpose of the thesis is to analyz</w:t>
      </w:r>
      <w:r w:rsidR="003A16DF">
        <w:rPr>
          <w:rFonts w:cs="Arial"/>
        </w:rPr>
        <w:t xml:space="preserve">e cells which are based on the </w:t>
      </w:r>
      <w:r w:rsidR="00FA7A9F">
        <w:rPr>
          <w:rFonts w:cs="Arial"/>
        </w:rPr>
        <w:t>LFP-graphite</w:t>
      </w:r>
      <w:r w:rsidR="003A16DF">
        <w:rPr>
          <w:rFonts w:cs="Arial"/>
        </w:rPr>
        <w:t xml:space="preserve"> electrodes and a </w:t>
      </w:r>
      <w:r w:rsidR="004353C6">
        <w:rPr>
          <w:rFonts w:cs="Arial"/>
        </w:rPr>
        <w:t>rated</w:t>
      </w:r>
      <w:r w:rsidR="003A16DF">
        <w:rPr>
          <w:rFonts w:cs="Arial"/>
        </w:rPr>
        <w:t xml:space="preserve"> capacity of 16 Ah but differ onl</w:t>
      </w:r>
      <w:r w:rsidR="004353C6">
        <w:rPr>
          <w:rFonts w:cs="Arial"/>
        </w:rPr>
        <w:t>y in their packaging geometries. Thus, t</w:t>
      </w:r>
      <w:r w:rsidR="003A16DF">
        <w:rPr>
          <w:rFonts w:cs="Arial"/>
        </w:rPr>
        <w:t xml:space="preserve">he results of </w:t>
      </w:r>
      <w:r w:rsidR="004353C6">
        <w:rPr>
          <w:rFonts w:cs="Arial"/>
        </w:rPr>
        <w:t>the study</w:t>
      </w:r>
      <w:r w:rsidR="003A16DF">
        <w:rPr>
          <w:rFonts w:cs="Arial"/>
        </w:rPr>
        <w:t xml:space="preserve"> should </w:t>
      </w:r>
      <w:r w:rsidR="00536FE6">
        <w:rPr>
          <w:rFonts w:cs="Arial"/>
        </w:rPr>
        <w:t>logically compare</w:t>
      </w:r>
      <w:r w:rsidR="003A16DF">
        <w:rPr>
          <w:rFonts w:cs="Arial"/>
        </w:rPr>
        <w:t xml:space="preserve"> the </w:t>
      </w:r>
      <w:r w:rsidR="001B2ED6">
        <w:rPr>
          <w:rFonts w:cs="Arial"/>
        </w:rPr>
        <w:t>packaging geometries. As a long-</w:t>
      </w:r>
      <w:r w:rsidR="003A16DF">
        <w:rPr>
          <w:rFonts w:cs="Arial"/>
        </w:rPr>
        <w:t>term scope, the results can help further research which may eventually determine the suitability of geom</w:t>
      </w:r>
      <w:r w:rsidR="004047C1">
        <w:rPr>
          <w:rFonts w:cs="Arial"/>
        </w:rPr>
        <w:t xml:space="preserve">etries for </w:t>
      </w:r>
      <w:r w:rsidR="00444929">
        <w:rPr>
          <w:rFonts w:cs="Arial"/>
          <w:noProof/>
        </w:rPr>
        <w:t>specific</w:t>
      </w:r>
      <w:r w:rsidR="004047C1">
        <w:rPr>
          <w:rFonts w:cs="Arial"/>
        </w:rPr>
        <w:t xml:space="preserve"> </w:t>
      </w:r>
      <w:r w:rsidR="00D60497">
        <w:rPr>
          <w:rFonts w:cs="Arial"/>
        </w:rPr>
        <w:t>application</w:t>
      </w:r>
      <w:r w:rsidR="00444929">
        <w:rPr>
          <w:rFonts w:cs="Arial"/>
        </w:rPr>
        <w:t>s</w:t>
      </w:r>
      <w:r w:rsidR="003A16DF">
        <w:rPr>
          <w:rFonts w:cs="Arial"/>
        </w:rPr>
        <w:t>.</w:t>
      </w:r>
    </w:p>
    <w:p w14:paraId="743325EF" w14:textId="4139A687" w:rsidR="00721E2C" w:rsidRDefault="00E77203" w:rsidP="00F93B02">
      <w:pPr>
        <w:spacing w:line="360" w:lineRule="auto"/>
        <w:rPr>
          <w:rFonts w:cs="Arial"/>
        </w:rPr>
      </w:pPr>
      <w:r>
        <w:rPr>
          <w:rFonts w:cs="Arial"/>
        </w:rPr>
        <w:t>During</w:t>
      </w:r>
      <w:r w:rsidR="00721E2C">
        <w:rPr>
          <w:rFonts w:cs="Arial"/>
        </w:rPr>
        <w:t xml:space="preserve"> the thesis, the data was obtained from various tests performed by different partner organizations of the SPICY proje</w:t>
      </w:r>
      <w:r w:rsidR="004047C1">
        <w:rPr>
          <w:rFonts w:cs="Arial"/>
        </w:rPr>
        <w:t>ct, as mentioned earlier. State-of-the-</w:t>
      </w:r>
      <w:r w:rsidR="00721E2C">
        <w:rPr>
          <w:rFonts w:cs="Arial"/>
        </w:rPr>
        <w:t>art methods wer</w:t>
      </w:r>
      <w:r w:rsidR="00853076">
        <w:rPr>
          <w:rFonts w:cs="Arial"/>
        </w:rPr>
        <w:t>e used for the cell manufacture</w:t>
      </w:r>
      <w:r w:rsidR="00BA10E0">
        <w:rPr>
          <w:rFonts w:cs="Arial"/>
        </w:rPr>
        <w:t xml:space="preserve">. Care </w:t>
      </w:r>
      <w:r w:rsidR="00721E2C">
        <w:rPr>
          <w:rFonts w:cs="Arial"/>
        </w:rPr>
        <w:t xml:space="preserve">was taken to maintain uniformity with respect to chemistry and capacity sizing of the various geometries for a fair comparison. The data </w:t>
      </w:r>
      <w:r w:rsidR="008C46DB">
        <w:rPr>
          <w:rFonts w:cs="Arial"/>
        </w:rPr>
        <w:t>obtained was then sorted, analyz</w:t>
      </w:r>
      <w:r w:rsidR="00721E2C">
        <w:rPr>
          <w:rFonts w:cs="Arial"/>
        </w:rPr>
        <w:t>e</w:t>
      </w:r>
      <w:r w:rsidR="008C46DB">
        <w:rPr>
          <w:rFonts w:cs="Arial"/>
        </w:rPr>
        <w:t xml:space="preserve">d and visualized using </w:t>
      </w:r>
      <w:r w:rsidR="00721E2C">
        <w:rPr>
          <w:rFonts w:cs="Arial"/>
        </w:rPr>
        <w:t>MATLAB. Several assumptions were made across the cell analysis for ease of comparison and data visualization. Further, the experimental results w</w:t>
      </w:r>
      <w:r w:rsidR="008358BA">
        <w:rPr>
          <w:rFonts w:cs="Arial"/>
        </w:rPr>
        <w:t>ere attempted to be validated and</w:t>
      </w:r>
      <w:r w:rsidR="00721E2C">
        <w:rPr>
          <w:rFonts w:cs="Arial"/>
        </w:rPr>
        <w:t xml:space="preserve"> inference</w:t>
      </w:r>
      <w:r w:rsidR="008358BA">
        <w:rPr>
          <w:rFonts w:cs="Arial"/>
        </w:rPr>
        <w:t>s</w:t>
      </w:r>
      <w:r w:rsidR="00721E2C">
        <w:rPr>
          <w:rFonts w:cs="Arial"/>
        </w:rPr>
        <w:t xml:space="preserve"> </w:t>
      </w:r>
      <w:r w:rsidR="00721E2C" w:rsidRPr="008358BA">
        <w:rPr>
          <w:rFonts w:cs="Arial"/>
          <w:noProof/>
        </w:rPr>
        <w:t>w</w:t>
      </w:r>
      <w:r w:rsidR="008358BA">
        <w:rPr>
          <w:rFonts w:cs="Arial"/>
          <w:noProof/>
        </w:rPr>
        <w:t>ere</w:t>
      </w:r>
      <w:r w:rsidR="00721E2C">
        <w:rPr>
          <w:rFonts w:cs="Arial"/>
        </w:rPr>
        <w:t xml:space="preserve"> made based on p</w:t>
      </w:r>
      <w:r w:rsidR="008358BA">
        <w:rPr>
          <w:rFonts w:cs="Arial"/>
        </w:rPr>
        <w:t>ast</w:t>
      </w:r>
      <w:r w:rsidR="00721E2C">
        <w:rPr>
          <w:rFonts w:cs="Arial"/>
        </w:rPr>
        <w:t xml:space="preserve"> research by peers.</w:t>
      </w:r>
    </w:p>
    <w:p w14:paraId="69432C12" w14:textId="5B93639B" w:rsidR="00CC2D1D" w:rsidRDefault="00DF0D80" w:rsidP="00F93B02">
      <w:pPr>
        <w:spacing w:line="360" w:lineRule="auto"/>
        <w:rPr>
          <w:rFonts w:cs="Arial"/>
        </w:rPr>
      </w:pPr>
      <w:r>
        <w:rPr>
          <w:rFonts w:cs="Arial"/>
        </w:rPr>
        <w:t xml:space="preserve">The thesis is arranged into different chapters. First, the </w:t>
      </w:r>
      <w:r w:rsidR="004353C6">
        <w:rPr>
          <w:rFonts w:cs="Arial"/>
        </w:rPr>
        <w:t>fundamentals</w:t>
      </w:r>
      <w:r>
        <w:rPr>
          <w:rFonts w:cs="Arial"/>
        </w:rPr>
        <w:t xml:space="preserve"> of </w:t>
      </w:r>
      <w:r w:rsidR="004047C1">
        <w:rPr>
          <w:rFonts w:cs="Arial"/>
        </w:rPr>
        <w:t>l</w:t>
      </w:r>
      <w:r w:rsidR="00304BF0">
        <w:rPr>
          <w:rFonts w:cs="Arial"/>
        </w:rPr>
        <w:t>ithium-ion</w:t>
      </w:r>
      <w:r>
        <w:rPr>
          <w:rFonts w:cs="Arial"/>
        </w:rPr>
        <w:t xml:space="preserve"> technology </w:t>
      </w:r>
      <w:r w:rsidR="008358BA">
        <w:rPr>
          <w:rFonts w:cs="Arial"/>
          <w:noProof/>
        </w:rPr>
        <w:t>are</w:t>
      </w:r>
      <w:r>
        <w:rPr>
          <w:rFonts w:cs="Arial"/>
        </w:rPr>
        <w:t xml:space="preserve"> discussed especially with respect to </w:t>
      </w:r>
      <w:r w:rsidR="00FA7A9F">
        <w:rPr>
          <w:rFonts w:cs="Arial"/>
        </w:rPr>
        <w:t>LFP-graphite</w:t>
      </w:r>
      <w:r>
        <w:rPr>
          <w:rFonts w:cs="Arial"/>
        </w:rPr>
        <w:t xml:space="preserve"> based cells and a discussion on the different geometries of packaging and the existing knowledge about their comparison. The next cha</w:t>
      </w:r>
      <w:r w:rsidR="004047C1">
        <w:rPr>
          <w:rFonts w:cs="Arial"/>
        </w:rPr>
        <w:t xml:space="preserve">pter discusses </w:t>
      </w:r>
      <w:r w:rsidR="00051F51">
        <w:rPr>
          <w:rFonts w:cs="Arial"/>
        </w:rPr>
        <w:t>literature reviewed</w:t>
      </w:r>
      <w:r>
        <w:rPr>
          <w:rFonts w:cs="Arial"/>
        </w:rPr>
        <w:t xml:space="preserve"> on performance analysis of the geometries of the cell. It also includes a discussion of the literature on the performance and </w:t>
      </w:r>
      <w:r w:rsidR="007B28B7">
        <w:rPr>
          <w:rFonts w:cs="Arial"/>
        </w:rPr>
        <w:t>aging</w:t>
      </w:r>
      <w:r>
        <w:rPr>
          <w:rFonts w:cs="Arial"/>
        </w:rPr>
        <w:t xml:space="preserve"> mechanism of </w:t>
      </w:r>
      <w:r w:rsidR="008358BA">
        <w:rPr>
          <w:rFonts w:cs="Arial"/>
        </w:rPr>
        <w:t>l</w:t>
      </w:r>
      <w:r w:rsidR="00304BF0">
        <w:rPr>
          <w:rFonts w:cs="Arial"/>
        </w:rPr>
        <w:t>ithium-ion</w:t>
      </w:r>
      <w:r>
        <w:rPr>
          <w:rFonts w:cs="Arial"/>
        </w:rPr>
        <w:t xml:space="preserve"> cells, especially those relevant to the thesis work. In the subsequent chapter, the different cells used during the experiments are described followed by detailing </w:t>
      </w:r>
      <w:r w:rsidRPr="008358BA">
        <w:rPr>
          <w:rFonts w:cs="Arial"/>
          <w:noProof/>
        </w:rPr>
        <w:t>the s</w:t>
      </w:r>
      <w:r w:rsidR="008358BA">
        <w:rPr>
          <w:rFonts w:cs="Arial"/>
          <w:noProof/>
        </w:rPr>
        <w:t>etup of the experiment</w:t>
      </w:r>
      <w:r w:rsidR="00051F51">
        <w:rPr>
          <w:rFonts w:cs="Arial"/>
          <w:noProof/>
        </w:rPr>
        <w:t>s</w:t>
      </w:r>
      <w:r>
        <w:rPr>
          <w:rFonts w:cs="Arial"/>
        </w:rPr>
        <w:t xml:space="preserve">. This is followed by </w:t>
      </w:r>
      <w:r w:rsidR="008358BA">
        <w:rPr>
          <w:rFonts w:cs="Arial"/>
        </w:rPr>
        <w:t xml:space="preserve">a </w:t>
      </w:r>
      <w:r w:rsidRPr="008358BA">
        <w:rPr>
          <w:rFonts w:cs="Arial"/>
          <w:noProof/>
        </w:rPr>
        <w:t>discussion</w:t>
      </w:r>
      <w:r>
        <w:rPr>
          <w:rFonts w:cs="Arial"/>
        </w:rPr>
        <w:t xml:space="preserve"> of the experiment results and inference based on the literature review</w:t>
      </w:r>
      <w:r w:rsidR="00906BC1">
        <w:rPr>
          <w:rFonts w:cs="Arial"/>
        </w:rPr>
        <w:t>ed</w:t>
      </w:r>
      <w:r>
        <w:rPr>
          <w:rFonts w:cs="Arial"/>
        </w:rPr>
        <w:t xml:space="preserve"> before. The core</w:t>
      </w:r>
      <w:r w:rsidR="00644A63">
        <w:rPr>
          <w:rFonts w:cs="Arial"/>
        </w:rPr>
        <w:t xml:space="preserve"> part of the thesis ends with </w:t>
      </w:r>
      <w:r>
        <w:rPr>
          <w:rFonts w:cs="Arial"/>
        </w:rPr>
        <w:t xml:space="preserve">conclusions drawn from the results, a discussion </w:t>
      </w:r>
      <w:r w:rsidR="008358BA" w:rsidRPr="008358BA">
        <w:rPr>
          <w:rFonts w:cs="Arial"/>
          <w:noProof/>
        </w:rPr>
        <w:t>of</w:t>
      </w:r>
      <w:r>
        <w:rPr>
          <w:rFonts w:cs="Arial"/>
        </w:rPr>
        <w:t xml:space="preserve"> limitations </w:t>
      </w:r>
      <w:r w:rsidR="008358BA">
        <w:rPr>
          <w:rFonts w:cs="Arial"/>
          <w:noProof/>
        </w:rPr>
        <w:t>of</w:t>
      </w:r>
      <w:r>
        <w:rPr>
          <w:rFonts w:cs="Arial"/>
        </w:rPr>
        <w:t xml:space="preserve"> the work and the scope for future research and improvements.</w:t>
      </w:r>
    </w:p>
    <w:p w14:paraId="50FE9E42" w14:textId="77777777" w:rsidR="00FA1370" w:rsidRDefault="00FA1370" w:rsidP="00F93B02">
      <w:pPr>
        <w:spacing w:line="360" w:lineRule="auto"/>
        <w:rPr>
          <w:rFonts w:cs="Arial"/>
        </w:rPr>
      </w:pPr>
    </w:p>
    <w:p w14:paraId="530A1D25" w14:textId="77777777" w:rsidR="00023551" w:rsidRPr="00023551" w:rsidRDefault="00023551" w:rsidP="00F93B02">
      <w:pPr>
        <w:spacing w:line="360" w:lineRule="auto"/>
        <w:rPr>
          <w:rFonts w:cs="Arial"/>
        </w:rPr>
        <w:sectPr w:rsidR="00023551" w:rsidRPr="00023551" w:rsidSect="00FA05DE">
          <w:headerReference w:type="default" r:id="rId25"/>
          <w:headerReference w:type="first" r:id="rId26"/>
          <w:pgSz w:w="11906" w:h="16838"/>
          <w:pgMar w:top="1701" w:right="1247" w:bottom="1134" w:left="1134" w:header="680" w:footer="680" w:gutter="680"/>
          <w:pgNumType w:start="1"/>
          <w:cols w:space="708"/>
          <w:titlePg/>
          <w:docGrid w:linePitch="360"/>
        </w:sectPr>
      </w:pPr>
    </w:p>
    <w:p w14:paraId="460D061C" w14:textId="5D3306EC" w:rsidR="00F925A0" w:rsidRPr="00624653" w:rsidRDefault="00304BF0" w:rsidP="00714446">
      <w:pPr>
        <w:pStyle w:val="Heading1"/>
      </w:pPr>
      <w:bookmarkStart w:id="12" w:name="_Toc528067746"/>
      <w:bookmarkEnd w:id="3"/>
      <w:bookmarkEnd w:id="4"/>
      <w:bookmarkEnd w:id="5"/>
      <w:r>
        <w:lastRenderedPageBreak/>
        <w:t>Lithium-ion</w:t>
      </w:r>
      <w:r w:rsidR="00496014">
        <w:t xml:space="preserve"> </w:t>
      </w:r>
      <w:r w:rsidR="00444928">
        <w:t>B</w:t>
      </w:r>
      <w:r w:rsidR="00496014">
        <w:t xml:space="preserve">atteries and </w:t>
      </w:r>
      <w:r w:rsidR="00444928">
        <w:t>P</w:t>
      </w:r>
      <w:r w:rsidR="00496014">
        <w:t xml:space="preserve">ackaging </w:t>
      </w:r>
      <w:r w:rsidR="00444928">
        <w:t>G</w:t>
      </w:r>
      <w:r w:rsidR="00496014">
        <w:t>eometries</w:t>
      </w:r>
      <w:bookmarkEnd w:id="12"/>
      <w:r w:rsidR="003E06AD">
        <w:t xml:space="preserve"> </w:t>
      </w:r>
    </w:p>
    <w:p w14:paraId="7CB028B3" w14:textId="695F5B29" w:rsidR="006C1F63" w:rsidRDefault="00F17347" w:rsidP="00F93B02">
      <w:pPr>
        <w:spacing w:line="360" w:lineRule="auto"/>
        <w:ind w:left="1" w:hanging="1"/>
        <w:rPr>
          <w:rStyle w:val="SubtleEmphasis"/>
          <w:rFonts w:cs="Arial"/>
          <w:i w:val="0"/>
          <w:iCs w:val="0"/>
        </w:rPr>
      </w:pPr>
      <w:r>
        <w:rPr>
          <w:rStyle w:val="SubtleEmphasis"/>
          <w:rFonts w:cs="Arial"/>
          <w:i w:val="0"/>
          <w:iCs w:val="0"/>
        </w:rPr>
        <w:t>This chapter briefly introduces the</w:t>
      </w:r>
      <w:r w:rsidR="006C1F63">
        <w:rPr>
          <w:rStyle w:val="SubtleEmphasis"/>
          <w:rFonts w:cs="Arial"/>
          <w:i w:val="0"/>
          <w:iCs w:val="0"/>
        </w:rPr>
        <w:t xml:space="preserve"> </w:t>
      </w:r>
      <w:r w:rsidR="00906BC1">
        <w:rPr>
          <w:rStyle w:val="SubtleEmphasis"/>
          <w:rFonts w:cs="Arial"/>
          <w:i w:val="0"/>
          <w:iCs w:val="0"/>
        </w:rPr>
        <w:t>l</w:t>
      </w:r>
      <w:r w:rsidR="00304BF0">
        <w:rPr>
          <w:rStyle w:val="SubtleEmphasis"/>
          <w:rFonts w:cs="Arial"/>
          <w:i w:val="0"/>
          <w:iCs w:val="0"/>
        </w:rPr>
        <w:t>ithium-ion</w:t>
      </w:r>
      <w:r w:rsidR="006C1F63">
        <w:rPr>
          <w:rStyle w:val="SubtleEmphasis"/>
          <w:rFonts w:cs="Arial"/>
          <w:i w:val="0"/>
          <w:iCs w:val="0"/>
        </w:rPr>
        <w:t xml:space="preserve"> battery technology in general, followed by a discussion of the </w:t>
      </w:r>
      <w:r w:rsidR="00FA7A9F">
        <w:rPr>
          <w:rStyle w:val="SubtleEmphasis"/>
          <w:rFonts w:cs="Arial"/>
          <w:i w:val="0"/>
          <w:iCs w:val="0"/>
        </w:rPr>
        <w:t>LFP-graphite</w:t>
      </w:r>
      <w:r w:rsidR="006C1F63">
        <w:rPr>
          <w:rStyle w:val="SubtleEmphasis"/>
          <w:rFonts w:cs="Arial"/>
          <w:i w:val="0"/>
          <w:iCs w:val="0"/>
        </w:rPr>
        <w:t xml:space="preserve"> based cells and an introduction to the packaging geometries. This chapter serves as the knowledge foundation for the rest of the work.</w:t>
      </w:r>
    </w:p>
    <w:p w14:paraId="0D1654A4" w14:textId="77777777" w:rsidR="006C1F63" w:rsidRDefault="00304BF0" w:rsidP="00F93B02">
      <w:pPr>
        <w:pStyle w:val="Heading2"/>
        <w:spacing w:line="360" w:lineRule="auto"/>
        <w:rPr>
          <w:rStyle w:val="SubtleEmphasis"/>
          <w:rFonts w:cs="Arial"/>
          <w:i w:val="0"/>
          <w:iCs w:val="0"/>
        </w:rPr>
      </w:pPr>
      <w:bookmarkStart w:id="13" w:name="_Toc528067747"/>
      <w:r>
        <w:rPr>
          <w:rStyle w:val="SubtleEmphasis"/>
          <w:rFonts w:cs="Arial"/>
          <w:i w:val="0"/>
          <w:iCs w:val="0"/>
        </w:rPr>
        <w:t>Lithium-ion</w:t>
      </w:r>
      <w:r w:rsidR="006C1F63">
        <w:rPr>
          <w:rStyle w:val="SubtleEmphasis"/>
          <w:rFonts w:cs="Arial"/>
          <w:i w:val="0"/>
          <w:iCs w:val="0"/>
        </w:rPr>
        <w:t xml:space="preserve"> technology</w:t>
      </w:r>
      <w:bookmarkEnd w:id="13"/>
    </w:p>
    <w:p w14:paraId="2CB9C390" w14:textId="06A7C8B4" w:rsidR="0081027C" w:rsidRPr="00C57E44" w:rsidRDefault="00304BF0" w:rsidP="00F93B02">
      <w:pPr>
        <w:spacing w:line="360" w:lineRule="auto"/>
        <w:ind w:left="1" w:hanging="1"/>
        <w:rPr>
          <w:rStyle w:val="SubtleEmphasis"/>
          <w:rFonts w:cs="Arial"/>
          <w:i w:val="0"/>
          <w:iCs w:val="0"/>
        </w:rPr>
      </w:pPr>
      <w:r>
        <w:rPr>
          <w:rStyle w:val="SubtleEmphasis"/>
          <w:rFonts w:cs="Arial"/>
          <w:i w:val="0"/>
          <w:iCs w:val="0"/>
        </w:rPr>
        <w:t>Lithium-ion</w:t>
      </w:r>
      <w:r w:rsidR="0081027C" w:rsidRPr="00C57E44">
        <w:rPr>
          <w:rStyle w:val="SubtleEmphasis"/>
          <w:rFonts w:cs="Arial"/>
          <w:i w:val="0"/>
          <w:iCs w:val="0"/>
        </w:rPr>
        <w:t xml:space="preserve"> batteries </w:t>
      </w:r>
      <w:r w:rsidR="009528EB">
        <w:rPr>
          <w:rStyle w:val="SubtleEmphasis"/>
          <w:rFonts w:cs="Arial"/>
          <w:i w:val="0"/>
          <w:iCs w:val="0"/>
        </w:rPr>
        <w:t>play a</w:t>
      </w:r>
      <w:r w:rsidR="0081027C" w:rsidRPr="00C57E44">
        <w:rPr>
          <w:rStyle w:val="SubtleEmphasis"/>
          <w:rFonts w:cs="Arial"/>
          <w:i w:val="0"/>
          <w:iCs w:val="0"/>
        </w:rPr>
        <w:t xml:space="preserve"> significant role in </w:t>
      </w:r>
      <w:r w:rsidR="0081027C" w:rsidRPr="008358BA">
        <w:rPr>
          <w:rStyle w:val="SubtleEmphasis"/>
          <w:rFonts w:cs="Arial"/>
          <w:i w:val="0"/>
          <w:iCs w:val="0"/>
          <w:noProof/>
        </w:rPr>
        <w:t>present</w:t>
      </w:r>
      <w:r w:rsidR="008358BA">
        <w:rPr>
          <w:rStyle w:val="SubtleEmphasis"/>
          <w:rFonts w:cs="Arial"/>
          <w:i w:val="0"/>
          <w:iCs w:val="0"/>
          <w:noProof/>
        </w:rPr>
        <w:t>-</w:t>
      </w:r>
      <w:r w:rsidR="0081027C" w:rsidRPr="008358BA">
        <w:rPr>
          <w:rStyle w:val="SubtleEmphasis"/>
          <w:rFonts w:cs="Arial"/>
          <w:i w:val="0"/>
          <w:iCs w:val="0"/>
          <w:noProof/>
        </w:rPr>
        <w:t>day</w:t>
      </w:r>
      <w:r w:rsidR="0081027C" w:rsidRPr="00C57E44">
        <w:rPr>
          <w:rStyle w:val="SubtleEmphasis"/>
          <w:rFonts w:cs="Arial"/>
          <w:i w:val="0"/>
          <w:iCs w:val="0"/>
        </w:rPr>
        <w:t xml:space="preserve"> energy storage </w:t>
      </w:r>
      <w:r w:rsidR="00104E8A">
        <w:rPr>
          <w:rStyle w:val="SubtleEmphasis"/>
          <w:rFonts w:cs="Arial"/>
          <w:i w:val="0"/>
          <w:iCs w:val="0"/>
        </w:rPr>
        <w:t>systems</w:t>
      </w:r>
      <w:r w:rsidR="0081027C" w:rsidRPr="00C57E44">
        <w:rPr>
          <w:rStyle w:val="SubtleEmphasis"/>
          <w:rFonts w:cs="Arial"/>
          <w:i w:val="0"/>
          <w:iCs w:val="0"/>
        </w:rPr>
        <w:t xml:space="preserve">, primarily due to their high energy density and high specific energy. Invented by the American physicist Professor John Goodenough in 1980 as a new type of battery in which the </w:t>
      </w:r>
      <w:r w:rsidR="000B6662">
        <w:rPr>
          <w:rStyle w:val="SubtleEmphasis"/>
          <w:rFonts w:cs="Arial"/>
          <w:i w:val="0"/>
          <w:iCs w:val="0"/>
        </w:rPr>
        <w:t>lithium</w:t>
      </w:r>
      <w:r w:rsidR="0081027C" w:rsidRPr="00C57E44">
        <w:rPr>
          <w:rStyle w:val="SubtleEmphasis"/>
          <w:rFonts w:cs="Arial"/>
          <w:i w:val="0"/>
          <w:iCs w:val="0"/>
        </w:rPr>
        <w:t xml:space="preserve"> could </w:t>
      </w:r>
      <w:r w:rsidR="00267C63">
        <w:rPr>
          <w:rStyle w:val="SubtleEmphasis"/>
          <w:rFonts w:cs="Arial"/>
          <w:i w:val="0"/>
          <w:iCs w:val="0"/>
        </w:rPr>
        <w:t>transport</w:t>
      </w:r>
      <w:r w:rsidR="0081027C" w:rsidRPr="00C57E44">
        <w:rPr>
          <w:rStyle w:val="SubtleEmphasis"/>
          <w:rFonts w:cs="Arial"/>
          <w:i w:val="0"/>
          <w:iCs w:val="0"/>
        </w:rPr>
        <w:t xml:space="preserve"> through the battery from one electrode to the other as a Li</w:t>
      </w:r>
      <w:r w:rsidR="0081027C" w:rsidRPr="00127DFE">
        <w:rPr>
          <w:rStyle w:val="SubtleEmphasis"/>
          <w:rFonts w:cs="Arial"/>
          <w:i w:val="0"/>
          <w:iCs w:val="0"/>
          <w:vertAlign w:val="superscript"/>
        </w:rPr>
        <w:t>+</w:t>
      </w:r>
      <w:r w:rsidR="0081027C" w:rsidRPr="00C57E44">
        <w:rPr>
          <w:rStyle w:val="SubtleEmphasis"/>
          <w:rFonts w:cs="Arial"/>
          <w:i w:val="0"/>
          <w:iCs w:val="0"/>
        </w:rPr>
        <w:t xml:space="preserve"> ion, it was first commercially introduced a</w:t>
      </w:r>
      <w:r w:rsidR="0077344A">
        <w:rPr>
          <w:rStyle w:val="SubtleEmphasis"/>
          <w:rFonts w:cs="Arial"/>
          <w:i w:val="0"/>
          <w:iCs w:val="0"/>
        </w:rPr>
        <w:t>s a product by Sony Corporation</w:t>
      </w:r>
      <w:r w:rsidR="00DF6820">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7abd7281-20cf-40de-86a4-59a7876d2e5a PFBsYWNlaG9sZGVyPg0KICA8QWRkSW5WZXJzaW9uPjUuNC4wLjI8L0FkZEluVmVyc2lvbj4NCiAgPElkPjdhYmQ3MjgxLTIwY2YtNDBkZS04NmE0LTU5YTc4NzZkMmU1YTwvSWQ+DQogIDxFbnRyaWVzPg0KICAgIDxFbnRyeT4NCiAgICAgIDxJZD5iYmJmNzM5NS0yNzA5LTQ3MWUtYmE5NC00YTRmZGVjN2QxZTY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F07IFs1XTwvVGV4dD4NCiAgICA8L1RleHRVbml0Pg0KICA8L1RleHRVbml0cz4NCjwvUGxhY2Vob2xkZXI+</w:instrText>
      </w:r>
      <w:r w:rsidR="00EF12F3">
        <w:rPr>
          <w:rStyle w:val="SubtleEmphasis"/>
          <w:rFonts w:cs="Arial"/>
          <w:i w:val="0"/>
          <w:iCs w:val="0"/>
        </w:rPr>
        <w:fldChar w:fldCharType="separate"/>
      </w:r>
      <w:bookmarkStart w:id="14" w:name="_CTVP0017abd728120cf40de86a459a7876d2e5a"/>
      <w:r w:rsidR="0077344A">
        <w:rPr>
          <w:rStyle w:val="SubtleEmphasis"/>
          <w:rFonts w:cs="Arial"/>
          <w:i w:val="0"/>
          <w:iCs w:val="0"/>
        </w:rPr>
        <w:t>[4]</w:t>
      </w:r>
      <w:r w:rsidR="00156A02">
        <w:rPr>
          <w:rStyle w:val="SubtleEmphasis"/>
          <w:rFonts w:cs="Arial"/>
          <w:i w:val="0"/>
          <w:iCs w:val="0"/>
        </w:rPr>
        <w:t xml:space="preserve"> [5]</w:t>
      </w:r>
      <w:bookmarkEnd w:id="14"/>
      <w:r w:rsidR="00EF12F3">
        <w:rPr>
          <w:rStyle w:val="SubtleEmphasis"/>
          <w:rFonts w:cs="Arial"/>
          <w:i w:val="0"/>
          <w:iCs w:val="0"/>
        </w:rPr>
        <w:fldChar w:fldCharType="end"/>
      </w:r>
      <w:r w:rsidR="0077344A">
        <w:rPr>
          <w:rStyle w:val="SubtleEmphasis"/>
          <w:rFonts w:cs="Arial"/>
          <w:i w:val="0"/>
          <w:iCs w:val="0"/>
        </w:rPr>
        <w:t>.</w:t>
      </w:r>
      <w:r w:rsidR="00FF2257">
        <w:rPr>
          <w:rStyle w:val="SubtleEmphasis"/>
          <w:rFonts w:cs="Arial"/>
          <w:i w:val="0"/>
          <w:iCs w:val="0"/>
        </w:rPr>
        <w:t xml:space="preserve"> </w:t>
      </w:r>
      <w:r w:rsidR="0081027C" w:rsidRPr="00C57E44">
        <w:rPr>
          <w:rStyle w:val="SubtleEmphasis"/>
          <w:rFonts w:cs="Arial"/>
          <w:i w:val="0"/>
          <w:iCs w:val="0"/>
        </w:rPr>
        <w:t xml:space="preserve">The simple basis of these batteries is that a compound of </w:t>
      </w:r>
      <w:r w:rsidR="000B6662">
        <w:rPr>
          <w:rStyle w:val="SubtleEmphasis"/>
          <w:rFonts w:cs="Arial"/>
          <w:i w:val="0"/>
          <w:iCs w:val="0"/>
        </w:rPr>
        <w:t>lithium</w:t>
      </w:r>
      <w:r w:rsidR="0081027C" w:rsidRPr="00C57E44">
        <w:rPr>
          <w:rStyle w:val="SubtleEmphasis"/>
          <w:rFonts w:cs="Arial"/>
          <w:i w:val="0"/>
          <w:iCs w:val="0"/>
        </w:rPr>
        <w:t xml:space="preserve"> with a transition metal - such as nic</w:t>
      </w:r>
      <w:r w:rsidR="00F17347">
        <w:rPr>
          <w:rStyle w:val="SubtleEmphasis"/>
          <w:rFonts w:cs="Arial"/>
          <w:i w:val="0"/>
          <w:iCs w:val="0"/>
        </w:rPr>
        <w:t xml:space="preserve">kel, manganese, cobalt, iron - </w:t>
      </w:r>
      <w:r w:rsidR="0081027C" w:rsidRPr="00C57E44">
        <w:rPr>
          <w:rStyle w:val="SubtleEmphasis"/>
          <w:rFonts w:cs="Arial"/>
          <w:i w:val="0"/>
          <w:iCs w:val="0"/>
        </w:rPr>
        <w:t>and oxygen forms the cathode, whereas, graphite</w:t>
      </w:r>
      <w:r w:rsidR="004A2E93">
        <w:rPr>
          <w:rStyle w:val="SubtleEmphasis"/>
          <w:rFonts w:cs="Arial"/>
          <w:i w:val="0"/>
          <w:iCs w:val="0"/>
        </w:rPr>
        <w:t xml:space="preserve"> or lithium-titanium oxide (LTO</w:t>
      </w:r>
      <w:r w:rsidR="004A2E93">
        <w:rPr>
          <w:rStyle w:val="SubtleEmphasis"/>
          <w:rFonts w:cs="Arial"/>
          <w:i w:val="0"/>
          <w:iCs w:val="0"/>
        </w:rPr>
        <w:fldChar w:fldCharType="begin"/>
      </w:r>
      <w:r w:rsidR="004A2E93">
        <w:instrText xml:space="preserve"> XE "</w:instrText>
      </w:r>
      <w:r w:rsidR="004A2E93" w:rsidRPr="00681E3F">
        <w:rPr>
          <w:rStyle w:val="SubtleEmphasis"/>
          <w:rFonts w:cs="Arial"/>
          <w:i w:val="0"/>
          <w:iCs w:val="0"/>
        </w:rPr>
        <w:instrText>LTO</w:instrText>
      </w:r>
      <w:r w:rsidR="004A2E93">
        <w:instrText>" \t "</w:instrText>
      </w:r>
      <w:r w:rsidR="004A2E93" w:rsidRPr="00EB4419">
        <w:rPr>
          <w:rFonts w:asciiTheme="minorHAnsi" w:hAnsiTheme="minorHAnsi" w:cstheme="minorHAnsi"/>
          <w:i/>
        </w:rPr>
        <w:instrText>Lithium titanium oxide</w:instrText>
      </w:r>
      <w:r w:rsidR="004A2E93">
        <w:instrText xml:space="preserve">" </w:instrText>
      </w:r>
      <w:r w:rsidR="004A2E93">
        <w:rPr>
          <w:rStyle w:val="SubtleEmphasis"/>
          <w:rFonts w:cs="Arial"/>
          <w:i w:val="0"/>
          <w:iCs w:val="0"/>
        </w:rPr>
        <w:fldChar w:fldCharType="end"/>
      </w:r>
      <w:r w:rsidR="004A2E93">
        <w:rPr>
          <w:rStyle w:val="SubtleEmphasis"/>
          <w:rFonts w:cs="Arial"/>
          <w:i w:val="0"/>
          <w:iCs w:val="0"/>
        </w:rPr>
        <w:t>)</w:t>
      </w:r>
      <w:r w:rsidR="0081027C" w:rsidRPr="00C57E44">
        <w:rPr>
          <w:rStyle w:val="SubtleEmphasis"/>
          <w:rFonts w:cs="Arial"/>
          <w:i w:val="0"/>
          <w:iCs w:val="0"/>
        </w:rPr>
        <w:t xml:space="preserve"> is the anode</w:t>
      </w:r>
      <w:r w:rsidR="00444928">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a2aef76c-136c-4088-99a5-e1f0f410d471 PFBsYWNlaG9sZGVyPg0KICA8QWRkSW5WZXJzaW9uPjUuNC4wLjI8L0FkZEluVmVyc2lvbj4NCiAgPElkPmEyYWVmNzZjLTEzNmMtNDA4OC05OWE1LWUxZjBmNDEwZDQ3MTwvSWQ+DQogIDxFbnRyaWVzPg0KICAgIDxFbnRyeT4NCiAgICAgIDxJZD42ODY1YmQ0Zi1kZjEzLTRiOWQtODAwNS0zOTRjMGE4NmQ3ZGU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8L0VudHJpZXM+DQogIDxUZXh0Pls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F08L1RleHQ+DQogICAgPC9UZXh0VW5pdD4NCiAgPC9UZXh0VW5pdHM+DQo8L1BsYWNlaG9sZGVyPg==</w:instrText>
      </w:r>
      <w:r w:rsidR="00EF12F3">
        <w:rPr>
          <w:rStyle w:val="SubtleEmphasis"/>
          <w:rFonts w:cs="Arial"/>
          <w:i w:val="0"/>
          <w:iCs w:val="0"/>
        </w:rPr>
        <w:fldChar w:fldCharType="separate"/>
      </w:r>
      <w:bookmarkStart w:id="15" w:name="_CTVP001a2aef76c136c408899a5e1f0f410d471"/>
      <w:r w:rsidR="00156A02">
        <w:rPr>
          <w:rStyle w:val="SubtleEmphasis"/>
          <w:rFonts w:cs="Arial"/>
          <w:i w:val="0"/>
          <w:iCs w:val="0"/>
        </w:rPr>
        <w:t>[4]</w:t>
      </w:r>
      <w:bookmarkEnd w:id="15"/>
      <w:r w:rsidR="00EF12F3">
        <w:rPr>
          <w:rStyle w:val="SubtleEmphasis"/>
          <w:rFonts w:cs="Arial"/>
          <w:i w:val="0"/>
          <w:iCs w:val="0"/>
        </w:rPr>
        <w:fldChar w:fldCharType="end"/>
      </w:r>
      <w:r w:rsidR="0077344A">
        <w:rPr>
          <w:rStyle w:val="SubtleEmphasis"/>
          <w:rFonts w:cs="Arial"/>
          <w:i w:val="0"/>
          <w:iCs w:val="0"/>
        </w:rPr>
        <w:t>.</w:t>
      </w:r>
      <w:r w:rsidR="0081027C" w:rsidRPr="00C57E44">
        <w:rPr>
          <w:rStyle w:val="SubtleEmphasis"/>
          <w:rFonts w:cs="Arial"/>
          <w:i w:val="0"/>
          <w:iCs w:val="0"/>
        </w:rPr>
        <w:t xml:space="preserve"> </w:t>
      </w:r>
    </w:p>
    <w:p w14:paraId="6D9036B0" w14:textId="1AA1660B" w:rsidR="0081027C" w:rsidRPr="00C57E44" w:rsidRDefault="00425C2A" w:rsidP="00F93B02">
      <w:pPr>
        <w:spacing w:line="360" w:lineRule="auto"/>
        <w:rPr>
          <w:rStyle w:val="SubtleEmphasis"/>
          <w:rFonts w:cs="Arial"/>
          <w:i w:val="0"/>
          <w:iCs w:val="0"/>
        </w:rPr>
      </w:pPr>
      <w:r>
        <w:rPr>
          <w:rStyle w:val="SubtleEmphasis"/>
          <w:rFonts w:cs="Arial"/>
          <w:i w:val="0"/>
          <w:iCs w:val="0"/>
        </w:rPr>
        <w:t>The chemical prope</w:t>
      </w:r>
      <w:r w:rsidR="00580BC8">
        <w:rPr>
          <w:rStyle w:val="SubtleEmphasis"/>
          <w:rFonts w:cs="Arial"/>
          <w:i w:val="0"/>
          <w:iCs w:val="0"/>
        </w:rPr>
        <w:t>rties of lithium make</w:t>
      </w:r>
      <w:r>
        <w:rPr>
          <w:rStyle w:val="SubtleEmphasis"/>
          <w:rFonts w:cs="Arial"/>
          <w:i w:val="0"/>
          <w:iCs w:val="0"/>
        </w:rPr>
        <w:t xml:space="preserve"> it</w:t>
      </w:r>
      <w:r w:rsidR="0081027C" w:rsidRPr="00C57E44">
        <w:rPr>
          <w:rStyle w:val="SubtleEmphasis"/>
          <w:rFonts w:cs="Arial"/>
          <w:i w:val="0"/>
          <w:iCs w:val="0"/>
        </w:rPr>
        <w:t xml:space="preserve"> </w:t>
      </w:r>
      <w:r>
        <w:rPr>
          <w:rStyle w:val="SubtleEmphasis"/>
          <w:rFonts w:cs="Arial"/>
          <w:i w:val="0"/>
          <w:iCs w:val="0"/>
        </w:rPr>
        <w:t>advantageous</w:t>
      </w:r>
      <w:r w:rsidR="0081027C" w:rsidRPr="00C57E44">
        <w:rPr>
          <w:rStyle w:val="SubtleEmphasis"/>
          <w:rFonts w:cs="Arial"/>
          <w:i w:val="0"/>
          <w:iCs w:val="0"/>
        </w:rPr>
        <w:t xml:space="preserve"> over other technologies. Due to its lowest reduction potential of all elements, </w:t>
      </w:r>
      <w:r w:rsidR="00267C63">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cells have the highest available cell potential. </w:t>
      </w:r>
      <w:r w:rsidR="004A2E93">
        <w:rPr>
          <w:rStyle w:val="SubtleEmphasis"/>
          <w:rFonts w:cs="Arial"/>
          <w:i w:val="0"/>
          <w:iCs w:val="0"/>
        </w:rPr>
        <w:t>Lithium being</w:t>
      </w:r>
      <w:r w:rsidR="0081027C" w:rsidRPr="00C57E44">
        <w:rPr>
          <w:rStyle w:val="SubtleEmphasis"/>
          <w:rFonts w:cs="Arial"/>
          <w:i w:val="0"/>
          <w:iCs w:val="0"/>
        </w:rPr>
        <w:t xml:space="preserve"> one of the lightest element and havi</w:t>
      </w:r>
      <w:r w:rsidR="0059690A">
        <w:rPr>
          <w:rStyle w:val="SubtleEmphasis"/>
          <w:rFonts w:cs="Arial"/>
          <w:i w:val="0"/>
          <w:iCs w:val="0"/>
        </w:rPr>
        <w:t>ng one of the smallest radii, lithium</w:t>
      </w:r>
      <w:r w:rsidR="0081027C" w:rsidRPr="00C57E44">
        <w:rPr>
          <w:rStyle w:val="SubtleEmphasis"/>
          <w:rFonts w:cs="Arial"/>
          <w:i w:val="0"/>
          <w:iCs w:val="0"/>
        </w:rPr>
        <w:t>-based batteries have high gravimetric and volume</w:t>
      </w:r>
      <w:r w:rsidR="0077344A">
        <w:rPr>
          <w:rStyle w:val="SubtleEmphasis"/>
          <w:rFonts w:cs="Arial"/>
          <w:i w:val="0"/>
          <w:iCs w:val="0"/>
        </w:rPr>
        <w:t xml:space="preserve">tric capacity and power density </w:t>
      </w:r>
      <w:r w:rsidR="00EF12F3">
        <w:rPr>
          <w:rStyle w:val="SubtleEmphasis"/>
          <w:rFonts w:cs="Arial"/>
          <w:i w:val="0"/>
          <w:iCs w:val="0"/>
        </w:rPr>
        <w:fldChar w:fldCharType="begin"/>
      </w:r>
      <w:r w:rsidR="00156A02">
        <w:rPr>
          <w:rStyle w:val="SubtleEmphasis"/>
          <w:rFonts w:cs="Arial"/>
          <w:i w:val="0"/>
          <w:iCs w:val="0"/>
        </w:rPr>
        <w:instrText>ADDIN CITAVI.PLACEHOLDER a9261299-410d-46fe-bfb6-76d29dbaab00 PFBsYWNlaG9sZGVyPg0KICA8QWRkSW5WZXJzaW9uPjUuNC4wLjI8L0FkZEluVmVyc2lvbj4NCiAgPElkPmE5MjYxMjk5LTQxMGQtNDZmZS1iZmI2LTc2ZDI5ZGJhYWIwMDwvSWQ+DQogIDxFbnRyaWVzPg0KICAgIDxFbnRyeT4NCiAgICAgIDxJZD5mMzRmZGI0NS1hMTRiLTRlZmMtOTgzZC1jNWE2YWViNDgzOTQ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EF12F3">
        <w:rPr>
          <w:rStyle w:val="SubtleEmphasis"/>
          <w:rFonts w:cs="Arial"/>
          <w:i w:val="0"/>
          <w:iCs w:val="0"/>
        </w:rPr>
        <w:fldChar w:fldCharType="separate"/>
      </w:r>
      <w:bookmarkStart w:id="16" w:name="_CTVP001a9261299410d46febfb676d29dbaab00"/>
      <w:r w:rsidR="00156A02">
        <w:rPr>
          <w:rStyle w:val="SubtleEmphasis"/>
          <w:rFonts w:cs="Arial"/>
          <w:i w:val="0"/>
          <w:iCs w:val="0"/>
        </w:rPr>
        <w:t>[6]</w:t>
      </w:r>
      <w:bookmarkEnd w:id="16"/>
      <w:r w:rsidR="00EF12F3">
        <w:rPr>
          <w:rStyle w:val="SubtleEmphasis"/>
          <w:rFonts w:cs="Arial"/>
          <w:i w:val="0"/>
          <w:iCs w:val="0"/>
        </w:rPr>
        <w:fldChar w:fldCharType="end"/>
      </w:r>
      <w:r w:rsidR="0077344A">
        <w:rPr>
          <w:rStyle w:val="SubtleEmphasis"/>
          <w:rFonts w:cs="Arial"/>
          <w:i w:val="0"/>
          <w:iCs w:val="0"/>
        </w:rPr>
        <w:t>.</w:t>
      </w:r>
      <w:r w:rsidR="0081027C" w:rsidRPr="00C57E44">
        <w:rPr>
          <w:rStyle w:val="SubtleEmphasis"/>
          <w:rFonts w:cs="Arial"/>
          <w:i w:val="0"/>
          <w:iCs w:val="0"/>
        </w:rPr>
        <w:t xml:space="preserve"> Therefore, despite disadvantages like high costs and possible </w:t>
      </w:r>
      <w:r w:rsidR="0081027C" w:rsidRPr="008358BA">
        <w:rPr>
          <w:rStyle w:val="SubtleEmphasis"/>
          <w:rFonts w:cs="Arial"/>
          <w:i w:val="0"/>
          <w:iCs w:val="0"/>
          <w:noProof/>
        </w:rPr>
        <w:t>high</w:t>
      </w:r>
      <w:r w:rsidR="008358BA">
        <w:rPr>
          <w:rStyle w:val="SubtleEmphasis"/>
          <w:rFonts w:cs="Arial"/>
          <w:i w:val="0"/>
          <w:iCs w:val="0"/>
          <w:noProof/>
        </w:rPr>
        <w:t>-</w:t>
      </w:r>
      <w:r w:rsidR="0081027C" w:rsidRPr="008358BA">
        <w:rPr>
          <w:rStyle w:val="SubtleEmphasis"/>
          <w:rFonts w:cs="Arial"/>
          <w:i w:val="0"/>
          <w:iCs w:val="0"/>
          <w:noProof/>
        </w:rPr>
        <w:t>temperature</w:t>
      </w:r>
      <w:r w:rsidR="0081027C" w:rsidRPr="00C57E44">
        <w:rPr>
          <w:rStyle w:val="SubtleEmphasis"/>
          <w:rFonts w:cs="Arial"/>
          <w:i w:val="0"/>
          <w:iCs w:val="0"/>
        </w:rPr>
        <w:t xml:space="preserve"> development, the above advantages make it very desirable for many commercial and research-related activities. This prompts for further studies and experiments to improve safety and reducing the costs of </w:t>
      </w:r>
      <w:r w:rsidR="0059690A">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batteries.</w:t>
      </w:r>
    </w:p>
    <w:p w14:paraId="508EF3CD" w14:textId="39B1C3D9" w:rsidR="0081027C" w:rsidRPr="00C57E44" w:rsidRDefault="00304BF0" w:rsidP="00F93B02">
      <w:pPr>
        <w:spacing w:line="360" w:lineRule="auto"/>
        <w:rPr>
          <w:rStyle w:val="SubtleEmphasis"/>
          <w:rFonts w:cs="Arial"/>
          <w:i w:val="0"/>
          <w:iCs w:val="0"/>
        </w:rPr>
      </w:pPr>
      <w:r>
        <w:rPr>
          <w:rStyle w:val="SubtleEmphasis"/>
          <w:rFonts w:cs="Arial"/>
          <w:i w:val="0"/>
          <w:iCs w:val="0"/>
        </w:rPr>
        <w:t>Lithium-ion</w:t>
      </w:r>
      <w:r w:rsidR="0081027C" w:rsidRPr="00C57E44">
        <w:rPr>
          <w:rStyle w:val="SubtleEmphasis"/>
          <w:rFonts w:cs="Arial"/>
          <w:i w:val="0"/>
          <w:iCs w:val="0"/>
        </w:rPr>
        <w:t xml:space="preserve"> batteries </w:t>
      </w:r>
      <w:r w:rsidR="004A2E93">
        <w:rPr>
          <w:rStyle w:val="SubtleEmphasis"/>
          <w:rFonts w:cs="Arial"/>
          <w:i w:val="0"/>
          <w:iCs w:val="0"/>
        </w:rPr>
        <w:t>contain</w:t>
      </w:r>
      <w:r w:rsidR="0081027C" w:rsidRPr="00C57E44">
        <w:rPr>
          <w:rStyle w:val="SubtleEmphasis"/>
          <w:rFonts w:cs="Arial"/>
          <w:i w:val="0"/>
          <w:iCs w:val="0"/>
        </w:rPr>
        <w:t xml:space="preserve"> </w:t>
      </w:r>
      <w:r w:rsidR="000B6662">
        <w:rPr>
          <w:rStyle w:val="SubtleEmphasis"/>
          <w:rFonts w:cs="Arial"/>
          <w:i w:val="0"/>
          <w:iCs w:val="0"/>
        </w:rPr>
        <w:t>lithium</w:t>
      </w:r>
      <w:r w:rsidR="004A2E93">
        <w:rPr>
          <w:rStyle w:val="SubtleEmphasis"/>
          <w:rFonts w:cs="Arial"/>
          <w:i w:val="0"/>
          <w:iCs w:val="0"/>
        </w:rPr>
        <w:t>-based cathodes</w:t>
      </w:r>
      <w:r w:rsidR="0081027C" w:rsidRPr="00C57E44">
        <w:rPr>
          <w:rStyle w:val="SubtleEmphasis"/>
          <w:rFonts w:cs="Arial"/>
          <w:i w:val="0"/>
          <w:iCs w:val="0"/>
        </w:rPr>
        <w:t xml:space="preserve"> and </w:t>
      </w:r>
      <w:r w:rsidR="00857441">
        <w:rPr>
          <w:rStyle w:val="SubtleEmphasis"/>
          <w:rFonts w:cs="Arial"/>
          <w:i w:val="0"/>
          <w:iCs w:val="0"/>
        </w:rPr>
        <w:t xml:space="preserve">graphite-based </w:t>
      </w:r>
      <w:r w:rsidR="004A2E93">
        <w:rPr>
          <w:rStyle w:val="SubtleEmphasis"/>
          <w:rFonts w:cs="Arial"/>
          <w:i w:val="0"/>
          <w:iCs w:val="0"/>
        </w:rPr>
        <w:t>anodes</w:t>
      </w:r>
      <w:r w:rsidR="00857441">
        <w:rPr>
          <w:rStyle w:val="SubtleEmphasis"/>
          <w:rFonts w:cs="Arial"/>
          <w:i w:val="0"/>
          <w:iCs w:val="0"/>
        </w:rPr>
        <w:t>, making them</w:t>
      </w:r>
      <w:r w:rsidR="0081027C" w:rsidRPr="00C57E44">
        <w:rPr>
          <w:rStyle w:val="SubtleEmphasis"/>
          <w:rFonts w:cs="Arial"/>
          <w:i w:val="0"/>
          <w:iCs w:val="0"/>
        </w:rPr>
        <w:t xml:space="preserve"> lighter than other types of recharg</w:t>
      </w:r>
      <w:r w:rsidR="00857441">
        <w:rPr>
          <w:rStyle w:val="SubtleEmphasis"/>
          <w:rFonts w:cs="Arial"/>
          <w:i w:val="0"/>
          <w:iCs w:val="0"/>
        </w:rPr>
        <w:t>eable batteries</w:t>
      </w:r>
      <w:r w:rsidR="0081027C" w:rsidRPr="00C57E44">
        <w:rPr>
          <w:rStyle w:val="SubtleEmphasis"/>
          <w:rFonts w:cs="Arial"/>
          <w:i w:val="0"/>
          <w:iCs w:val="0"/>
        </w:rPr>
        <w:t xml:space="preserve">. </w:t>
      </w:r>
      <w:r w:rsidR="000B6662">
        <w:rPr>
          <w:rStyle w:val="SubtleEmphasis"/>
          <w:rFonts w:cs="Arial"/>
          <w:i w:val="0"/>
          <w:iCs w:val="0"/>
        </w:rPr>
        <w:t>Lithium</w:t>
      </w:r>
      <w:r w:rsidR="00857441">
        <w:rPr>
          <w:rStyle w:val="SubtleEmphasis"/>
          <w:rFonts w:cs="Arial"/>
          <w:i w:val="0"/>
          <w:iCs w:val="0"/>
        </w:rPr>
        <w:t xml:space="preserve"> </w:t>
      </w:r>
      <w:r w:rsidR="0081027C" w:rsidRPr="00C57E44">
        <w:rPr>
          <w:rStyle w:val="SubtleEmphasis"/>
          <w:rFonts w:cs="Arial"/>
          <w:i w:val="0"/>
          <w:iCs w:val="0"/>
        </w:rPr>
        <w:t xml:space="preserve">is highly reactive and has </w:t>
      </w:r>
      <w:r w:rsidR="008358BA">
        <w:rPr>
          <w:rStyle w:val="SubtleEmphasis"/>
          <w:rFonts w:cs="Arial"/>
          <w:i w:val="0"/>
          <w:iCs w:val="0"/>
        </w:rPr>
        <w:t xml:space="preserve">the </w:t>
      </w:r>
      <w:r w:rsidR="0081027C" w:rsidRPr="008358BA">
        <w:rPr>
          <w:rStyle w:val="SubtleEmphasis"/>
          <w:rFonts w:cs="Arial"/>
          <w:i w:val="0"/>
          <w:iCs w:val="0"/>
          <w:noProof/>
        </w:rPr>
        <w:t>potential</w:t>
      </w:r>
      <w:r w:rsidR="0081027C" w:rsidRPr="00C57E44">
        <w:rPr>
          <w:rStyle w:val="SubtleEmphasis"/>
          <w:rFonts w:cs="Arial"/>
          <w:i w:val="0"/>
          <w:iCs w:val="0"/>
        </w:rPr>
        <w:t xml:space="preserve"> to store high energies.</w:t>
      </w:r>
      <w:r w:rsidR="0081027C">
        <w:rPr>
          <w:rStyle w:val="SubtleEmphasis"/>
          <w:rFonts w:cs="Arial"/>
          <w:i w:val="0"/>
          <w:iCs w:val="0"/>
        </w:rPr>
        <w:t xml:space="preserve"> </w:t>
      </w:r>
      <w:r>
        <w:rPr>
          <w:rStyle w:val="SubtleEmphasis"/>
          <w:rFonts w:cs="Arial"/>
          <w:i w:val="0"/>
          <w:iCs w:val="0"/>
        </w:rPr>
        <w:t>Lithium-ion</w:t>
      </w:r>
      <w:r w:rsidR="0081027C" w:rsidRPr="00C57E44">
        <w:rPr>
          <w:rStyle w:val="SubtleEmphasis"/>
          <w:rFonts w:cs="Arial"/>
          <w:i w:val="0"/>
          <w:iCs w:val="0"/>
        </w:rPr>
        <w:t xml:space="preserve"> batteries </w:t>
      </w:r>
      <w:r w:rsidR="00CE0AB8">
        <w:rPr>
          <w:rStyle w:val="SubtleEmphasis"/>
          <w:rFonts w:cs="Arial"/>
          <w:i w:val="0"/>
          <w:iCs w:val="0"/>
        </w:rPr>
        <w:t>retain their capacities</w:t>
      </w:r>
      <w:r w:rsidR="0081027C" w:rsidRPr="00C57E44">
        <w:rPr>
          <w:rStyle w:val="SubtleEmphasis"/>
          <w:rFonts w:cs="Arial"/>
          <w:i w:val="0"/>
          <w:iCs w:val="0"/>
        </w:rPr>
        <w:t xml:space="preserve"> for longer periods of time, that is</w:t>
      </w:r>
      <w:r w:rsidR="00CE0AB8">
        <w:rPr>
          <w:rStyle w:val="SubtleEmphasis"/>
          <w:rFonts w:cs="Arial"/>
          <w:i w:val="0"/>
          <w:iCs w:val="0"/>
        </w:rPr>
        <w:t>,</w:t>
      </w:r>
      <w:r w:rsidR="0081027C" w:rsidRPr="00C57E44">
        <w:rPr>
          <w:rStyle w:val="SubtleEmphasis"/>
          <w:rFonts w:cs="Arial"/>
          <w:i w:val="0"/>
          <w:iCs w:val="0"/>
        </w:rPr>
        <w:t xml:space="preserve"> they have low self-discharge.</w:t>
      </w:r>
      <w:r w:rsidR="0081027C">
        <w:rPr>
          <w:rStyle w:val="SubtleEmphasis"/>
          <w:rFonts w:cs="Arial"/>
          <w:i w:val="0"/>
          <w:iCs w:val="0"/>
        </w:rPr>
        <w:t xml:space="preserve"> </w:t>
      </w:r>
      <w:r w:rsidR="00AC662A">
        <w:rPr>
          <w:rStyle w:val="SubtleEmphasis"/>
          <w:rFonts w:cs="Arial"/>
          <w:i w:val="0"/>
          <w:iCs w:val="0"/>
        </w:rPr>
        <w:t>L</w:t>
      </w:r>
      <w:r>
        <w:rPr>
          <w:rStyle w:val="SubtleEmphasis"/>
          <w:rFonts w:cs="Arial"/>
          <w:i w:val="0"/>
          <w:iCs w:val="0"/>
        </w:rPr>
        <w:t>ithium-ion</w:t>
      </w:r>
      <w:r w:rsidR="0081027C" w:rsidRPr="00C57E44">
        <w:rPr>
          <w:rStyle w:val="SubtleEmphasis"/>
          <w:rFonts w:cs="Arial"/>
          <w:i w:val="0"/>
          <w:iCs w:val="0"/>
        </w:rPr>
        <w:t xml:space="preserve"> batteries do not have to be completely discharged before recharging to retain full charge capacity, which is the case in some batter</w:t>
      </w:r>
      <w:r w:rsidR="0077344A">
        <w:rPr>
          <w:rStyle w:val="SubtleEmphasis"/>
          <w:rFonts w:cs="Arial"/>
          <w:i w:val="0"/>
          <w:iCs w:val="0"/>
        </w:rPr>
        <w:t>ies</w:t>
      </w:r>
      <w:r w:rsidR="0081027C" w:rsidRPr="00C57E44">
        <w:rPr>
          <w:rStyle w:val="SubtleEmphasis"/>
          <w:rFonts w:cs="Arial"/>
          <w:i w:val="0"/>
          <w:iCs w:val="0"/>
        </w:rPr>
        <w:t xml:space="preserve"> like </w:t>
      </w:r>
      <w:r w:rsidR="0081027C" w:rsidRPr="00B60E1A">
        <w:rPr>
          <w:rStyle w:val="SubtleEmphasis"/>
          <w:rFonts w:cs="Arial"/>
          <w:i w:val="0"/>
          <w:iCs w:val="0"/>
          <w:color w:val="FF0000"/>
        </w:rPr>
        <w:t>NiCd</w:t>
      </w:r>
      <w:r w:rsidR="00B60E1A" w:rsidRPr="00B60E1A">
        <w:rPr>
          <w:rStyle w:val="SubtleEmphasis"/>
          <w:rFonts w:cs="Arial"/>
          <w:i w:val="0"/>
          <w:iCs w:val="0"/>
          <w:color w:val="FF0000"/>
        </w:rPr>
        <w:fldChar w:fldCharType="begin"/>
      </w:r>
      <w:r w:rsidR="00B60E1A" w:rsidRPr="00B60E1A">
        <w:rPr>
          <w:color w:val="FF0000"/>
        </w:rPr>
        <w:instrText xml:space="preserve"> XE "</w:instrText>
      </w:r>
      <w:r w:rsidR="00B60E1A" w:rsidRPr="00B60E1A">
        <w:rPr>
          <w:rStyle w:val="SubtleEmphasis"/>
          <w:rFonts w:cs="Arial"/>
          <w:i w:val="0"/>
          <w:iCs w:val="0"/>
          <w:color w:val="FF0000"/>
        </w:rPr>
        <w:instrText>NiCd</w:instrText>
      </w:r>
      <w:r w:rsidR="00B60E1A" w:rsidRPr="00B60E1A">
        <w:rPr>
          <w:color w:val="FF0000"/>
        </w:rPr>
        <w:instrText>" \t "</w:instrText>
      </w:r>
      <w:r w:rsidR="00B60E1A" w:rsidRPr="00B60E1A">
        <w:rPr>
          <w:rFonts w:asciiTheme="minorHAnsi" w:hAnsiTheme="minorHAnsi" w:cstheme="minorHAnsi"/>
          <w:i/>
          <w:color w:val="FF0000"/>
        </w:rPr>
        <w:instrText>Nickel-Cadmium</w:instrText>
      </w:r>
      <w:r w:rsidR="00B60E1A" w:rsidRPr="00B60E1A">
        <w:rPr>
          <w:color w:val="FF0000"/>
        </w:rPr>
        <w:instrText xml:space="preserve">" </w:instrText>
      </w:r>
      <w:r w:rsidR="00B60E1A" w:rsidRPr="00B60E1A">
        <w:rPr>
          <w:rStyle w:val="SubtleEmphasis"/>
          <w:rFonts w:cs="Arial"/>
          <w:i w:val="0"/>
          <w:iCs w:val="0"/>
          <w:color w:val="FF0000"/>
        </w:rPr>
        <w:fldChar w:fldCharType="end"/>
      </w:r>
      <w:r w:rsidR="00B60E1A">
        <w:rPr>
          <w:rStyle w:val="SubtleEmphasis"/>
          <w:rFonts w:cs="Arial"/>
          <w:i w:val="0"/>
          <w:iCs w:val="0"/>
        </w:rPr>
        <w:t xml:space="preserve"> (Nickel-Cadmium)</w:t>
      </w:r>
      <w:r w:rsidR="0081027C" w:rsidRPr="00C57E44">
        <w:rPr>
          <w:rStyle w:val="SubtleEmphasis"/>
          <w:rFonts w:cs="Arial"/>
          <w:i w:val="0"/>
          <w:iCs w:val="0"/>
        </w:rPr>
        <w:t>.</w:t>
      </w:r>
      <w:r w:rsidR="0081027C">
        <w:rPr>
          <w:rStyle w:val="SubtleEmphasis"/>
          <w:rFonts w:cs="Arial"/>
          <w:i w:val="0"/>
          <w:iCs w:val="0"/>
        </w:rPr>
        <w:t xml:space="preserve"> </w:t>
      </w:r>
      <w:r>
        <w:rPr>
          <w:rStyle w:val="SubtleEmphasis"/>
          <w:rFonts w:cs="Arial"/>
          <w:i w:val="0"/>
          <w:iCs w:val="0"/>
        </w:rPr>
        <w:t>Lithium-ion</w:t>
      </w:r>
      <w:r w:rsidR="0081027C" w:rsidRPr="00C57E44">
        <w:rPr>
          <w:rStyle w:val="SubtleEmphasis"/>
          <w:rFonts w:cs="Arial"/>
          <w:i w:val="0"/>
          <w:iCs w:val="0"/>
        </w:rPr>
        <w:t xml:space="preserve"> batteries have long cycle lives and can retain </w:t>
      </w:r>
      <w:r w:rsidR="008358BA">
        <w:rPr>
          <w:rStyle w:val="SubtleEmphasis"/>
          <w:rFonts w:cs="Arial"/>
          <w:i w:val="0"/>
          <w:iCs w:val="0"/>
        </w:rPr>
        <w:t xml:space="preserve">a </w:t>
      </w:r>
      <w:r w:rsidR="0081027C" w:rsidRPr="008358BA">
        <w:rPr>
          <w:rStyle w:val="SubtleEmphasis"/>
          <w:rFonts w:cs="Arial"/>
          <w:i w:val="0"/>
          <w:iCs w:val="0"/>
          <w:noProof/>
        </w:rPr>
        <w:t>large</w:t>
      </w:r>
      <w:r w:rsidR="0081027C" w:rsidRPr="00C57E44">
        <w:rPr>
          <w:rStyle w:val="SubtleEmphasis"/>
          <w:rFonts w:cs="Arial"/>
          <w:i w:val="0"/>
          <w:iCs w:val="0"/>
        </w:rPr>
        <w:t xml:space="preserve"> number of charge-discharge cycles without </w:t>
      </w:r>
      <w:r w:rsidR="00EC0263">
        <w:rPr>
          <w:rStyle w:val="SubtleEmphasis"/>
          <w:rFonts w:cs="Arial"/>
          <w:i w:val="0"/>
          <w:iCs w:val="0"/>
        </w:rPr>
        <w:t>large</w:t>
      </w:r>
      <w:r w:rsidR="0081027C" w:rsidRPr="00C57E44">
        <w:rPr>
          <w:rStyle w:val="SubtleEmphasis"/>
          <w:rFonts w:cs="Arial"/>
          <w:i w:val="0"/>
          <w:iCs w:val="0"/>
        </w:rPr>
        <w:t xml:space="preserve"> losses in capacity</w:t>
      </w:r>
      <w:r w:rsidR="00306B03">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a0f0544d-a8ef-4f2f-8c78-b41232313918 PFBsYWNlaG9sZGVyPg0KICA8QWRkSW5WZXJzaW9uPjUuNC4wLjI8L0FkZEluVmVyc2lvbj4NCiAgPElkPmEwZjA1NDRkLWE4ZWYtNGYyZi04Yzc4LWI0MTIzMjMxMzkxODwvSWQ+DQogIDxFbnRyaWVzPg0KICAgIDxFbnRyeT4NCiAgICAgIDxJZD45YzdjOGM5NS01ZWIwLTQ0MjAtOGUxNS04ZmNiMjE1YzViZGE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EF12F3">
        <w:rPr>
          <w:rStyle w:val="SubtleEmphasis"/>
          <w:rFonts w:cs="Arial"/>
          <w:i w:val="0"/>
          <w:iCs w:val="0"/>
        </w:rPr>
        <w:fldChar w:fldCharType="separate"/>
      </w:r>
      <w:bookmarkStart w:id="17" w:name="_CTVP001a0f0544da8ef4f2f8c78b41232313918"/>
      <w:r w:rsidR="00156A02">
        <w:rPr>
          <w:rStyle w:val="SubtleEmphasis"/>
          <w:rFonts w:cs="Arial"/>
          <w:i w:val="0"/>
          <w:iCs w:val="0"/>
        </w:rPr>
        <w:t>[7]</w:t>
      </w:r>
      <w:bookmarkEnd w:id="17"/>
      <w:r w:rsidR="00EF12F3">
        <w:rPr>
          <w:rStyle w:val="SubtleEmphasis"/>
          <w:rFonts w:cs="Arial"/>
          <w:i w:val="0"/>
          <w:iCs w:val="0"/>
        </w:rPr>
        <w:fldChar w:fldCharType="end"/>
      </w:r>
      <w:r w:rsidR="0077344A">
        <w:rPr>
          <w:rStyle w:val="SubtleEmphasis"/>
          <w:rFonts w:cs="Arial"/>
          <w:i w:val="0"/>
          <w:iCs w:val="0"/>
        </w:rPr>
        <w:t>.</w:t>
      </w:r>
    </w:p>
    <w:p w14:paraId="172BCEAD" w14:textId="2088AD56" w:rsidR="0081027C" w:rsidRDefault="0081027C" w:rsidP="00F93B02">
      <w:pPr>
        <w:spacing w:line="360" w:lineRule="auto"/>
        <w:rPr>
          <w:rStyle w:val="SubtleEmphasis"/>
          <w:rFonts w:cs="Arial"/>
          <w:i w:val="0"/>
          <w:iCs w:val="0"/>
        </w:rPr>
      </w:pPr>
      <w:r w:rsidRPr="00C57E44">
        <w:rPr>
          <w:rStyle w:val="SubtleEmphasis"/>
          <w:rFonts w:cs="Arial"/>
          <w:i w:val="0"/>
          <w:iCs w:val="0"/>
        </w:rPr>
        <w:lastRenderedPageBreak/>
        <w:t xml:space="preserve">However,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cells have a few disadvantages as well</w:t>
      </w:r>
      <w:r>
        <w:rPr>
          <w:rStyle w:val="SubtleEmphasis"/>
          <w:rFonts w:cs="Arial"/>
          <w:i w:val="0"/>
          <w:iCs w:val="0"/>
        </w:rPr>
        <w:t xml:space="preserve">. </w:t>
      </w:r>
      <w:r w:rsidRPr="00C57E44">
        <w:rPr>
          <w:rStyle w:val="SubtleEmphasis"/>
          <w:rFonts w:cs="Arial"/>
          <w:i w:val="0"/>
          <w:iCs w:val="0"/>
        </w:rPr>
        <w:t xml:space="preserve">The service life or shelf life of a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decreases with aging even </w:t>
      </w:r>
      <w:r w:rsidR="0077344A">
        <w:rPr>
          <w:rStyle w:val="SubtleEmphasis"/>
          <w:rFonts w:cs="Arial"/>
          <w:i w:val="0"/>
          <w:iCs w:val="0"/>
        </w:rPr>
        <w:t>when</w:t>
      </w:r>
      <w:r w:rsidRPr="00C57E44">
        <w:rPr>
          <w:rStyle w:val="SubtleEmphasis"/>
          <w:rFonts w:cs="Arial"/>
          <w:i w:val="0"/>
          <w:iCs w:val="0"/>
        </w:rPr>
        <w:t xml:space="preserve"> it is not </w:t>
      </w:r>
      <w:r w:rsidR="0077344A">
        <w:rPr>
          <w:rStyle w:val="SubtleEmphasis"/>
          <w:rFonts w:cs="Arial"/>
          <w:i w:val="0"/>
          <w:iCs w:val="0"/>
        </w:rPr>
        <w:t>in use</w:t>
      </w:r>
      <w:r w:rsidRPr="00C57E44">
        <w:rPr>
          <w:rStyle w:val="SubtleEmphasis"/>
          <w:rFonts w:cs="Arial"/>
          <w:i w:val="0"/>
          <w:iCs w:val="0"/>
        </w:rPr>
        <w:t xml:space="preserve">. This means that from the time of manufacturing, regardless of the number it was cycled, the capacity of a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will decline gradually. </w:t>
      </w:r>
      <w:r w:rsidR="00DB2C11">
        <w:rPr>
          <w:rStyle w:val="SubtleEmphasis"/>
          <w:rFonts w:cs="Arial"/>
          <w:i w:val="0"/>
          <w:iCs w:val="0"/>
        </w:rPr>
        <w:t>A</w:t>
      </w:r>
      <w:r w:rsidRPr="00C57E44">
        <w:rPr>
          <w:rStyle w:val="SubtleEmphasis"/>
          <w:rFonts w:cs="Arial"/>
          <w:i w:val="0"/>
          <w:iCs w:val="0"/>
        </w:rPr>
        <w:t>n increase in internal resistance</w:t>
      </w:r>
      <w:r w:rsidR="00DB2C11">
        <w:rPr>
          <w:rStyle w:val="SubtleEmphasis"/>
          <w:rFonts w:cs="Arial"/>
          <w:i w:val="0"/>
          <w:iCs w:val="0"/>
        </w:rPr>
        <w:t xml:space="preserve"> is also observed with aging these cells</w:t>
      </w:r>
      <w:r w:rsidRPr="00C57E44">
        <w:rPr>
          <w:rStyle w:val="SubtleEmphasis"/>
          <w:rFonts w:cs="Arial"/>
          <w:i w:val="0"/>
          <w:iCs w:val="0"/>
        </w:rPr>
        <w:t>. They are more sensitive to high temperatures than most other chemistries</w:t>
      </w:r>
      <w:r w:rsidR="004B1F46">
        <w:rPr>
          <w:rStyle w:val="SubtleEmphasis"/>
          <w:rFonts w:cs="Arial"/>
          <w:i w:val="0"/>
          <w:iCs w:val="0"/>
        </w:rPr>
        <w:t xml:space="preserve"> like </w:t>
      </w:r>
      <w:r w:rsidR="004B1F46" w:rsidRPr="00B60E1A">
        <w:rPr>
          <w:rStyle w:val="SubtleEmphasis"/>
          <w:rFonts w:cs="Arial"/>
          <w:i w:val="0"/>
          <w:iCs w:val="0"/>
          <w:color w:val="FF0000"/>
        </w:rPr>
        <w:t>NiMH</w:t>
      </w:r>
      <w:r w:rsidR="00B60E1A" w:rsidRPr="00B60E1A">
        <w:rPr>
          <w:rStyle w:val="SubtleEmphasis"/>
          <w:rFonts w:cs="Arial"/>
          <w:i w:val="0"/>
          <w:iCs w:val="0"/>
          <w:color w:val="FF0000"/>
        </w:rPr>
        <w:fldChar w:fldCharType="begin"/>
      </w:r>
      <w:r w:rsidR="00B60E1A" w:rsidRPr="00B60E1A">
        <w:rPr>
          <w:color w:val="FF0000"/>
        </w:rPr>
        <w:instrText xml:space="preserve"> XE "</w:instrText>
      </w:r>
      <w:r w:rsidR="00B60E1A" w:rsidRPr="00B60E1A">
        <w:rPr>
          <w:rStyle w:val="SubtleEmphasis"/>
          <w:rFonts w:cs="Arial"/>
          <w:i w:val="0"/>
          <w:iCs w:val="0"/>
          <w:color w:val="FF0000"/>
        </w:rPr>
        <w:instrText>NiMH</w:instrText>
      </w:r>
      <w:r w:rsidR="00B60E1A" w:rsidRPr="00B60E1A">
        <w:rPr>
          <w:color w:val="FF0000"/>
        </w:rPr>
        <w:instrText>" \t "</w:instrText>
      </w:r>
      <w:r w:rsidR="00B60E1A" w:rsidRPr="00B60E1A">
        <w:rPr>
          <w:rFonts w:asciiTheme="minorHAnsi" w:hAnsiTheme="minorHAnsi" w:cstheme="minorHAnsi"/>
          <w:i/>
          <w:color w:val="FF0000"/>
        </w:rPr>
        <w:instrText>Nickel-metal hydride</w:instrText>
      </w:r>
      <w:r w:rsidR="00B60E1A" w:rsidRPr="00B60E1A">
        <w:rPr>
          <w:color w:val="FF0000"/>
        </w:rPr>
        <w:instrText xml:space="preserve">" </w:instrText>
      </w:r>
      <w:r w:rsidR="00B60E1A" w:rsidRPr="00B60E1A">
        <w:rPr>
          <w:rStyle w:val="SubtleEmphasis"/>
          <w:rFonts w:cs="Arial"/>
          <w:i w:val="0"/>
          <w:iCs w:val="0"/>
          <w:color w:val="FF0000"/>
        </w:rPr>
        <w:fldChar w:fldCharType="end"/>
      </w:r>
      <w:r w:rsidR="00B60E1A">
        <w:rPr>
          <w:rStyle w:val="SubtleEmphasis"/>
          <w:rFonts w:cs="Arial"/>
          <w:i w:val="0"/>
          <w:iCs w:val="0"/>
        </w:rPr>
        <w:t xml:space="preserve"> (Nickel-metal hydride)</w:t>
      </w:r>
      <w:r w:rsidR="004B1F46">
        <w:rPr>
          <w:rStyle w:val="SubtleEmphasis"/>
          <w:rFonts w:cs="Arial"/>
          <w:i w:val="0"/>
          <w:iCs w:val="0"/>
        </w:rPr>
        <w:t xml:space="preserve"> or NiCd</w:t>
      </w:r>
      <w:r w:rsidRPr="00C57E44">
        <w:rPr>
          <w:rStyle w:val="SubtleEmphasis"/>
          <w:rFonts w:cs="Arial"/>
          <w:i w:val="0"/>
          <w:iCs w:val="0"/>
        </w:rPr>
        <w:t>.</w:t>
      </w:r>
      <w:r w:rsidR="004B1F46">
        <w:rPr>
          <w:rStyle w:val="SubtleEmphasis"/>
          <w:rFonts w:cs="Arial"/>
          <w:i w:val="0"/>
          <w:iCs w:val="0"/>
        </w:rPr>
        <w:t xml:space="preserve"> While NiCd has extreme temperature tolerance, NiMH works well in medium-to-high temperatures</w:t>
      </w:r>
      <w:r w:rsidR="000061B4">
        <w:rPr>
          <w:rStyle w:val="SubtleEmphasis"/>
          <w:rFonts w:cs="Arial"/>
          <w:i w:val="0"/>
          <w:iCs w:val="0"/>
        </w:rPr>
        <w:t xml:space="preserve"> </w:t>
      </w:r>
      <w:r w:rsidR="000061B4">
        <w:rPr>
          <w:rStyle w:val="SubtleEmphasis"/>
          <w:rFonts w:cs="Arial"/>
          <w:i w:val="0"/>
          <w:iCs w:val="0"/>
        </w:rPr>
        <w:fldChar w:fldCharType="begin"/>
      </w:r>
      <w:r w:rsidR="000061B4">
        <w:rPr>
          <w:rStyle w:val="SubtleEmphasis"/>
          <w:rFonts w:cs="Arial"/>
          <w:i w:val="0"/>
          <w:iCs w:val="0"/>
        </w:rPr>
        <w:instrText>ADDIN CITAVI.PLACEHOLDER d8ff17b0-19ba-47cc-801f-99ea551b6921 PFBsYWNlaG9sZGVyPg0KICA8QWRkSW5WZXJzaW9uPjUuNC4wLjI8L0FkZEluVmVyc2lvbj4NCiAgPElkPmQ4ZmYxN2IwLTE5YmEtNDdjYy04MDFmLTk5ZWE1NTFiNjkyMTwvSWQ+DQogIDxFbnRyaWVzPg0KICAgIDxFbnRyeT4NCiAgICAgIDxJZD5mYTFjNDk3OC0yNTk5LTRmM2ItODM5ZS01Mjk4NTg5ODllODk8L0lkPg0KICAgICAgPFJlZmVyZW5jZUlkPmJhMGJmZGEzLTAwZjctNDM3NC04MmI2LTUzNDEzYWQyOTVj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OF08L1RleHQ+DQogICAgPC9UZXh0VW5pdD4NCiAgPC9UZXh0VW5pdHM+DQo8L1BsYWNlaG9sZGVyPg==</w:instrText>
      </w:r>
      <w:r w:rsidR="000061B4">
        <w:rPr>
          <w:rStyle w:val="SubtleEmphasis"/>
          <w:rFonts w:cs="Arial"/>
          <w:i w:val="0"/>
          <w:iCs w:val="0"/>
        </w:rPr>
        <w:fldChar w:fldCharType="separate"/>
      </w:r>
      <w:bookmarkStart w:id="18" w:name="_CTVP001d8ff17b019ba47cc801f99ea551b6921"/>
      <w:r w:rsidR="000061B4">
        <w:rPr>
          <w:rStyle w:val="SubtleEmphasis"/>
          <w:rFonts w:cs="Arial"/>
          <w:i w:val="0"/>
          <w:iCs w:val="0"/>
        </w:rPr>
        <w:t>[8]</w:t>
      </w:r>
      <w:bookmarkEnd w:id="18"/>
      <w:r w:rsidR="000061B4">
        <w:rPr>
          <w:rStyle w:val="SubtleEmphasis"/>
          <w:rFonts w:cs="Arial"/>
          <w:i w:val="0"/>
          <w:iCs w:val="0"/>
        </w:rPr>
        <w:fldChar w:fldCharType="end"/>
      </w:r>
      <w:r w:rsidR="004B1F46">
        <w:rPr>
          <w:rStyle w:val="SubtleEmphasis"/>
          <w:rFonts w:cs="Arial"/>
          <w:i w:val="0"/>
          <w:iCs w:val="0"/>
        </w:rPr>
        <w:t>.</w:t>
      </w:r>
      <w:r w:rsidRPr="00C57E44">
        <w:rPr>
          <w:rStyle w:val="SubtleEmphasis"/>
          <w:rFonts w:cs="Arial"/>
          <w:i w:val="0"/>
          <w:iCs w:val="0"/>
        </w:rPr>
        <w:t xml:space="preserve"> Hot storage and operating conditions </w:t>
      </w:r>
      <w:r w:rsidRPr="008358BA">
        <w:rPr>
          <w:rStyle w:val="SubtleEmphasis"/>
          <w:rFonts w:cs="Arial"/>
          <w:i w:val="0"/>
          <w:iCs w:val="0"/>
          <w:noProof/>
        </w:rPr>
        <w:t>cause</w:t>
      </w:r>
      <w:r w:rsidRPr="00C57E44">
        <w:rPr>
          <w:rStyle w:val="SubtleEmphasis"/>
          <w:rFonts w:cs="Arial"/>
          <w:i w:val="0"/>
          <w:iCs w:val="0"/>
        </w:rPr>
        <w:t xml:space="preserve">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packs to degrade much faster than they normally would.</w:t>
      </w:r>
      <w:r>
        <w:rPr>
          <w:rStyle w:val="SubtleEmphasis"/>
          <w:rFonts w:cs="Arial"/>
          <w:i w:val="0"/>
          <w:iCs w:val="0"/>
        </w:rPr>
        <w:t xml:space="preserve"> </w:t>
      </w:r>
      <w:r w:rsidR="00304BF0">
        <w:rPr>
          <w:rStyle w:val="SubtleEmphasis"/>
          <w:rFonts w:cs="Arial"/>
          <w:i w:val="0"/>
          <w:iCs w:val="0"/>
        </w:rPr>
        <w:t>Lithium-ion</w:t>
      </w:r>
      <w:r w:rsidRPr="00C57E44">
        <w:rPr>
          <w:rStyle w:val="SubtleEmphasis"/>
          <w:rFonts w:cs="Arial"/>
          <w:i w:val="0"/>
          <w:iCs w:val="0"/>
        </w:rPr>
        <w:t xml:space="preserve"> batteries can be severely damaged by deep discharge, i.e., by discharging them below the minimum voltage threshold recommended by the manufacturer. Consequently, </w:t>
      </w:r>
      <w:r w:rsidR="00BC0239">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packs come with an </w:t>
      </w:r>
      <w:r w:rsidRPr="008358BA">
        <w:rPr>
          <w:rStyle w:val="SubtleEmphasis"/>
          <w:rFonts w:cs="Arial"/>
          <w:i w:val="0"/>
          <w:iCs w:val="0"/>
          <w:noProof/>
        </w:rPr>
        <w:t>onboard</w:t>
      </w:r>
      <w:r w:rsidRPr="00C57E44">
        <w:rPr>
          <w:rStyle w:val="SubtleEmphasis"/>
          <w:rFonts w:cs="Arial"/>
          <w:i w:val="0"/>
          <w:iCs w:val="0"/>
        </w:rPr>
        <w:t xml:space="preserve"> circuit to manage the battery. This makes them even more expensive than they already are.</w:t>
      </w:r>
      <w:r>
        <w:rPr>
          <w:rStyle w:val="SubtleEmphasis"/>
          <w:rFonts w:cs="Arial"/>
          <w:i w:val="0"/>
          <w:iCs w:val="0"/>
        </w:rPr>
        <w:t xml:space="preserve"> </w:t>
      </w:r>
      <w:r w:rsidRPr="00C57E44">
        <w:rPr>
          <w:rStyle w:val="SubtleEmphasis"/>
          <w:rFonts w:cs="Arial"/>
          <w:i w:val="0"/>
          <w:iCs w:val="0"/>
        </w:rPr>
        <w:t>In general</w:t>
      </w:r>
      <w:r w:rsidR="007528F4">
        <w:rPr>
          <w:rStyle w:val="SubtleEmphasis"/>
          <w:rFonts w:cs="Arial"/>
          <w:i w:val="0"/>
          <w:iCs w:val="0"/>
        </w:rPr>
        <w:t>,</w:t>
      </w:r>
      <w:r w:rsidRPr="00C57E44">
        <w:rPr>
          <w:rStyle w:val="SubtleEmphasis"/>
          <w:rFonts w:cs="Arial"/>
          <w:i w:val="0"/>
          <w:iCs w:val="0"/>
        </w:rPr>
        <w:t xml:space="preserve">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chemistry is not as safe as NiCd or NiMH. This is because the anode produces heat during use, while the cathode produces oxygen (</w:t>
      </w:r>
      <w:r w:rsidR="007528F4">
        <w:rPr>
          <w:rStyle w:val="SubtleEmphasis"/>
          <w:rFonts w:cs="Arial"/>
          <w:i w:val="0"/>
          <w:iCs w:val="0"/>
        </w:rPr>
        <w:t xml:space="preserve">though </w:t>
      </w:r>
      <w:r w:rsidRPr="00C57E44">
        <w:rPr>
          <w:rStyle w:val="SubtleEmphasis"/>
          <w:rFonts w:cs="Arial"/>
          <w:i w:val="0"/>
          <w:iCs w:val="0"/>
        </w:rPr>
        <w:t xml:space="preserve">not for all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chemistries). </w:t>
      </w:r>
      <w:r w:rsidR="00A46841">
        <w:rPr>
          <w:rStyle w:val="SubtleEmphasis"/>
          <w:rFonts w:cs="Arial"/>
          <w:i w:val="0"/>
          <w:iCs w:val="0"/>
        </w:rPr>
        <w:t xml:space="preserve">The safety problem in lithium-ion batteries has been attributed to thermal runaway. </w:t>
      </w:r>
      <w:r w:rsidR="00A46841">
        <w:t xml:space="preserve">It is initiated by a powerful exothermic reaction of recombination of atomic hydrogen accumulated in anode graphite during the cell cycling. </w:t>
      </w:r>
      <w:r w:rsidR="00A46841">
        <w:rPr>
          <w:rStyle w:val="SubtleEmphasis"/>
          <w:rFonts w:cs="Arial"/>
          <w:i w:val="0"/>
          <w:iCs w:val="0"/>
        </w:rPr>
        <w:t>NiMH, on the other hand, have much less active materials than lithium-ion cells</w:t>
      </w:r>
      <w:r w:rsidR="00306B03">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fc6da2de-7f74-4a6a-bdb1-836af81d5ce5 PFBsYWNlaG9sZGVyPg0KICA8QWRkSW5WZXJzaW9uPjUuNC4wLjI8L0FkZEluVmVyc2lvbj4NCiAgPElkPmZjNmRhMmRlLTdmNzQtNGE2YS1iZGIxLTgzNmFmODFkNWNlNTwvSWQ+DQogIDxFbnRyaWVzPg0KICAgIDxFbnRyeT4NCiAgICAgIDxJZD5hYThhZjllNC01ODU2LTQ2ZWUtYjVkZi1iMmYxNWQyYmNmNTI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EF12F3">
        <w:rPr>
          <w:rStyle w:val="SubtleEmphasis"/>
          <w:rFonts w:cs="Arial"/>
          <w:i w:val="0"/>
          <w:iCs w:val="0"/>
        </w:rPr>
        <w:fldChar w:fldCharType="separate"/>
      </w:r>
      <w:bookmarkStart w:id="19" w:name="_CTVP001fc6da2de7f744a6abdb1836af81d5ce5"/>
      <w:r w:rsidR="00156A02">
        <w:rPr>
          <w:rStyle w:val="SubtleEmphasis"/>
          <w:rFonts w:cs="Arial"/>
          <w:i w:val="0"/>
          <w:iCs w:val="0"/>
        </w:rPr>
        <w:t>[7]</w:t>
      </w:r>
      <w:bookmarkEnd w:id="19"/>
      <w:r w:rsidR="00EF12F3">
        <w:rPr>
          <w:rStyle w:val="SubtleEmphasis"/>
          <w:rFonts w:cs="Arial"/>
          <w:i w:val="0"/>
          <w:iCs w:val="0"/>
        </w:rPr>
        <w:fldChar w:fldCharType="end"/>
      </w:r>
      <w:r w:rsidR="000C6CDE">
        <w:rPr>
          <w:rStyle w:val="SubtleEmphasis"/>
          <w:rFonts w:cs="Arial"/>
          <w:i w:val="0"/>
          <w:iCs w:val="0"/>
        </w:rPr>
        <w:t xml:space="preserve"> </w:t>
      </w:r>
      <w:r w:rsidR="00EF12F3">
        <w:fldChar w:fldCharType="begin"/>
      </w:r>
      <w:r w:rsidR="000061B4">
        <w:instrText>ADDIN CITAVI.PLACEHOLDER bba709f6-975d-42a9-8b6a-374c99fa18fe PFBsYWNlaG9sZGVyPg0KICA8QWRkSW5WZXJzaW9uPjUuNC4wLjI8L0FkZEluVmVyc2lvbj4NCiAgPElkPmJiYTcwOWY2LTk3NWQtNDJhOS04YjZhLTM3NGM5OWZhMThmZTwvSWQ+DQogIDxFbnRyaWVzPg0KICAgIDxFbnRyeT4NCiAgICAgIDxJZD5jOGZiMDE3Yy1lM2UxLTQxMzItODgzYi03YTkxNjVjMmRkODI8L0lkPg0KICAgICAgPFJlZmVyZW5jZUlkPjEzNzIxOTEyLTQ0ODctNGExYi05YzAzLTNhNzQ0NmI5ZmZmMz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gyPC9TZXF1ZW5jZU51bWJlcj4NCiAgICAgICAgPFNob3J0VGl0bGU+R2FsdXNoa2luLCBZYXp2aW5za2F5YSBldCBhbC4gMjAxOCDigJMgTWVjaGFuaXNtIG9mIFRoZXJtYWwgUnVuYXdheTwvU2hvcnRUaXRsZT4NCiAgICAgICAgPFNvdXJjZU9mQmlibGlvZ3JhcGhpY0luZm9ybWF0aW9uPkNyb3NzUmVmPC9Tb3VyY2VPZkJpYmxpb2dyYXBoaWNJbmZvcm1hdGlvbj4NCiAgICAgICAgPFRpdGxlPk1lY2hhbmlzbSBvZiBUaGVybWFsIFJ1bmF3YXkgaW4gTGl0aGl1bS1Jb24gQ2VsbHM8L1RpdGxlPg0KICAgICAgICA8Vm9sdW1lPjE2NTwvVm9sdW1lPg0KICAgICAgICA8WWVhcj4yMDE4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rsidR="00EF12F3">
        <w:fldChar w:fldCharType="separate"/>
      </w:r>
      <w:bookmarkStart w:id="20" w:name="_CTVP001bba709f6975d42a98b6a374c99fa18fe"/>
      <w:r w:rsidR="000061B4">
        <w:t>[9]</w:t>
      </w:r>
      <w:bookmarkEnd w:id="20"/>
      <w:r w:rsidR="00EF12F3">
        <w:fldChar w:fldCharType="end"/>
      </w:r>
      <w:r w:rsidR="00A46841">
        <w:t>.</w:t>
      </w:r>
      <w:r w:rsidR="00E92F8C">
        <w:rPr>
          <w:rStyle w:val="SubtleEmphasis"/>
          <w:rFonts w:cs="Arial"/>
          <w:i w:val="0"/>
          <w:iCs w:val="0"/>
        </w:rPr>
        <w:t xml:space="preserve"> </w:t>
      </w:r>
      <w:r w:rsidR="005F5F18">
        <w:fldChar w:fldCharType="begin"/>
      </w:r>
      <w:r w:rsidR="005F5F18">
        <w:instrText xml:space="preserve"> REF _Ref520908698 \h  \* MERGEFORMAT </w:instrText>
      </w:r>
      <w:r w:rsidR="005F5F18">
        <w:fldChar w:fldCharType="separate"/>
      </w:r>
      <w:r w:rsidR="00A440CB" w:rsidRPr="00A440CB">
        <w:t xml:space="preserve">Table </w:t>
      </w:r>
      <w:r w:rsidR="00A440CB" w:rsidRPr="00A440CB">
        <w:rPr>
          <w:noProof/>
        </w:rPr>
        <w:t>2.1</w:t>
      </w:r>
      <w:r w:rsidR="005F5F18">
        <w:fldChar w:fldCharType="end"/>
      </w:r>
      <w:r w:rsidRPr="00C57E44">
        <w:rPr>
          <w:rStyle w:val="SubtleEmphasis"/>
          <w:rFonts w:cs="Arial"/>
          <w:i w:val="0"/>
          <w:iCs w:val="0"/>
        </w:rPr>
        <w:t xml:space="preserve"> shows a comparison of </w:t>
      </w:r>
      <w:r w:rsidR="002E38BE">
        <w:rPr>
          <w:rStyle w:val="SubtleEmphasis"/>
          <w:rFonts w:cs="Arial"/>
          <w:i w:val="0"/>
          <w:iCs w:val="0"/>
        </w:rPr>
        <w:t>l</w:t>
      </w:r>
      <w:r w:rsidR="006E7788">
        <w:rPr>
          <w:rStyle w:val="SubtleEmphasis"/>
          <w:rFonts w:cs="Arial"/>
          <w:i w:val="0"/>
          <w:iCs w:val="0"/>
        </w:rPr>
        <w:t>i</w:t>
      </w:r>
      <w:r w:rsidR="00304BF0">
        <w:rPr>
          <w:rStyle w:val="SubtleEmphasis"/>
          <w:rFonts w:cs="Arial"/>
          <w:i w:val="0"/>
          <w:iCs w:val="0"/>
        </w:rPr>
        <w:t>thium-ion</w:t>
      </w:r>
      <w:r w:rsidRPr="00C57E44">
        <w:rPr>
          <w:rStyle w:val="SubtleEmphasis"/>
          <w:rFonts w:cs="Arial"/>
          <w:i w:val="0"/>
          <w:iCs w:val="0"/>
        </w:rPr>
        <w:t xml:space="preserve"> batteries with </w:t>
      </w:r>
      <w:r w:rsidR="003C4016">
        <w:rPr>
          <w:rStyle w:val="SubtleEmphasis"/>
          <w:rFonts w:cs="Arial"/>
          <w:i w:val="0"/>
          <w:iCs w:val="0"/>
        </w:rPr>
        <w:t>o</w:t>
      </w:r>
      <w:r>
        <w:rPr>
          <w:rStyle w:val="SubtleEmphasis"/>
          <w:rFonts w:cs="Arial"/>
          <w:i w:val="0"/>
          <w:iCs w:val="0"/>
        </w:rPr>
        <w:t>ther technologies</w:t>
      </w:r>
      <w:r w:rsidRPr="00C57E44">
        <w:rPr>
          <w:rStyle w:val="SubtleEmphasis"/>
          <w:rFonts w:cs="Arial"/>
          <w:i w:val="0"/>
          <w:iCs w:val="0"/>
        </w:rPr>
        <w:t>.</w:t>
      </w:r>
    </w:p>
    <w:p w14:paraId="06A4761A" w14:textId="6158ED62" w:rsidR="00E92F8C" w:rsidRPr="00B60E1A" w:rsidRDefault="00E92F8C" w:rsidP="00B60E1A">
      <w:pPr>
        <w:spacing w:line="360" w:lineRule="auto"/>
        <w:rPr>
          <w:rStyle w:val="SubtleEmphasis"/>
          <w:rFonts w:cs="Arial"/>
          <w:i w:val="0"/>
          <w:iCs w:val="0"/>
          <w:sz w:val="20"/>
          <w:szCs w:val="20"/>
        </w:rPr>
      </w:pPr>
      <w:bookmarkStart w:id="21" w:name="_Ref520908698"/>
      <w:bookmarkStart w:id="22" w:name="_Ref520908693"/>
      <w:bookmarkStart w:id="23" w:name="_Toc528066894"/>
      <w:r w:rsidRPr="00B60E1A">
        <w:rPr>
          <w:sz w:val="20"/>
          <w:szCs w:val="20"/>
        </w:rPr>
        <w:t xml:space="preserve">Table </w:t>
      </w:r>
      <w:r w:rsidR="00CA6FF9" w:rsidRPr="00B60E1A">
        <w:rPr>
          <w:sz w:val="20"/>
          <w:szCs w:val="20"/>
        </w:rPr>
        <w:fldChar w:fldCharType="begin"/>
      </w:r>
      <w:r w:rsidR="00CA6FF9" w:rsidRPr="00B60E1A">
        <w:rPr>
          <w:sz w:val="20"/>
          <w:szCs w:val="20"/>
        </w:rPr>
        <w:instrText xml:space="preserve"> STYLEREF 1 \s </w:instrText>
      </w:r>
      <w:r w:rsidR="00CA6FF9" w:rsidRPr="00B60E1A">
        <w:rPr>
          <w:sz w:val="20"/>
          <w:szCs w:val="20"/>
        </w:rPr>
        <w:fldChar w:fldCharType="separate"/>
      </w:r>
      <w:r w:rsidR="00A440CB">
        <w:rPr>
          <w:noProof/>
          <w:sz w:val="20"/>
          <w:szCs w:val="20"/>
        </w:rPr>
        <w:t>2</w:t>
      </w:r>
      <w:r w:rsidR="00CA6FF9" w:rsidRPr="00B60E1A">
        <w:rPr>
          <w:sz w:val="20"/>
          <w:szCs w:val="20"/>
        </w:rPr>
        <w:fldChar w:fldCharType="end"/>
      </w:r>
      <w:r w:rsidR="00CA6FF9" w:rsidRPr="00B60E1A">
        <w:rPr>
          <w:sz w:val="20"/>
          <w:szCs w:val="20"/>
        </w:rPr>
        <w:t>.</w:t>
      </w:r>
      <w:r w:rsidR="00CA6FF9" w:rsidRPr="00B60E1A">
        <w:rPr>
          <w:sz w:val="20"/>
          <w:szCs w:val="20"/>
        </w:rPr>
        <w:fldChar w:fldCharType="begin"/>
      </w:r>
      <w:r w:rsidR="00CA6FF9" w:rsidRPr="00B60E1A">
        <w:rPr>
          <w:sz w:val="20"/>
          <w:szCs w:val="20"/>
        </w:rPr>
        <w:instrText xml:space="preserve"> SEQ Table \* ARABIC \s 1 </w:instrText>
      </w:r>
      <w:r w:rsidR="00CA6FF9" w:rsidRPr="00B60E1A">
        <w:rPr>
          <w:sz w:val="20"/>
          <w:szCs w:val="20"/>
        </w:rPr>
        <w:fldChar w:fldCharType="separate"/>
      </w:r>
      <w:r w:rsidR="00A440CB">
        <w:rPr>
          <w:noProof/>
          <w:sz w:val="20"/>
          <w:szCs w:val="20"/>
        </w:rPr>
        <w:t>1</w:t>
      </w:r>
      <w:r w:rsidR="00CA6FF9" w:rsidRPr="00B60E1A">
        <w:rPr>
          <w:sz w:val="20"/>
          <w:szCs w:val="20"/>
        </w:rPr>
        <w:fldChar w:fldCharType="end"/>
      </w:r>
      <w:bookmarkEnd w:id="21"/>
      <w:r w:rsidRPr="00B60E1A">
        <w:rPr>
          <w:sz w:val="20"/>
          <w:szCs w:val="20"/>
        </w:rPr>
        <w:t xml:space="preserve">. Comparison of different battery technologies </w:t>
      </w:r>
      <w:bookmarkEnd w:id="22"/>
      <w:r w:rsidR="00EF12F3" w:rsidRPr="00B60E1A">
        <w:rPr>
          <w:sz w:val="20"/>
          <w:szCs w:val="20"/>
        </w:rPr>
        <w:fldChar w:fldCharType="begin"/>
      </w:r>
      <w:r w:rsidR="000061B4" w:rsidRPr="00B60E1A">
        <w:rPr>
          <w:sz w:val="20"/>
          <w:szCs w:val="20"/>
        </w:rPr>
        <w:instrText>ADDIN CITAVI.PLACEHOLDER ec6f251c-a572-4deb-b909-61a057269e58 PFBsYWNlaG9sZGVyPg0KICA8QWRkSW5WZXJzaW9uPjUuNC4wLjI8L0FkZEluVmVyc2lvbj4NCiAgPElkPmVjNmYyNTFjLWE1NzItNGRlYi1iOTA5LTYxYTA1NzI2OWU1ODwvSWQ+DQogIDxFbnRyaWVzPg0KICAgIDxFbnRyeT4NCiAgICAgIDxJZD42MjA5NzdmNC05N2FjLTQ4MGItOTZiZC1lN2JjMzk3MjFkMGI8L0lkPg0KICAgICAgPFJlZmVyZW5jZUlkPjAzZjMwYjZjLTM0YWYtNGJkYS04YzgxLTgzNGM0MDEzOTZhNjwvUmVmZXJlbmNlSWQ+DQogICAgICA8UmFuZ2U+DQogICAgICAgIDxTdGFydD4wPC9TdGFydD4NCiAgICAgICAgPExlbmd0aD40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M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F08L1RleHQ+DQogICAgPC9UZXh0VW5pdD4NCiAgPC9UZXh0VW5pdHM+DQo8L1BsYWNlaG9sZGVyPg==</w:instrText>
      </w:r>
      <w:r w:rsidR="00EF12F3" w:rsidRPr="00B60E1A">
        <w:rPr>
          <w:sz w:val="20"/>
          <w:szCs w:val="20"/>
        </w:rPr>
        <w:fldChar w:fldCharType="separate"/>
      </w:r>
      <w:bookmarkStart w:id="24" w:name="_CTVP001ec6f251ca5724debb90961a057269e58"/>
      <w:r w:rsidR="000061B4" w:rsidRPr="00B60E1A">
        <w:rPr>
          <w:sz w:val="20"/>
          <w:szCs w:val="20"/>
        </w:rPr>
        <w:t>[10]</w:t>
      </w:r>
      <w:bookmarkEnd w:id="23"/>
      <w:bookmarkEnd w:id="24"/>
      <w:r w:rsidR="00EF12F3" w:rsidRPr="00B60E1A">
        <w:rPr>
          <w:sz w:val="20"/>
          <w:szCs w:val="20"/>
        </w:rPr>
        <w:fldChar w:fldCharType="end"/>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3423"/>
        <w:gridCol w:w="1668"/>
        <w:gridCol w:w="1249"/>
        <w:gridCol w:w="1249"/>
        <w:gridCol w:w="1246"/>
      </w:tblGrid>
      <w:tr w:rsidR="0081027C" w:rsidRPr="00C57E44" w14:paraId="247F664C" w14:textId="77777777" w:rsidTr="000B53C4">
        <w:trPr>
          <w:cnfStyle w:val="100000000000" w:firstRow="1" w:lastRow="0" w:firstColumn="0" w:lastColumn="0" w:oddVBand="0" w:evenVBand="0" w:oddHBand="0" w:evenHBand="0" w:firstRowFirstColumn="0" w:firstRowLastColumn="0" w:lastRowFirstColumn="0" w:lastRowLastColumn="0"/>
        </w:trPr>
        <w:tc>
          <w:tcPr>
            <w:tcW w:w="1937" w:type="pct"/>
            <w:tcBorders>
              <w:top w:val="none" w:sz="0" w:space="0" w:color="auto"/>
              <w:left w:val="none" w:sz="0" w:space="0" w:color="auto"/>
              <w:bottom w:val="none" w:sz="0" w:space="0" w:color="auto"/>
              <w:right w:val="none" w:sz="0" w:space="0" w:color="auto"/>
            </w:tcBorders>
            <w:noWrap/>
          </w:tcPr>
          <w:p w14:paraId="6E538036" w14:textId="77777777" w:rsidR="0081027C" w:rsidRPr="002F7B53" w:rsidRDefault="0081027C" w:rsidP="00F93B02">
            <w:pPr>
              <w:spacing w:line="360" w:lineRule="auto"/>
              <w:rPr>
                <w:rFonts w:cs="Arial"/>
                <w:color w:val="auto"/>
              </w:rPr>
            </w:pPr>
            <w:r w:rsidRPr="002F7B53">
              <w:rPr>
                <w:rFonts w:cs="Arial"/>
                <w:color w:val="auto"/>
              </w:rPr>
              <w:t>Cathode</w:t>
            </w:r>
          </w:p>
        </w:tc>
        <w:tc>
          <w:tcPr>
            <w:tcW w:w="944" w:type="pct"/>
            <w:tcBorders>
              <w:top w:val="none" w:sz="0" w:space="0" w:color="auto"/>
              <w:left w:val="none" w:sz="0" w:space="0" w:color="auto"/>
              <w:bottom w:val="none" w:sz="0" w:space="0" w:color="auto"/>
              <w:right w:val="none" w:sz="0" w:space="0" w:color="auto"/>
            </w:tcBorders>
          </w:tcPr>
          <w:p w14:paraId="146A7D5F" w14:textId="77777777" w:rsidR="0081027C" w:rsidRPr="002F7B53" w:rsidRDefault="00304BF0" w:rsidP="00F93B02">
            <w:pPr>
              <w:spacing w:line="360" w:lineRule="auto"/>
              <w:rPr>
                <w:rFonts w:cs="Arial"/>
                <w:color w:val="auto"/>
              </w:rPr>
            </w:pPr>
            <w:r>
              <w:rPr>
                <w:rFonts w:cs="Arial"/>
                <w:color w:val="auto"/>
              </w:rPr>
              <w:t>Lithium-ion</w:t>
            </w:r>
          </w:p>
        </w:tc>
        <w:tc>
          <w:tcPr>
            <w:tcW w:w="707" w:type="pct"/>
            <w:tcBorders>
              <w:top w:val="none" w:sz="0" w:space="0" w:color="auto"/>
              <w:left w:val="none" w:sz="0" w:space="0" w:color="auto"/>
              <w:bottom w:val="none" w:sz="0" w:space="0" w:color="auto"/>
              <w:right w:val="none" w:sz="0" w:space="0" w:color="auto"/>
            </w:tcBorders>
          </w:tcPr>
          <w:p w14:paraId="545872C3" w14:textId="77777777" w:rsidR="0081027C" w:rsidRPr="002F7B53" w:rsidRDefault="0081027C" w:rsidP="00F93B02">
            <w:pPr>
              <w:spacing w:line="360" w:lineRule="auto"/>
              <w:rPr>
                <w:rFonts w:cs="Arial"/>
                <w:color w:val="auto"/>
              </w:rPr>
            </w:pPr>
            <w:r w:rsidRPr="002F7B53">
              <w:rPr>
                <w:rFonts w:cs="Arial"/>
                <w:color w:val="auto"/>
              </w:rPr>
              <w:t>Pb-acid</w:t>
            </w:r>
          </w:p>
        </w:tc>
        <w:tc>
          <w:tcPr>
            <w:tcW w:w="707" w:type="pct"/>
            <w:tcBorders>
              <w:top w:val="none" w:sz="0" w:space="0" w:color="auto"/>
              <w:left w:val="none" w:sz="0" w:space="0" w:color="auto"/>
              <w:bottom w:val="none" w:sz="0" w:space="0" w:color="auto"/>
              <w:right w:val="none" w:sz="0" w:space="0" w:color="auto"/>
            </w:tcBorders>
          </w:tcPr>
          <w:p w14:paraId="60378718" w14:textId="77777777" w:rsidR="0081027C" w:rsidRPr="002F7B53" w:rsidRDefault="0081027C" w:rsidP="00F93B02">
            <w:pPr>
              <w:spacing w:line="360" w:lineRule="auto"/>
              <w:rPr>
                <w:rFonts w:cs="Arial"/>
                <w:color w:val="auto"/>
              </w:rPr>
            </w:pPr>
            <w:r w:rsidRPr="002F7B53">
              <w:rPr>
                <w:rFonts w:cs="Arial"/>
                <w:color w:val="auto"/>
              </w:rPr>
              <w:t>Ni-Cd</w:t>
            </w:r>
          </w:p>
        </w:tc>
        <w:tc>
          <w:tcPr>
            <w:tcW w:w="705" w:type="pct"/>
            <w:tcBorders>
              <w:top w:val="none" w:sz="0" w:space="0" w:color="auto"/>
              <w:left w:val="none" w:sz="0" w:space="0" w:color="auto"/>
              <w:bottom w:val="none" w:sz="0" w:space="0" w:color="auto"/>
              <w:right w:val="none" w:sz="0" w:space="0" w:color="auto"/>
            </w:tcBorders>
          </w:tcPr>
          <w:p w14:paraId="4D467EE8" w14:textId="77777777" w:rsidR="0081027C" w:rsidRPr="002F7B53" w:rsidRDefault="0081027C" w:rsidP="00F93B02">
            <w:pPr>
              <w:spacing w:line="360" w:lineRule="auto"/>
              <w:rPr>
                <w:rFonts w:cs="Arial"/>
                <w:color w:val="auto"/>
              </w:rPr>
            </w:pPr>
            <w:r w:rsidRPr="002F7B53">
              <w:rPr>
                <w:rFonts w:cs="Arial"/>
                <w:color w:val="auto"/>
              </w:rPr>
              <w:t>Ni-MH</w:t>
            </w:r>
          </w:p>
        </w:tc>
      </w:tr>
      <w:tr w:rsidR="0081027C" w:rsidRPr="00C57E44" w14:paraId="6711C3C0" w14:textId="77777777" w:rsidTr="000B53C4">
        <w:tc>
          <w:tcPr>
            <w:tcW w:w="1937" w:type="pct"/>
            <w:noWrap/>
          </w:tcPr>
          <w:p w14:paraId="4684272F" w14:textId="77777777" w:rsidR="0081027C" w:rsidRPr="00466C52" w:rsidRDefault="0081027C" w:rsidP="00F93B02">
            <w:pPr>
              <w:spacing w:line="360" w:lineRule="auto"/>
              <w:rPr>
                <w:rFonts w:cs="Arial"/>
                <w:b/>
                <w:bCs/>
                <w:color w:val="auto"/>
              </w:rPr>
            </w:pPr>
            <w:r w:rsidRPr="00466C52">
              <w:rPr>
                <w:rFonts w:cs="Arial"/>
                <w:b/>
                <w:bCs/>
                <w:color w:val="auto"/>
              </w:rPr>
              <w:t>Cycle life</w:t>
            </w:r>
          </w:p>
        </w:tc>
        <w:tc>
          <w:tcPr>
            <w:tcW w:w="944" w:type="pct"/>
          </w:tcPr>
          <w:p w14:paraId="56E00B0B" w14:textId="77777777" w:rsidR="0081027C" w:rsidRPr="002F7B53" w:rsidRDefault="0081027C" w:rsidP="00F93B02">
            <w:pPr>
              <w:spacing w:line="360" w:lineRule="auto"/>
              <w:jc w:val="center"/>
              <w:rPr>
                <w:rStyle w:val="SubtleEmphasis"/>
                <w:rFonts w:cs="Arial"/>
                <w:i w:val="0"/>
                <w:iCs w:val="0"/>
                <w:color w:val="auto"/>
              </w:rPr>
            </w:pPr>
            <w:r w:rsidRPr="002F7B53">
              <w:rPr>
                <w:rStyle w:val="SubtleEmphasis"/>
                <w:rFonts w:cs="Arial"/>
                <w:i w:val="0"/>
                <w:iCs w:val="0"/>
                <w:color w:val="auto"/>
              </w:rPr>
              <w:t>500-1000</w:t>
            </w:r>
          </w:p>
        </w:tc>
        <w:tc>
          <w:tcPr>
            <w:tcW w:w="707" w:type="pct"/>
          </w:tcPr>
          <w:p w14:paraId="6C147E15" w14:textId="77777777" w:rsidR="0081027C" w:rsidRPr="002F7B53" w:rsidRDefault="0081027C" w:rsidP="00F93B02">
            <w:pPr>
              <w:spacing w:line="360" w:lineRule="auto"/>
              <w:jc w:val="center"/>
              <w:rPr>
                <w:rFonts w:cs="Arial"/>
                <w:color w:val="auto"/>
              </w:rPr>
            </w:pPr>
            <w:r w:rsidRPr="002F7B53">
              <w:rPr>
                <w:rFonts w:cs="Arial"/>
                <w:color w:val="auto"/>
              </w:rPr>
              <w:t>200-500</w:t>
            </w:r>
          </w:p>
        </w:tc>
        <w:tc>
          <w:tcPr>
            <w:tcW w:w="707" w:type="pct"/>
          </w:tcPr>
          <w:p w14:paraId="6935EAB5" w14:textId="77777777" w:rsidR="0081027C" w:rsidRPr="002F7B53" w:rsidRDefault="0081027C" w:rsidP="00F93B02">
            <w:pPr>
              <w:spacing w:line="360" w:lineRule="auto"/>
              <w:jc w:val="center"/>
              <w:rPr>
                <w:rFonts w:cs="Arial"/>
                <w:color w:val="auto"/>
              </w:rPr>
            </w:pPr>
            <w:r w:rsidRPr="002F7B53">
              <w:rPr>
                <w:rFonts w:cs="Arial"/>
                <w:color w:val="auto"/>
              </w:rPr>
              <w:t>500</w:t>
            </w:r>
          </w:p>
        </w:tc>
        <w:tc>
          <w:tcPr>
            <w:tcW w:w="705" w:type="pct"/>
          </w:tcPr>
          <w:p w14:paraId="5479FDFD" w14:textId="77777777" w:rsidR="0081027C" w:rsidRPr="002F7B53" w:rsidRDefault="0081027C" w:rsidP="00F93B02">
            <w:pPr>
              <w:spacing w:line="360" w:lineRule="auto"/>
              <w:jc w:val="center"/>
              <w:rPr>
                <w:rFonts w:cs="Arial"/>
                <w:color w:val="auto"/>
              </w:rPr>
            </w:pPr>
            <w:r w:rsidRPr="002F7B53">
              <w:rPr>
                <w:rFonts w:cs="Arial"/>
                <w:color w:val="auto"/>
              </w:rPr>
              <w:t>500</w:t>
            </w:r>
          </w:p>
        </w:tc>
      </w:tr>
      <w:tr w:rsidR="0081027C" w:rsidRPr="00C57E44" w14:paraId="72911627" w14:textId="77777777" w:rsidTr="000B53C4">
        <w:tc>
          <w:tcPr>
            <w:tcW w:w="1937" w:type="pct"/>
            <w:noWrap/>
          </w:tcPr>
          <w:p w14:paraId="2F8F8BB8" w14:textId="77777777" w:rsidR="0081027C" w:rsidRPr="00466C52" w:rsidRDefault="0081027C" w:rsidP="00F93B02">
            <w:pPr>
              <w:spacing w:line="360" w:lineRule="auto"/>
              <w:rPr>
                <w:rFonts w:cs="Arial"/>
                <w:b/>
                <w:bCs/>
                <w:color w:val="auto"/>
              </w:rPr>
            </w:pPr>
            <w:r w:rsidRPr="00466C52">
              <w:rPr>
                <w:rFonts w:cs="Arial"/>
                <w:b/>
                <w:bCs/>
                <w:color w:val="auto"/>
              </w:rPr>
              <w:t xml:space="preserve">Working potential (V) </w:t>
            </w:r>
          </w:p>
        </w:tc>
        <w:tc>
          <w:tcPr>
            <w:tcW w:w="944" w:type="pct"/>
          </w:tcPr>
          <w:p w14:paraId="30EFEC0F" w14:textId="77777777" w:rsidR="0081027C" w:rsidRPr="002F7B53" w:rsidRDefault="0081027C" w:rsidP="00F93B02">
            <w:pPr>
              <w:spacing w:line="360" w:lineRule="auto"/>
              <w:jc w:val="center"/>
              <w:rPr>
                <w:rFonts w:cs="Arial"/>
                <w:color w:val="auto"/>
              </w:rPr>
            </w:pPr>
            <w:r w:rsidRPr="002F7B53">
              <w:rPr>
                <w:rFonts w:cs="Arial"/>
                <w:color w:val="auto"/>
              </w:rPr>
              <w:t>3.6</w:t>
            </w:r>
          </w:p>
        </w:tc>
        <w:tc>
          <w:tcPr>
            <w:tcW w:w="707" w:type="pct"/>
          </w:tcPr>
          <w:p w14:paraId="7F3FC999" w14:textId="77777777" w:rsidR="0081027C" w:rsidRPr="002F7B53" w:rsidRDefault="0081027C" w:rsidP="00F93B02">
            <w:pPr>
              <w:spacing w:line="360" w:lineRule="auto"/>
              <w:jc w:val="center"/>
              <w:rPr>
                <w:rFonts w:cs="Arial"/>
                <w:color w:val="auto"/>
              </w:rPr>
            </w:pPr>
            <w:r w:rsidRPr="002F7B53">
              <w:rPr>
                <w:rFonts w:cs="Arial"/>
                <w:color w:val="auto"/>
              </w:rPr>
              <w:t>1.0</w:t>
            </w:r>
          </w:p>
        </w:tc>
        <w:tc>
          <w:tcPr>
            <w:tcW w:w="707" w:type="pct"/>
          </w:tcPr>
          <w:p w14:paraId="4D25DDBB" w14:textId="77777777" w:rsidR="0081027C" w:rsidRPr="002F7B53" w:rsidRDefault="0081027C" w:rsidP="00F93B02">
            <w:pPr>
              <w:spacing w:line="360" w:lineRule="auto"/>
              <w:jc w:val="center"/>
              <w:rPr>
                <w:rFonts w:cs="Arial"/>
                <w:color w:val="auto"/>
              </w:rPr>
            </w:pPr>
            <w:r w:rsidRPr="002F7B53">
              <w:rPr>
                <w:rFonts w:cs="Arial"/>
                <w:color w:val="auto"/>
              </w:rPr>
              <w:t>1.2</w:t>
            </w:r>
          </w:p>
        </w:tc>
        <w:tc>
          <w:tcPr>
            <w:tcW w:w="705" w:type="pct"/>
          </w:tcPr>
          <w:p w14:paraId="40B81F2F" w14:textId="77777777" w:rsidR="0081027C" w:rsidRPr="002F7B53" w:rsidRDefault="0081027C" w:rsidP="00F93B02">
            <w:pPr>
              <w:spacing w:line="360" w:lineRule="auto"/>
              <w:jc w:val="center"/>
              <w:rPr>
                <w:rFonts w:cs="Arial"/>
                <w:color w:val="auto"/>
              </w:rPr>
            </w:pPr>
            <w:r w:rsidRPr="002F7B53">
              <w:rPr>
                <w:rFonts w:cs="Arial"/>
                <w:color w:val="auto"/>
              </w:rPr>
              <w:t>1.2</w:t>
            </w:r>
          </w:p>
        </w:tc>
      </w:tr>
      <w:tr w:rsidR="0081027C" w:rsidRPr="00C57E44" w14:paraId="156B00DD" w14:textId="77777777" w:rsidTr="000B53C4">
        <w:tc>
          <w:tcPr>
            <w:tcW w:w="1937" w:type="pct"/>
            <w:noWrap/>
          </w:tcPr>
          <w:p w14:paraId="430BCC54" w14:textId="77777777" w:rsidR="0081027C" w:rsidRPr="00466C52" w:rsidRDefault="0081027C" w:rsidP="00F93B02">
            <w:pPr>
              <w:spacing w:line="360" w:lineRule="auto"/>
              <w:rPr>
                <w:rFonts w:cs="Arial"/>
                <w:b/>
                <w:bCs/>
                <w:color w:val="auto"/>
              </w:rPr>
            </w:pPr>
            <w:r w:rsidRPr="00466C52">
              <w:rPr>
                <w:rFonts w:cs="Arial"/>
                <w:b/>
                <w:bCs/>
                <w:color w:val="auto"/>
              </w:rPr>
              <w:t>Specific energy (Wh/kg)</w:t>
            </w:r>
          </w:p>
        </w:tc>
        <w:tc>
          <w:tcPr>
            <w:tcW w:w="944" w:type="pct"/>
          </w:tcPr>
          <w:p w14:paraId="36AA9D97" w14:textId="77777777" w:rsidR="0081027C" w:rsidRPr="002F7B53" w:rsidRDefault="0081027C" w:rsidP="00F93B02">
            <w:pPr>
              <w:spacing w:line="360" w:lineRule="auto"/>
              <w:jc w:val="center"/>
              <w:rPr>
                <w:rFonts w:cs="Arial"/>
                <w:color w:val="auto"/>
              </w:rPr>
            </w:pPr>
            <w:r w:rsidRPr="002F7B53">
              <w:rPr>
                <w:rFonts w:cs="Arial"/>
                <w:color w:val="auto"/>
              </w:rPr>
              <w:t>100</w:t>
            </w:r>
          </w:p>
        </w:tc>
        <w:tc>
          <w:tcPr>
            <w:tcW w:w="707" w:type="pct"/>
          </w:tcPr>
          <w:p w14:paraId="4A6C72FC" w14:textId="77777777" w:rsidR="0081027C" w:rsidRPr="002F7B53" w:rsidRDefault="0081027C" w:rsidP="00F93B02">
            <w:pPr>
              <w:spacing w:line="360" w:lineRule="auto"/>
              <w:jc w:val="center"/>
              <w:rPr>
                <w:rFonts w:cs="Arial"/>
                <w:color w:val="auto"/>
              </w:rPr>
            </w:pPr>
            <w:r w:rsidRPr="002F7B53">
              <w:rPr>
                <w:rFonts w:cs="Arial"/>
                <w:color w:val="auto"/>
              </w:rPr>
              <w:t>30</w:t>
            </w:r>
          </w:p>
        </w:tc>
        <w:tc>
          <w:tcPr>
            <w:tcW w:w="707" w:type="pct"/>
          </w:tcPr>
          <w:p w14:paraId="3D84122D" w14:textId="77777777" w:rsidR="0081027C" w:rsidRPr="002F7B53" w:rsidRDefault="0081027C" w:rsidP="00F93B02">
            <w:pPr>
              <w:spacing w:line="360" w:lineRule="auto"/>
              <w:jc w:val="center"/>
              <w:rPr>
                <w:rFonts w:cs="Arial"/>
                <w:color w:val="auto"/>
              </w:rPr>
            </w:pPr>
            <w:r w:rsidRPr="002F7B53">
              <w:rPr>
                <w:rFonts w:cs="Arial"/>
                <w:color w:val="auto"/>
              </w:rPr>
              <w:t>60</w:t>
            </w:r>
          </w:p>
        </w:tc>
        <w:tc>
          <w:tcPr>
            <w:tcW w:w="705" w:type="pct"/>
          </w:tcPr>
          <w:p w14:paraId="0EBA2004" w14:textId="77777777" w:rsidR="0081027C" w:rsidRPr="002F7B53" w:rsidRDefault="0081027C" w:rsidP="00F93B02">
            <w:pPr>
              <w:spacing w:line="360" w:lineRule="auto"/>
              <w:jc w:val="center"/>
              <w:rPr>
                <w:rFonts w:cs="Arial"/>
                <w:color w:val="auto"/>
              </w:rPr>
            </w:pPr>
            <w:r w:rsidRPr="002F7B53">
              <w:rPr>
                <w:rFonts w:cs="Arial"/>
                <w:color w:val="auto"/>
              </w:rPr>
              <w:t>70</w:t>
            </w:r>
          </w:p>
        </w:tc>
      </w:tr>
      <w:tr w:rsidR="0081027C" w:rsidRPr="00277B02" w14:paraId="46FB3493" w14:textId="77777777" w:rsidTr="000B53C4">
        <w:trPr>
          <w:cnfStyle w:val="010000000000" w:firstRow="0" w:lastRow="1" w:firstColumn="0" w:lastColumn="0" w:oddVBand="0" w:evenVBand="0" w:oddHBand="0" w:evenHBand="0" w:firstRowFirstColumn="0" w:firstRowLastColumn="0" w:lastRowFirstColumn="0" w:lastRowLastColumn="0"/>
        </w:trPr>
        <w:tc>
          <w:tcPr>
            <w:tcW w:w="1937" w:type="pct"/>
            <w:tcBorders>
              <w:top w:val="none" w:sz="0" w:space="0" w:color="auto"/>
              <w:left w:val="none" w:sz="0" w:space="0" w:color="auto"/>
              <w:bottom w:val="none" w:sz="0" w:space="0" w:color="auto"/>
              <w:right w:val="none" w:sz="0" w:space="0" w:color="auto"/>
            </w:tcBorders>
            <w:noWrap/>
          </w:tcPr>
          <w:p w14:paraId="450CD5BB" w14:textId="77777777" w:rsidR="0081027C" w:rsidRPr="00466C52" w:rsidRDefault="0081027C" w:rsidP="00F93B02">
            <w:pPr>
              <w:spacing w:line="360" w:lineRule="auto"/>
              <w:rPr>
                <w:rFonts w:cs="Arial"/>
                <w:color w:val="auto"/>
              </w:rPr>
            </w:pPr>
            <w:r w:rsidRPr="00466C52">
              <w:rPr>
                <w:rFonts w:cs="Arial"/>
                <w:color w:val="auto"/>
              </w:rPr>
              <w:t>Specific energy (Wh/L)</w:t>
            </w:r>
          </w:p>
        </w:tc>
        <w:tc>
          <w:tcPr>
            <w:tcW w:w="944" w:type="pct"/>
            <w:tcBorders>
              <w:top w:val="none" w:sz="0" w:space="0" w:color="auto"/>
              <w:left w:val="none" w:sz="0" w:space="0" w:color="auto"/>
              <w:bottom w:val="none" w:sz="0" w:space="0" w:color="auto"/>
              <w:right w:val="none" w:sz="0" w:space="0" w:color="auto"/>
            </w:tcBorders>
          </w:tcPr>
          <w:p w14:paraId="187050A9" w14:textId="77777777" w:rsidR="0081027C" w:rsidRPr="00277B02" w:rsidRDefault="0081027C" w:rsidP="00F93B02">
            <w:pPr>
              <w:spacing w:line="360" w:lineRule="auto"/>
              <w:jc w:val="center"/>
              <w:rPr>
                <w:rStyle w:val="SubtleEmphasis"/>
                <w:rFonts w:cs="Arial"/>
                <w:b w:val="0"/>
                <w:bCs w:val="0"/>
                <w:i w:val="0"/>
                <w:iCs w:val="0"/>
                <w:color w:val="auto"/>
              </w:rPr>
            </w:pPr>
            <w:r w:rsidRPr="00277B02">
              <w:rPr>
                <w:rStyle w:val="SubtleEmphasis"/>
                <w:rFonts w:cs="Arial"/>
                <w:b w:val="0"/>
                <w:bCs w:val="0"/>
                <w:i w:val="0"/>
                <w:iCs w:val="0"/>
                <w:color w:val="auto"/>
              </w:rPr>
              <w:t>240</w:t>
            </w:r>
          </w:p>
        </w:tc>
        <w:tc>
          <w:tcPr>
            <w:tcW w:w="707" w:type="pct"/>
            <w:tcBorders>
              <w:top w:val="none" w:sz="0" w:space="0" w:color="auto"/>
              <w:left w:val="none" w:sz="0" w:space="0" w:color="auto"/>
              <w:bottom w:val="none" w:sz="0" w:space="0" w:color="auto"/>
              <w:right w:val="none" w:sz="0" w:space="0" w:color="auto"/>
            </w:tcBorders>
          </w:tcPr>
          <w:p w14:paraId="27D32230" w14:textId="77777777" w:rsidR="0081027C" w:rsidRPr="00277B02" w:rsidRDefault="0081027C" w:rsidP="00F93B02">
            <w:pPr>
              <w:spacing w:line="360" w:lineRule="auto"/>
              <w:jc w:val="center"/>
              <w:rPr>
                <w:rFonts w:cs="Arial"/>
                <w:b w:val="0"/>
                <w:bCs w:val="0"/>
                <w:color w:val="auto"/>
              </w:rPr>
            </w:pPr>
            <w:r w:rsidRPr="00277B02">
              <w:rPr>
                <w:rFonts w:cs="Arial"/>
                <w:b w:val="0"/>
                <w:bCs w:val="0"/>
                <w:color w:val="auto"/>
              </w:rPr>
              <w:t>100</w:t>
            </w:r>
          </w:p>
        </w:tc>
        <w:tc>
          <w:tcPr>
            <w:tcW w:w="707" w:type="pct"/>
            <w:tcBorders>
              <w:top w:val="none" w:sz="0" w:space="0" w:color="auto"/>
              <w:left w:val="none" w:sz="0" w:space="0" w:color="auto"/>
              <w:bottom w:val="none" w:sz="0" w:space="0" w:color="auto"/>
              <w:right w:val="none" w:sz="0" w:space="0" w:color="auto"/>
            </w:tcBorders>
          </w:tcPr>
          <w:p w14:paraId="69D34727" w14:textId="77777777" w:rsidR="0081027C" w:rsidRPr="00277B02" w:rsidRDefault="0081027C" w:rsidP="00F93B02">
            <w:pPr>
              <w:spacing w:line="360" w:lineRule="auto"/>
              <w:jc w:val="center"/>
              <w:rPr>
                <w:rFonts w:cs="Arial"/>
                <w:b w:val="0"/>
                <w:bCs w:val="0"/>
                <w:color w:val="auto"/>
              </w:rPr>
            </w:pPr>
            <w:r w:rsidRPr="00277B02">
              <w:rPr>
                <w:rFonts w:cs="Arial"/>
                <w:b w:val="0"/>
                <w:bCs w:val="0"/>
                <w:color w:val="auto"/>
              </w:rPr>
              <w:t>155</w:t>
            </w:r>
          </w:p>
        </w:tc>
        <w:tc>
          <w:tcPr>
            <w:tcW w:w="705" w:type="pct"/>
            <w:tcBorders>
              <w:top w:val="none" w:sz="0" w:space="0" w:color="auto"/>
              <w:left w:val="none" w:sz="0" w:space="0" w:color="auto"/>
              <w:bottom w:val="none" w:sz="0" w:space="0" w:color="auto"/>
              <w:right w:val="none" w:sz="0" w:space="0" w:color="auto"/>
            </w:tcBorders>
          </w:tcPr>
          <w:p w14:paraId="695D9A74" w14:textId="77777777" w:rsidR="0081027C" w:rsidRPr="00277B02" w:rsidRDefault="0081027C" w:rsidP="00F93B02">
            <w:pPr>
              <w:keepNext/>
              <w:spacing w:line="360" w:lineRule="auto"/>
              <w:jc w:val="center"/>
              <w:rPr>
                <w:rFonts w:cs="Arial"/>
                <w:b w:val="0"/>
                <w:bCs w:val="0"/>
                <w:color w:val="auto"/>
              </w:rPr>
            </w:pPr>
            <w:r w:rsidRPr="00277B02">
              <w:rPr>
                <w:rFonts w:cs="Arial"/>
                <w:b w:val="0"/>
                <w:bCs w:val="0"/>
                <w:color w:val="auto"/>
              </w:rPr>
              <w:t>190</w:t>
            </w:r>
          </w:p>
        </w:tc>
      </w:tr>
    </w:tbl>
    <w:p w14:paraId="2E1CBC7A" w14:textId="72863AA4" w:rsidR="0081027C" w:rsidRPr="00C57E44" w:rsidRDefault="0081027C" w:rsidP="00F93B02">
      <w:pPr>
        <w:spacing w:before="360" w:line="360" w:lineRule="auto"/>
        <w:rPr>
          <w:rStyle w:val="SubtleEmphasis"/>
          <w:rFonts w:cs="Arial"/>
          <w:i w:val="0"/>
          <w:iCs w:val="0"/>
        </w:rPr>
      </w:pPr>
      <w:r w:rsidRPr="00C57E44">
        <w:rPr>
          <w:rStyle w:val="SubtleEmphasis"/>
          <w:rFonts w:cs="Arial"/>
          <w:i w:val="0"/>
          <w:iCs w:val="0"/>
        </w:rPr>
        <w:t xml:space="preserve">Currently, </w:t>
      </w:r>
      <w:r w:rsidR="00290E25">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technologies are used in a variety of applications, especially </w:t>
      </w:r>
      <w:r w:rsidR="007528F4">
        <w:rPr>
          <w:rStyle w:val="SubtleEmphasis"/>
          <w:rFonts w:cs="Arial"/>
          <w:i w:val="0"/>
          <w:iCs w:val="0"/>
        </w:rPr>
        <w:t>in portable electronics, EVs</w:t>
      </w:r>
      <w:r w:rsidRPr="00C57E44">
        <w:rPr>
          <w:rStyle w:val="SubtleEmphasis"/>
          <w:rFonts w:cs="Arial"/>
          <w:i w:val="0"/>
          <w:iCs w:val="0"/>
        </w:rPr>
        <w:t xml:space="preserve"> and power tools. The high energy efficiency of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batteries </w:t>
      </w:r>
      <w:r w:rsidR="007528F4">
        <w:rPr>
          <w:rStyle w:val="SubtleEmphasis"/>
          <w:rFonts w:cs="Arial"/>
          <w:i w:val="0"/>
          <w:iCs w:val="0"/>
        </w:rPr>
        <w:t>makes them useful</w:t>
      </w:r>
      <w:r w:rsidR="00C82E11">
        <w:rPr>
          <w:rStyle w:val="SubtleEmphasis"/>
          <w:rFonts w:cs="Arial"/>
          <w:i w:val="0"/>
          <w:iCs w:val="0"/>
        </w:rPr>
        <w:t xml:space="preserve"> in</w:t>
      </w:r>
      <w:r w:rsidRPr="00C57E44">
        <w:rPr>
          <w:rStyle w:val="SubtleEmphasis"/>
          <w:rFonts w:cs="Arial"/>
          <w:i w:val="0"/>
          <w:iCs w:val="0"/>
        </w:rPr>
        <w:t xml:space="preserve"> electric grids, </w:t>
      </w:r>
      <w:r w:rsidR="007528F4">
        <w:rPr>
          <w:rStyle w:val="SubtleEmphasis"/>
          <w:rFonts w:cs="Arial"/>
          <w:i w:val="0"/>
          <w:iCs w:val="0"/>
        </w:rPr>
        <w:t>where they contribute to the</w:t>
      </w:r>
      <w:r w:rsidRPr="00C57E44">
        <w:rPr>
          <w:rStyle w:val="SubtleEmphasis"/>
          <w:rFonts w:cs="Arial"/>
          <w:i w:val="0"/>
          <w:iCs w:val="0"/>
        </w:rPr>
        <w:t xml:space="preserve"> quality of energy harvested from wind, solar, geo-thermal and other renewable sources</w:t>
      </w:r>
      <w:r w:rsidR="007528F4">
        <w:rPr>
          <w:rStyle w:val="SubtleEmphasis"/>
          <w:rFonts w:cs="Arial"/>
          <w:i w:val="0"/>
          <w:iCs w:val="0"/>
        </w:rPr>
        <w:t xml:space="preserve">. It </w:t>
      </w:r>
      <w:r w:rsidR="000B0734">
        <w:rPr>
          <w:rStyle w:val="SubtleEmphasis"/>
          <w:rFonts w:cs="Arial"/>
          <w:i w:val="0"/>
          <w:iCs w:val="0"/>
        </w:rPr>
        <w:t>promotes</w:t>
      </w:r>
      <w:r w:rsidRPr="00C57E44">
        <w:rPr>
          <w:rStyle w:val="SubtleEmphasis"/>
          <w:rFonts w:cs="Arial"/>
          <w:i w:val="0"/>
          <w:iCs w:val="0"/>
        </w:rPr>
        <w:t xml:space="preserve"> widespread use</w:t>
      </w:r>
      <w:r w:rsidR="007528F4">
        <w:rPr>
          <w:rStyle w:val="SubtleEmphasis"/>
          <w:rFonts w:cs="Arial"/>
          <w:i w:val="0"/>
          <w:iCs w:val="0"/>
        </w:rPr>
        <w:t xml:space="preserve"> of renewable energy sources</w:t>
      </w:r>
      <w:r w:rsidRPr="00C57E44">
        <w:rPr>
          <w:rStyle w:val="SubtleEmphasis"/>
          <w:rFonts w:cs="Arial"/>
          <w:i w:val="0"/>
          <w:iCs w:val="0"/>
        </w:rPr>
        <w:t xml:space="preserve"> and building an energy-s</w:t>
      </w:r>
      <w:r w:rsidR="004B50D6">
        <w:rPr>
          <w:rStyle w:val="SubtleEmphasis"/>
          <w:rFonts w:cs="Arial"/>
          <w:i w:val="0"/>
          <w:iCs w:val="0"/>
        </w:rPr>
        <w:t>ustainable economy</w:t>
      </w:r>
      <w:r w:rsidR="000968F8">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bc7744e4-f0e9-4b36-acbc-4b1c927780af PFBsYWNlaG9sZGVyPg0KICA8QWRkSW5WZXJzaW9uPjUuNC4wLjI8L0FkZEluVmVyc2lvbj4NCiAgPElkPmJjNzc0NGU0LWYwZTktNGIzNi1hY2JjLTRiMWM5Mjc3ODBhZjwvSWQ+DQogIDxFbnRyaWVzPg0KICAgIDxFbnRyeT4NCiAgICAgIDxJZD5mMDRjYzY3MC0zNjkxLTQwOTQtYTFmNi0zODJkMGQxNmQwMzY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EF12F3">
        <w:rPr>
          <w:rStyle w:val="SubtleEmphasis"/>
          <w:rFonts w:cs="Arial"/>
          <w:i w:val="0"/>
          <w:iCs w:val="0"/>
        </w:rPr>
        <w:fldChar w:fldCharType="separate"/>
      </w:r>
      <w:bookmarkStart w:id="25" w:name="_CTVP001bc7744e4f0e94b36acbc4b1c927780af"/>
      <w:r w:rsidR="00156A02">
        <w:rPr>
          <w:rStyle w:val="SubtleEmphasis"/>
          <w:rFonts w:cs="Arial"/>
          <w:i w:val="0"/>
          <w:iCs w:val="0"/>
        </w:rPr>
        <w:t>[6]</w:t>
      </w:r>
      <w:bookmarkEnd w:id="25"/>
      <w:r w:rsidR="00EF12F3">
        <w:rPr>
          <w:rStyle w:val="SubtleEmphasis"/>
          <w:rFonts w:cs="Arial"/>
          <w:i w:val="0"/>
          <w:iCs w:val="0"/>
        </w:rPr>
        <w:fldChar w:fldCharType="end"/>
      </w:r>
      <w:r w:rsidR="004B50D6">
        <w:rPr>
          <w:rStyle w:val="SubtleEmphasis"/>
          <w:rFonts w:cs="Arial"/>
          <w:i w:val="0"/>
          <w:iCs w:val="0"/>
        </w:rPr>
        <w:t>.</w:t>
      </w:r>
      <w:r w:rsidRPr="00C57E44">
        <w:rPr>
          <w:rStyle w:val="SubtleEmphasis"/>
          <w:rFonts w:cs="Arial"/>
          <w:i w:val="0"/>
          <w:iCs w:val="0"/>
        </w:rPr>
        <w:t xml:space="preserve"> </w:t>
      </w:r>
    </w:p>
    <w:p w14:paraId="1F775C54" w14:textId="3E8B2603" w:rsidR="0081027C" w:rsidRDefault="002542AB" w:rsidP="00F93B02">
      <w:pPr>
        <w:spacing w:line="360" w:lineRule="auto"/>
        <w:rPr>
          <w:rStyle w:val="SubtleEmphasis"/>
          <w:rFonts w:cs="Arial"/>
          <w:i w:val="0"/>
          <w:iCs w:val="0"/>
        </w:rPr>
      </w:pPr>
      <w:r>
        <w:rPr>
          <w:rStyle w:val="SubtleEmphasis"/>
          <w:rFonts w:cs="Arial"/>
          <w:i w:val="0"/>
          <w:iCs w:val="0"/>
        </w:rPr>
        <w:lastRenderedPageBreak/>
        <w:t>Because of l</w:t>
      </w:r>
      <w:r w:rsidR="0081027C" w:rsidRPr="00C57E44">
        <w:rPr>
          <w:rStyle w:val="SubtleEmphasis"/>
          <w:rFonts w:cs="Arial"/>
          <w:i w:val="0"/>
          <w:iCs w:val="0"/>
        </w:rPr>
        <w:t>i</w:t>
      </w:r>
      <w:r>
        <w:rPr>
          <w:rStyle w:val="SubtleEmphasis"/>
          <w:rFonts w:cs="Arial"/>
          <w:i w:val="0"/>
          <w:iCs w:val="0"/>
        </w:rPr>
        <w:t>thium</w:t>
      </w:r>
      <w:r w:rsidR="0081027C" w:rsidRPr="00C57E44">
        <w:rPr>
          <w:rStyle w:val="SubtleEmphasis"/>
          <w:rFonts w:cs="Arial"/>
          <w:i w:val="0"/>
          <w:iCs w:val="0"/>
        </w:rPr>
        <w:t xml:space="preserve">’s ability to form compounds with a variety of transition metals </w:t>
      </w:r>
      <w:r w:rsidR="004B1F46">
        <w:rPr>
          <w:rStyle w:val="SubtleEmphasis"/>
          <w:rFonts w:cs="Arial"/>
          <w:i w:val="0"/>
          <w:iCs w:val="0"/>
        </w:rPr>
        <w:t xml:space="preserve">and oxygen, different types of lithium-ion </w:t>
      </w:r>
      <w:r w:rsidR="0081027C" w:rsidRPr="00C57E44">
        <w:rPr>
          <w:rStyle w:val="SubtleEmphasis"/>
          <w:rFonts w:cs="Arial"/>
          <w:i w:val="0"/>
          <w:iCs w:val="0"/>
        </w:rPr>
        <w:t xml:space="preserve">battery technologies are available. </w:t>
      </w:r>
      <w:r w:rsidR="005F5F18">
        <w:fldChar w:fldCharType="begin"/>
      </w:r>
      <w:r w:rsidR="005F5F18">
        <w:instrText xml:space="preserve"> REF _Ref520908832 \h  \* MERGEFORMAT </w:instrText>
      </w:r>
      <w:r w:rsidR="005F5F18">
        <w:fldChar w:fldCharType="separate"/>
      </w:r>
      <w:r w:rsidR="00A440CB" w:rsidRPr="00A440CB">
        <w:t xml:space="preserve">Table </w:t>
      </w:r>
      <w:r w:rsidR="00A440CB" w:rsidRPr="00A440CB">
        <w:rPr>
          <w:noProof/>
        </w:rPr>
        <w:t>2.2</w:t>
      </w:r>
      <w:r w:rsidR="005F5F18">
        <w:fldChar w:fldCharType="end"/>
      </w:r>
      <w:r w:rsidR="0081027C" w:rsidRPr="00C57E44">
        <w:rPr>
          <w:rStyle w:val="SubtleEmphasis"/>
          <w:rFonts w:cs="Arial"/>
          <w:i w:val="0"/>
          <w:iCs w:val="0"/>
        </w:rPr>
        <w:t xml:space="preserve"> shows some typical prope</w:t>
      </w:r>
      <w:r>
        <w:rPr>
          <w:rStyle w:val="SubtleEmphasis"/>
          <w:rFonts w:cs="Arial"/>
          <w:i w:val="0"/>
          <w:iCs w:val="0"/>
        </w:rPr>
        <w:t xml:space="preserve">rties and </w:t>
      </w:r>
      <w:r w:rsidR="0081027C" w:rsidRPr="00C57E44">
        <w:rPr>
          <w:rStyle w:val="SubtleEmphasis"/>
          <w:rFonts w:cs="Arial"/>
          <w:i w:val="0"/>
          <w:iCs w:val="0"/>
        </w:rPr>
        <w:t xml:space="preserve">applications of the most commonly used types of </w:t>
      </w:r>
      <w:r>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batteries:</w:t>
      </w:r>
    </w:p>
    <w:p w14:paraId="2F0EDE17" w14:textId="6A9B8D81" w:rsidR="0026014E" w:rsidRPr="00B60E1A" w:rsidRDefault="0026014E" w:rsidP="00B60E1A">
      <w:pPr>
        <w:pStyle w:val="Caption"/>
        <w:spacing w:line="360" w:lineRule="auto"/>
        <w:jc w:val="both"/>
        <w:rPr>
          <w:sz w:val="20"/>
          <w:szCs w:val="20"/>
        </w:rPr>
      </w:pPr>
      <w:bookmarkStart w:id="26" w:name="_Ref520908832"/>
      <w:bookmarkStart w:id="27" w:name="_Toc528066895"/>
      <w:r w:rsidRPr="00B60E1A">
        <w:rPr>
          <w:sz w:val="20"/>
          <w:szCs w:val="20"/>
        </w:rPr>
        <w:t xml:space="preserve">Table </w:t>
      </w:r>
      <w:r w:rsidR="00CA6FF9" w:rsidRPr="00B60E1A">
        <w:rPr>
          <w:sz w:val="20"/>
          <w:szCs w:val="20"/>
        </w:rPr>
        <w:fldChar w:fldCharType="begin"/>
      </w:r>
      <w:r w:rsidR="00CA6FF9" w:rsidRPr="00B60E1A">
        <w:rPr>
          <w:sz w:val="20"/>
          <w:szCs w:val="20"/>
        </w:rPr>
        <w:instrText xml:space="preserve"> STYLEREF 1 \s </w:instrText>
      </w:r>
      <w:r w:rsidR="00CA6FF9" w:rsidRPr="00B60E1A">
        <w:rPr>
          <w:sz w:val="20"/>
          <w:szCs w:val="20"/>
        </w:rPr>
        <w:fldChar w:fldCharType="separate"/>
      </w:r>
      <w:r w:rsidR="00A440CB">
        <w:rPr>
          <w:noProof/>
          <w:sz w:val="20"/>
          <w:szCs w:val="20"/>
        </w:rPr>
        <w:t>2</w:t>
      </w:r>
      <w:r w:rsidR="00CA6FF9" w:rsidRPr="00B60E1A">
        <w:rPr>
          <w:sz w:val="20"/>
          <w:szCs w:val="20"/>
        </w:rPr>
        <w:fldChar w:fldCharType="end"/>
      </w:r>
      <w:r w:rsidR="00CA6FF9" w:rsidRPr="00B60E1A">
        <w:rPr>
          <w:sz w:val="20"/>
          <w:szCs w:val="20"/>
        </w:rPr>
        <w:t>.</w:t>
      </w:r>
      <w:r w:rsidR="00CA6FF9" w:rsidRPr="00B60E1A">
        <w:rPr>
          <w:sz w:val="20"/>
          <w:szCs w:val="20"/>
        </w:rPr>
        <w:fldChar w:fldCharType="begin"/>
      </w:r>
      <w:r w:rsidR="00CA6FF9" w:rsidRPr="00B60E1A">
        <w:rPr>
          <w:sz w:val="20"/>
          <w:szCs w:val="20"/>
        </w:rPr>
        <w:instrText xml:space="preserve"> SEQ Table \* ARABIC \s 1 </w:instrText>
      </w:r>
      <w:r w:rsidR="00CA6FF9" w:rsidRPr="00B60E1A">
        <w:rPr>
          <w:sz w:val="20"/>
          <w:szCs w:val="20"/>
        </w:rPr>
        <w:fldChar w:fldCharType="separate"/>
      </w:r>
      <w:r w:rsidR="00A440CB">
        <w:rPr>
          <w:noProof/>
          <w:sz w:val="20"/>
          <w:szCs w:val="20"/>
        </w:rPr>
        <w:t>2</w:t>
      </w:r>
      <w:r w:rsidR="00CA6FF9" w:rsidRPr="00B60E1A">
        <w:rPr>
          <w:sz w:val="20"/>
          <w:szCs w:val="20"/>
        </w:rPr>
        <w:fldChar w:fldCharType="end"/>
      </w:r>
      <w:bookmarkEnd w:id="26"/>
      <w:r w:rsidRPr="00B60E1A">
        <w:rPr>
          <w:sz w:val="20"/>
          <w:szCs w:val="20"/>
        </w:rPr>
        <w:t xml:space="preserve">. </w:t>
      </w:r>
      <w:r w:rsidRPr="00B60E1A">
        <w:rPr>
          <w:noProof/>
          <w:sz w:val="20"/>
          <w:szCs w:val="20"/>
        </w:rPr>
        <w:t xml:space="preserve">Typical properties and applications of </w:t>
      </w:r>
      <w:r w:rsidR="002542AB" w:rsidRPr="00B60E1A">
        <w:rPr>
          <w:noProof/>
          <w:sz w:val="20"/>
          <w:szCs w:val="20"/>
        </w:rPr>
        <w:t>different</w:t>
      </w:r>
      <w:r w:rsidRPr="00B60E1A">
        <w:rPr>
          <w:noProof/>
          <w:sz w:val="20"/>
          <w:szCs w:val="20"/>
        </w:rPr>
        <w:t xml:space="preserve"> types of </w:t>
      </w:r>
      <w:r w:rsidR="002542AB" w:rsidRPr="00B60E1A">
        <w:rPr>
          <w:noProof/>
          <w:sz w:val="20"/>
          <w:szCs w:val="20"/>
        </w:rPr>
        <w:t>l</w:t>
      </w:r>
      <w:r w:rsidR="00304BF0" w:rsidRPr="00B60E1A">
        <w:rPr>
          <w:noProof/>
          <w:sz w:val="20"/>
          <w:szCs w:val="20"/>
        </w:rPr>
        <w:t>ithium-ion</w:t>
      </w:r>
      <w:r w:rsidRPr="00B60E1A">
        <w:rPr>
          <w:noProof/>
          <w:sz w:val="20"/>
          <w:szCs w:val="20"/>
        </w:rPr>
        <w:t xml:space="preserve"> cells</w:t>
      </w:r>
      <w:r w:rsidRPr="00B60E1A">
        <w:rPr>
          <w:rFonts w:cs="Arial"/>
          <w:sz w:val="20"/>
          <w:szCs w:val="20"/>
        </w:rPr>
        <w:t xml:space="preserve"> </w:t>
      </w:r>
      <w:r w:rsidR="00EF12F3" w:rsidRPr="00B60E1A">
        <w:rPr>
          <w:rFonts w:cs="Arial"/>
          <w:sz w:val="20"/>
          <w:szCs w:val="20"/>
        </w:rPr>
        <w:fldChar w:fldCharType="begin"/>
      </w:r>
      <w:r w:rsidR="000061B4" w:rsidRPr="00B60E1A">
        <w:rPr>
          <w:rFonts w:cs="Arial"/>
          <w:sz w:val="20"/>
          <w:szCs w:val="20"/>
        </w:rPr>
        <w:instrText>ADDIN CITAVI.PLACEHOLDER f2bfbc8e-eb61-4656-b429-3209f214d9c4 PFBsYWNlaG9sZGVyPg0KICA8QWRkSW5WZXJzaW9uPjUuNC4wLjI8L0FkZEluVmVyc2lvbj4NCiAgPElkPmYyYmZiYzhlLWViNjEtNDY1Ni1iNDI5LTMyMDlmMjE0ZDljNDwvSWQ+DQogIDxFbnRyaWVzPg0KICAgIDxFbnRyeT4NCiAgICAgIDxJZD5iMDJhYjc2My01ZjMyLTRiOTctOGQ1Ny01MTE0NjBjODM1Nzg8L0lkPg0KICAgICAgPFJlZmVyZW5jZUlkPjU3YTA4M2M5LTA4NTctNDViMy1hNzk4LTEyYWJmZjQxZmQ4Y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FdPC9UZXh0Pg0KICAgIDwvVGV4dFVuaXQ+DQogIDwvVGV4dFVuaXRzPg0KPC9QbGFjZWhvbGRlcj4=</w:instrText>
      </w:r>
      <w:r w:rsidR="00EF12F3" w:rsidRPr="00B60E1A">
        <w:rPr>
          <w:rFonts w:cs="Arial"/>
          <w:sz w:val="20"/>
          <w:szCs w:val="20"/>
        </w:rPr>
        <w:fldChar w:fldCharType="separate"/>
      </w:r>
      <w:bookmarkStart w:id="28" w:name="_CTVP001f2bfbc8eeb614656b4293209f214d9c4"/>
      <w:r w:rsidR="000061B4" w:rsidRPr="00B60E1A">
        <w:rPr>
          <w:rFonts w:cs="Arial"/>
          <w:sz w:val="20"/>
          <w:szCs w:val="20"/>
        </w:rPr>
        <w:t>[11]</w:t>
      </w:r>
      <w:bookmarkEnd w:id="27"/>
      <w:bookmarkEnd w:id="28"/>
      <w:r w:rsidR="00EF12F3" w:rsidRPr="00B60E1A">
        <w:rPr>
          <w:rFonts w:cs="Arial"/>
          <w:sz w:val="20"/>
          <w:szCs w:val="20"/>
        </w:rPr>
        <w:fldChar w:fldCharType="end"/>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903"/>
        <w:gridCol w:w="1922"/>
        <w:gridCol w:w="1672"/>
        <w:gridCol w:w="1672"/>
        <w:gridCol w:w="1666"/>
      </w:tblGrid>
      <w:tr w:rsidR="0081027C" w:rsidRPr="00C57E44" w14:paraId="67CBA530" w14:textId="77777777" w:rsidTr="004B50D6">
        <w:trPr>
          <w:cnfStyle w:val="100000000000" w:firstRow="1" w:lastRow="0" w:firstColumn="0" w:lastColumn="0" w:oddVBand="0" w:evenVBand="0" w:oddHBand="0" w:evenHBand="0" w:firstRowFirstColumn="0" w:firstRowLastColumn="0" w:lastRowFirstColumn="0" w:lastRowLastColumn="0"/>
        </w:trPr>
        <w:tc>
          <w:tcPr>
            <w:tcW w:w="1077" w:type="pct"/>
            <w:tcBorders>
              <w:top w:val="none" w:sz="0" w:space="0" w:color="auto"/>
              <w:left w:val="none" w:sz="0" w:space="0" w:color="auto"/>
              <w:bottom w:val="nil"/>
              <w:right w:val="none" w:sz="0" w:space="0" w:color="auto"/>
            </w:tcBorders>
            <w:noWrap/>
          </w:tcPr>
          <w:p w14:paraId="686ADA24" w14:textId="77777777" w:rsidR="0081027C" w:rsidRPr="00C57E44" w:rsidRDefault="0081027C" w:rsidP="00F93B02">
            <w:pPr>
              <w:spacing w:line="360" w:lineRule="auto"/>
              <w:jc w:val="center"/>
              <w:rPr>
                <w:rFonts w:cs="Arial"/>
                <w:color w:val="auto"/>
              </w:rPr>
            </w:pPr>
          </w:p>
        </w:tc>
        <w:tc>
          <w:tcPr>
            <w:tcW w:w="1088" w:type="pct"/>
            <w:tcBorders>
              <w:top w:val="none" w:sz="0" w:space="0" w:color="auto"/>
              <w:left w:val="none" w:sz="0" w:space="0" w:color="auto"/>
              <w:bottom w:val="nil"/>
              <w:right w:val="none" w:sz="0" w:space="0" w:color="auto"/>
            </w:tcBorders>
          </w:tcPr>
          <w:p w14:paraId="663F8359" w14:textId="77777777" w:rsidR="0081027C" w:rsidRPr="00C57E44" w:rsidRDefault="0081027C" w:rsidP="00F93B02">
            <w:pPr>
              <w:spacing w:line="360" w:lineRule="auto"/>
              <w:jc w:val="center"/>
              <w:rPr>
                <w:rFonts w:cs="Arial"/>
                <w:color w:val="auto"/>
              </w:rPr>
            </w:pPr>
            <w:r w:rsidRPr="00C57E44">
              <w:rPr>
                <w:rFonts w:cs="Arial"/>
                <w:color w:val="auto"/>
              </w:rPr>
              <w:t>Li-Cobalt</w:t>
            </w:r>
          </w:p>
          <w:p w14:paraId="2D9ED93B" w14:textId="703F5D0A" w:rsidR="0081027C" w:rsidRPr="00C57E44" w:rsidRDefault="0081027C" w:rsidP="00F93B02">
            <w:pPr>
              <w:spacing w:line="360" w:lineRule="auto"/>
              <w:jc w:val="center"/>
              <w:rPr>
                <w:rFonts w:cs="Arial"/>
                <w:color w:val="auto"/>
              </w:rPr>
            </w:pPr>
          </w:p>
        </w:tc>
        <w:tc>
          <w:tcPr>
            <w:tcW w:w="946" w:type="pct"/>
            <w:tcBorders>
              <w:top w:val="none" w:sz="0" w:space="0" w:color="auto"/>
              <w:left w:val="none" w:sz="0" w:space="0" w:color="auto"/>
              <w:bottom w:val="nil"/>
              <w:right w:val="none" w:sz="0" w:space="0" w:color="auto"/>
            </w:tcBorders>
          </w:tcPr>
          <w:p w14:paraId="4200757D" w14:textId="77777777" w:rsidR="0081027C" w:rsidRPr="00C57E44" w:rsidRDefault="0081027C" w:rsidP="00F93B02">
            <w:pPr>
              <w:spacing w:line="360" w:lineRule="auto"/>
              <w:jc w:val="center"/>
              <w:rPr>
                <w:rFonts w:cs="Arial"/>
                <w:color w:val="auto"/>
              </w:rPr>
            </w:pPr>
            <w:r w:rsidRPr="00C57E44">
              <w:rPr>
                <w:rFonts w:cs="Arial"/>
                <w:color w:val="auto"/>
              </w:rPr>
              <w:t>Li-Manganese</w:t>
            </w:r>
          </w:p>
          <w:p w14:paraId="26A81A13" w14:textId="6BBD1C78" w:rsidR="0081027C" w:rsidRPr="00C57E44" w:rsidRDefault="0081027C" w:rsidP="00F93B02">
            <w:pPr>
              <w:spacing w:line="360" w:lineRule="auto"/>
              <w:jc w:val="center"/>
              <w:rPr>
                <w:rFonts w:cs="Arial"/>
                <w:color w:val="auto"/>
              </w:rPr>
            </w:pPr>
          </w:p>
        </w:tc>
        <w:tc>
          <w:tcPr>
            <w:tcW w:w="946" w:type="pct"/>
            <w:tcBorders>
              <w:top w:val="none" w:sz="0" w:space="0" w:color="auto"/>
              <w:left w:val="none" w:sz="0" w:space="0" w:color="auto"/>
              <w:bottom w:val="nil"/>
              <w:right w:val="none" w:sz="0" w:space="0" w:color="auto"/>
            </w:tcBorders>
          </w:tcPr>
          <w:p w14:paraId="19FD0054" w14:textId="7FE883BE" w:rsidR="0081027C" w:rsidRPr="009828B2" w:rsidRDefault="0081027C" w:rsidP="00F93B02">
            <w:pPr>
              <w:spacing w:line="360" w:lineRule="auto"/>
              <w:jc w:val="center"/>
              <w:rPr>
                <w:rFonts w:cs="Arial"/>
                <w:color w:val="auto"/>
                <w:lang w:val="de-DE"/>
              </w:rPr>
            </w:pPr>
            <w:r w:rsidRPr="009828B2">
              <w:rPr>
                <w:rFonts w:cs="Arial"/>
                <w:color w:val="auto"/>
                <w:lang w:val="de-DE"/>
              </w:rPr>
              <w:t>L</w:t>
            </w:r>
            <w:r w:rsidR="004B50D6">
              <w:rPr>
                <w:rFonts w:cs="Arial"/>
                <w:color w:val="auto"/>
                <w:lang w:val="de-DE"/>
              </w:rPr>
              <w:t>i-Nickel Manganese Cobalt</w:t>
            </w:r>
          </w:p>
        </w:tc>
        <w:tc>
          <w:tcPr>
            <w:tcW w:w="944" w:type="pct"/>
            <w:tcBorders>
              <w:top w:val="none" w:sz="0" w:space="0" w:color="auto"/>
              <w:left w:val="none" w:sz="0" w:space="0" w:color="auto"/>
              <w:bottom w:val="nil"/>
              <w:right w:val="none" w:sz="0" w:space="0" w:color="auto"/>
            </w:tcBorders>
          </w:tcPr>
          <w:p w14:paraId="1A025D8D" w14:textId="6D8E9E36" w:rsidR="0081027C" w:rsidRPr="00C57E44" w:rsidRDefault="004B50D6" w:rsidP="00F93B02">
            <w:pPr>
              <w:spacing w:line="360" w:lineRule="auto"/>
              <w:jc w:val="center"/>
              <w:rPr>
                <w:rFonts w:cs="Arial"/>
                <w:color w:val="auto"/>
              </w:rPr>
            </w:pPr>
            <w:r>
              <w:rPr>
                <w:rFonts w:cs="Arial"/>
                <w:color w:val="auto"/>
              </w:rPr>
              <w:t>Li-Iron Phosphate</w:t>
            </w:r>
          </w:p>
        </w:tc>
      </w:tr>
      <w:tr w:rsidR="00C13B39" w:rsidRPr="004B50D6" w14:paraId="3FC2CA91" w14:textId="77777777" w:rsidTr="004B50D6">
        <w:tc>
          <w:tcPr>
            <w:tcW w:w="1077" w:type="pct"/>
            <w:tcBorders>
              <w:top w:val="nil"/>
              <w:bottom w:val="single" w:sz="4" w:space="0" w:color="auto"/>
            </w:tcBorders>
            <w:noWrap/>
          </w:tcPr>
          <w:p w14:paraId="72CA4826" w14:textId="77777777" w:rsidR="00C13B39" w:rsidRPr="004B50D6" w:rsidRDefault="00C13B39" w:rsidP="00F93B02">
            <w:pPr>
              <w:spacing w:line="360" w:lineRule="auto"/>
              <w:jc w:val="center"/>
              <w:rPr>
                <w:rFonts w:cs="Arial"/>
                <w:b/>
                <w:color w:val="auto"/>
              </w:rPr>
            </w:pPr>
          </w:p>
        </w:tc>
        <w:tc>
          <w:tcPr>
            <w:tcW w:w="1088" w:type="pct"/>
            <w:tcBorders>
              <w:top w:val="nil"/>
              <w:bottom w:val="single" w:sz="4" w:space="0" w:color="auto"/>
            </w:tcBorders>
          </w:tcPr>
          <w:p w14:paraId="553ECF4B" w14:textId="20E6CBBC" w:rsidR="00C13B39" w:rsidRPr="004B50D6" w:rsidRDefault="004B50D6" w:rsidP="00F93B02">
            <w:pPr>
              <w:spacing w:line="360" w:lineRule="auto"/>
              <w:jc w:val="center"/>
              <w:rPr>
                <w:rFonts w:cs="Arial"/>
                <w:b/>
                <w:color w:val="auto"/>
              </w:rPr>
            </w:pPr>
            <w:r w:rsidRPr="004B50D6">
              <w:rPr>
                <w:rFonts w:cs="Arial"/>
                <w:b/>
                <w:color w:val="auto"/>
              </w:rPr>
              <w:t>(LCO)</w:t>
            </w:r>
          </w:p>
        </w:tc>
        <w:tc>
          <w:tcPr>
            <w:tcW w:w="946" w:type="pct"/>
            <w:tcBorders>
              <w:top w:val="nil"/>
              <w:bottom w:val="single" w:sz="4" w:space="0" w:color="auto"/>
            </w:tcBorders>
          </w:tcPr>
          <w:p w14:paraId="65A342E4" w14:textId="369501E7" w:rsidR="00C13B39" w:rsidRPr="004B50D6" w:rsidRDefault="004B50D6" w:rsidP="00F93B02">
            <w:pPr>
              <w:spacing w:line="360" w:lineRule="auto"/>
              <w:jc w:val="center"/>
              <w:rPr>
                <w:rFonts w:cs="Arial"/>
                <w:b/>
                <w:color w:val="auto"/>
              </w:rPr>
            </w:pPr>
            <w:r w:rsidRPr="004B50D6">
              <w:rPr>
                <w:rFonts w:cs="Arial"/>
                <w:b/>
                <w:color w:val="auto"/>
              </w:rPr>
              <w:t>(LMO)</w:t>
            </w:r>
          </w:p>
        </w:tc>
        <w:tc>
          <w:tcPr>
            <w:tcW w:w="946" w:type="pct"/>
            <w:tcBorders>
              <w:top w:val="nil"/>
              <w:bottom w:val="single" w:sz="4" w:space="0" w:color="auto"/>
            </w:tcBorders>
          </w:tcPr>
          <w:p w14:paraId="434A0C14" w14:textId="4949F506" w:rsidR="00C13B39" w:rsidRPr="004B50D6" w:rsidRDefault="004B50D6" w:rsidP="00F93B02">
            <w:pPr>
              <w:spacing w:line="360" w:lineRule="auto"/>
              <w:jc w:val="center"/>
              <w:rPr>
                <w:rFonts w:cs="Arial"/>
                <w:b/>
                <w:color w:val="auto"/>
                <w:lang w:val="de-DE"/>
              </w:rPr>
            </w:pPr>
            <w:r w:rsidRPr="004B50D6">
              <w:rPr>
                <w:rFonts w:cs="Arial"/>
                <w:b/>
                <w:color w:val="auto"/>
                <w:lang w:val="de-DE"/>
              </w:rPr>
              <w:t>(LNMC)</w:t>
            </w:r>
          </w:p>
        </w:tc>
        <w:tc>
          <w:tcPr>
            <w:tcW w:w="944" w:type="pct"/>
            <w:tcBorders>
              <w:top w:val="nil"/>
              <w:bottom w:val="single" w:sz="4" w:space="0" w:color="auto"/>
            </w:tcBorders>
          </w:tcPr>
          <w:p w14:paraId="0ABE40A6" w14:textId="729D0B1E" w:rsidR="00C13B39" w:rsidRPr="004B50D6" w:rsidRDefault="004B50D6" w:rsidP="00F93B02">
            <w:pPr>
              <w:spacing w:line="360" w:lineRule="auto"/>
              <w:jc w:val="center"/>
              <w:rPr>
                <w:rFonts w:cs="Arial"/>
                <w:b/>
                <w:color w:val="auto"/>
              </w:rPr>
            </w:pPr>
            <w:r w:rsidRPr="004B50D6">
              <w:rPr>
                <w:rFonts w:cs="Arial"/>
                <w:b/>
                <w:color w:val="auto"/>
              </w:rPr>
              <w:t>(LFP)</w:t>
            </w:r>
          </w:p>
        </w:tc>
      </w:tr>
      <w:tr w:rsidR="0081027C" w:rsidRPr="00C57E44" w14:paraId="09EDE667" w14:textId="77777777" w:rsidTr="004B50D6">
        <w:tc>
          <w:tcPr>
            <w:tcW w:w="1077" w:type="pct"/>
            <w:tcBorders>
              <w:top w:val="single" w:sz="4" w:space="0" w:color="auto"/>
            </w:tcBorders>
            <w:noWrap/>
          </w:tcPr>
          <w:p w14:paraId="0A8D20C5" w14:textId="77777777" w:rsidR="0081027C" w:rsidRPr="00466C52" w:rsidRDefault="0081027C" w:rsidP="00F93B02">
            <w:pPr>
              <w:spacing w:line="360" w:lineRule="auto"/>
              <w:jc w:val="center"/>
              <w:rPr>
                <w:rFonts w:cs="Arial"/>
                <w:b/>
                <w:bCs/>
                <w:color w:val="auto"/>
              </w:rPr>
            </w:pPr>
            <w:r w:rsidRPr="00466C52">
              <w:rPr>
                <w:rFonts w:cs="Arial"/>
                <w:b/>
                <w:bCs/>
                <w:color w:val="auto"/>
              </w:rPr>
              <w:t>Specific energy</w:t>
            </w:r>
          </w:p>
          <w:p w14:paraId="632EE27B" w14:textId="77777777" w:rsidR="0081027C" w:rsidRPr="00466C52" w:rsidRDefault="0081027C" w:rsidP="00F93B02">
            <w:pPr>
              <w:spacing w:line="360" w:lineRule="auto"/>
              <w:jc w:val="center"/>
              <w:rPr>
                <w:rFonts w:cs="Arial"/>
                <w:b/>
                <w:bCs/>
                <w:color w:val="auto"/>
              </w:rPr>
            </w:pPr>
            <w:r w:rsidRPr="00466C52">
              <w:rPr>
                <w:rFonts w:cs="Arial"/>
                <w:b/>
                <w:bCs/>
                <w:color w:val="auto"/>
              </w:rPr>
              <w:t>(Wh/kg)</w:t>
            </w:r>
          </w:p>
        </w:tc>
        <w:tc>
          <w:tcPr>
            <w:tcW w:w="1088" w:type="pct"/>
            <w:tcBorders>
              <w:top w:val="single" w:sz="4" w:space="0" w:color="auto"/>
            </w:tcBorders>
          </w:tcPr>
          <w:p w14:paraId="18B37C60" w14:textId="77777777" w:rsidR="0081027C" w:rsidRPr="00C57E44" w:rsidRDefault="0081027C" w:rsidP="00F93B02">
            <w:pPr>
              <w:spacing w:line="360" w:lineRule="auto"/>
              <w:jc w:val="center"/>
              <w:rPr>
                <w:rFonts w:cs="Arial"/>
                <w:color w:val="auto"/>
              </w:rPr>
            </w:pPr>
            <w:r w:rsidRPr="00C57E44">
              <w:rPr>
                <w:rFonts w:cs="Arial"/>
                <w:color w:val="auto"/>
              </w:rPr>
              <w:t>150-200</w:t>
            </w:r>
          </w:p>
        </w:tc>
        <w:tc>
          <w:tcPr>
            <w:tcW w:w="946" w:type="pct"/>
            <w:tcBorders>
              <w:top w:val="single" w:sz="4" w:space="0" w:color="auto"/>
            </w:tcBorders>
          </w:tcPr>
          <w:p w14:paraId="38B733BC" w14:textId="77777777" w:rsidR="0081027C" w:rsidRPr="00C57E44" w:rsidRDefault="0081027C" w:rsidP="00F93B02">
            <w:pPr>
              <w:spacing w:line="360" w:lineRule="auto"/>
              <w:jc w:val="center"/>
              <w:rPr>
                <w:rFonts w:cs="Arial"/>
                <w:color w:val="auto"/>
              </w:rPr>
            </w:pPr>
            <w:r w:rsidRPr="00C57E44">
              <w:rPr>
                <w:rFonts w:cs="Arial"/>
                <w:color w:val="auto"/>
              </w:rPr>
              <w:t>100-150</w:t>
            </w:r>
          </w:p>
        </w:tc>
        <w:tc>
          <w:tcPr>
            <w:tcW w:w="946" w:type="pct"/>
            <w:tcBorders>
              <w:top w:val="single" w:sz="4" w:space="0" w:color="auto"/>
            </w:tcBorders>
          </w:tcPr>
          <w:p w14:paraId="67488A5D" w14:textId="77777777" w:rsidR="0081027C" w:rsidRPr="00C57E44" w:rsidRDefault="0081027C" w:rsidP="00F93B02">
            <w:pPr>
              <w:spacing w:line="360" w:lineRule="auto"/>
              <w:jc w:val="center"/>
              <w:rPr>
                <w:rFonts w:cs="Arial"/>
                <w:color w:val="auto"/>
              </w:rPr>
            </w:pPr>
            <w:r w:rsidRPr="00C57E44">
              <w:rPr>
                <w:rFonts w:cs="Arial"/>
                <w:color w:val="auto"/>
              </w:rPr>
              <w:t>150-220</w:t>
            </w:r>
          </w:p>
        </w:tc>
        <w:tc>
          <w:tcPr>
            <w:tcW w:w="944" w:type="pct"/>
            <w:tcBorders>
              <w:top w:val="single" w:sz="4" w:space="0" w:color="auto"/>
            </w:tcBorders>
          </w:tcPr>
          <w:p w14:paraId="64F0EE2B" w14:textId="77777777" w:rsidR="0081027C" w:rsidRPr="00C57E44" w:rsidRDefault="0081027C" w:rsidP="00F93B02">
            <w:pPr>
              <w:spacing w:line="360" w:lineRule="auto"/>
              <w:jc w:val="center"/>
              <w:rPr>
                <w:rFonts w:cs="Arial"/>
                <w:color w:val="auto"/>
              </w:rPr>
            </w:pPr>
            <w:r w:rsidRPr="00C57E44">
              <w:rPr>
                <w:rFonts w:cs="Arial"/>
                <w:color w:val="auto"/>
              </w:rPr>
              <w:t>90-120</w:t>
            </w:r>
          </w:p>
        </w:tc>
      </w:tr>
      <w:tr w:rsidR="0081027C" w:rsidRPr="00C57E44" w14:paraId="3754792D" w14:textId="77777777" w:rsidTr="002542AB">
        <w:tc>
          <w:tcPr>
            <w:tcW w:w="1077" w:type="pct"/>
            <w:noWrap/>
          </w:tcPr>
          <w:p w14:paraId="06ACBDC9" w14:textId="77777777" w:rsidR="0081027C" w:rsidRPr="00466C52" w:rsidRDefault="0081027C" w:rsidP="00F93B02">
            <w:pPr>
              <w:spacing w:line="360" w:lineRule="auto"/>
              <w:jc w:val="center"/>
              <w:rPr>
                <w:rFonts w:cs="Arial"/>
                <w:b/>
                <w:bCs/>
                <w:color w:val="auto"/>
              </w:rPr>
            </w:pPr>
            <w:r w:rsidRPr="00466C52">
              <w:rPr>
                <w:rFonts w:cs="Arial"/>
                <w:b/>
                <w:bCs/>
                <w:color w:val="auto"/>
              </w:rPr>
              <w:t>Nominal</w:t>
            </w:r>
          </w:p>
          <w:p w14:paraId="2BF97C9F" w14:textId="77777777" w:rsidR="0081027C" w:rsidRPr="00466C52" w:rsidRDefault="0081027C" w:rsidP="00F93B02">
            <w:pPr>
              <w:spacing w:line="360" w:lineRule="auto"/>
              <w:jc w:val="center"/>
              <w:rPr>
                <w:rFonts w:cs="Arial"/>
                <w:b/>
                <w:bCs/>
                <w:color w:val="auto"/>
              </w:rPr>
            </w:pPr>
            <w:r w:rsidRPr="00466C52">
              <w:rPr>
                <w:rFonts w:cs="Arial"/>
                <w:b/>
                <w:bCs/>
                <w:color w:val="auto"/>
              </w:rPr>
              <w:t>voltage (V)</w:t>
            </w:r>
          </w:p>
        </w:tc>
        <w:tc>
          <w:tcPr>
            <w:tcW w:w="1088" w:type="pct"/>
          </w:tcPr>
          <w:p w14:paraId="1D2EA6DF" w14:textId="77777777" w:rsidR="0081027C" w:rsidRPr="00C57E44" w:rsidRDefault="0081027C" w:rsidP="00F93B02">
            <w:pPr>
              <w:spacing w:line="360" w:lineRule="auto"/>
              <w:jc w:val="center"/>
              <w:rPr>
                <w:rFonts w:cs="Arial"/>
                <w:color w:val="auto"/>
              </w:rPr>
            </w:pPr>
            <w:r w:rsidRPr="00C57E44">
              <w:rPr>
                <w:rFonts w:cs="Arial"/>
                <w:color w:val="auto"/>
              </w:rPr>
              <w:t>3.6</w:t>
            </w:r>
          </w:p>
        </w:tc>
        <w:tc>
          <w:tcPr>
            <w:tcW w:w="946" w:type="pct"/>
          </w:tcPr>
          <w:p w14:paraId="21C47AF3" w14:textId="77777777" w:rsidR="0081027C" w:rsidRPr="00C57E44" w:rsidRDefault="0081027C" w:rsidP="00F93B02">
            <w:pPr>
              <w:spacing w:line="360" w:lineRule="auto"/>
              <w:jc w:val="center"/>
              <w:rPr>
                <w:rFonts w:cs="Arial"/>
                <w:color w:val="auto"/>
              </w:rPr>
            </w:pPr>
            <w:r w:rsidRPr="00C57E44">
              <w:rPr>
                <w:rFonts w:cs="Arial"/>
                <w:color w:val="auto"/>
              </w:rPr>
              <w:t>3.7</w:t>
            </w:r>
          </w:p>
        </w:tc>
        <w:tc>
          <w:tcPr>
            <w:tcW w:w="946" w:type="pct"/>
          </w:tcPr>
          <w:p w14:paraId="09AD9020" w14:textId="77777777" w:rsidR="0081027C" w:rsidRPr="00C57E44" w:rsidRDefault="0081027C" w:rsidP="00F93B02">
            <w:pPr>
              <w:spacing w:line="360" w:lineRule="auto"/>
              <w:jc w:val="center"/>
              <w:rPr>
                <w:rFonts w:cs="Arial"/>
                <w:color w:val="auto"/>
              </w:rPr>
            </w:pPr>
            <w:r w:rsidRPr="00C57E44">
              <w:rPr>
                <w:rFonts w:cs="Arial"/>
                <w:color w:val="auto"/>
              </w:rPr>
              <w:t>3.7</w:t>
            </w:r>
          </w:p>
        </w:tc>
        <w:tc>
          <w:tcPr>
            <w:tcW w:w="944" w:type="pct"/>
          </w:tcPr>
          <w:p w14:paraId="627ED8EA" w14:textId="77777777" w:rsidR="0081027C" w:rsidRPr="00C57E44" w:rsidRDefault="0081027C" w:rsidP="00F93B02">
            <w:pPr>
              <w:spacing w:line="360" w:lineRule="auto"/>
              <w:jc w:val="center"/>
              <w:rPr>
                <w:rFonts w:cs="Arial"/>
                <w:color w:val="auto"/>
              </w:rPr>
            </w:pPr>
            <w:r w:rsidRPr="00C57E44">
              <w:rPr>
                <w:rFonts w:cs="Arial"/>
                <w:color w:val="auto"/>
              </w:rPr>
              <w:t>3.3</w:t>
            </w:r>
          </w:p>
        </w:tc>
      </w:tr>
      <w:tr w:rsidR="0081027C" w:rsidRPr="00C57E44" w14:paraId="0CD28140" w14:textId="77777777" w:rsidTr="002542AB">
        <w:tc>
          <w:tcPr>
            <w:tcW w:w="1077" w:type="pct"/>
            <w:noWrap/>
          </w:tcPr>
          <w:p w14:paraId="3EB989F7" w14:textId="77777777" w:rsidR="0081027C" w:rsidRPr="00466C52" w:rsidRDefault="0081027C" w:rsidP="00F93B02">
            <w:pPr>
              <w:spacing w:line="360" w:lineRule="auto"/>
              <w:jc w:val="center"/>
              <w:rPr>
                <w:rFonts w:cs="Arial"/>
                <w:b/>
                <w:bCs/>
                <w:color w:val="auto"/>
              </w:rPr>
            </w:pPr>
            <w:r w:rsidRPr="00466C52">
              <w:rPr>
                <w:rFonts w:cs="Arial"/>
                <w:b/>
                <w:bCs/>
                <w:color w:val="auto"/>
              </w:rPr>
              <w:t>Cycle life</w:t>
            </w:r>
          </w:p>
        </w:tc>
        <w:tc>
          <w:tcPr>
            <w:tcW w:w="1088" w:type="pct"/>
          </w:tcPr>
          <w:p w14:paraId="6EEEA1AB" w14:textId="77777777" w:rsidR="0081027C" w:rsidRPr="00C57E44" w:rsidRDefault="0081027C" w:rsidP="00F93B02">
            <w:pPr>
              <w:spacing w:line="360" w:lineRule="auto"/>
              <w:jc w:val="center"/>
              <w:rPr>
                <w:rFonts w:cs="Arial"/>
                <w:color w:val="auto"/>
              </w:rPr>
            </w:pPr>
            <w:r w:rsidRPr="00C57E44">
              <w:rPr>
                <w:rFonts w:cs="Arial"/>
                <w:color w:val="auto"/>
              </w:rPr>
              <w:t>500-1000</w:t>
            </w:r>
          </w:p>
        </w:tc>
        <w:tc>
          <w:tcPr>
            <w:tcW w:w="946" w:type="pct"/>
          </w:tcPr>
          <w:p w14:paraId="53BD0E43" w14:textId="77777777" w:rsidR="0081027C" w:rsidRPr="00C57E44" w:rsidRDefault="0081027C" w:rsidP="00F93B02">
            <w:pPr>
              <w:spacing w:line="360" w:lineRule="auto"/>
              <w:jc w:val="center"/>
              <w:rPr>
                <w:rFonts w:cs="Arial"/>
                <w:color w:val="auto"/>
              </w:rPr>
            </w:pPr>
            <w:r w:rsidRPr="00C57E44">
              <w:rPr>
                <w:rFonts w:cs="Arial"/>
                <w:color w:val="auto"/>
              </w:rPr>
              <w:t>300-700</w:t>
            </w:r>
          </w:p>
        </w:tc>
        <w:tc>
          <w:tcPr>
            <w:tcW w:w="946" w:type="pct"/>
          </w:tcPr>
          <w:p w14:paraId="16D904F9" w14:textId="77777777" w:rsidR="0081027C" w:rsidRPr="00C57E44" w:rsidRDefault="0081027C" w:rsidP="00F93B02">
            <w:pPr>
              <w:spacing w:line="360" w:lineRule="auto"/>
              <w:jc w:val="center"/>
              <w:rPr>
                <w:rFonts w:cs="Arial"/>
                <w:color w:val="auto"/>
              </w:rPr>
            </w:pPr>
            <w:r w:rsidRPr="00C57E44">
              <w:rPr>
                <w:rFonts w:cs="Arial"/>
                <w:color w:val="auto"/>
              </w:rPr>
              <w:t>1000-2000</w:t>
            </w:r>
          </w:p>
        </w:tc>
        <w:tc>
          <w:tcPr>
            <w:tcW w:w="944" w:type="pct"/>
          </w:tcPr>
          <w:p w14:paraId="1EA075C3" w14:textId="77777777" w:rsidR="0081027C" w:rsidRPr="00C57E44" w:rsidRDefault="0081027C" w:rsidP="00F93B02">
            <w:pPr>
              <w:spacing w:line="360" w:lineRule="auto"/>
              <w:jc w:val="center"/>
              <w:rPr>
                <w:rFonts w:cs="Arial"/>
                <w:color w:val="auto"/>
              </w:rPr>
            </w:pPr>
            <w:r w:rsidRPr="00C57E44">
              <w:rPr>
                <w:rFonts w:cs="Arial"/>
                <w:color w:val="auto"/>
              </w:rPr>
              <w:t>1000-2000</w:t>
            </w:r>
          </w:p>
        </w:tc>
      </w:tr>
      <w:tr w:rsidR="0081027C" w:rsidRPr="00E0776D" w14:paraId="4C8D9491" w14:textId="77777777" w:rsidTr="002542AB">
        <w:trPr>
          <w:cnfStyle w:val="010000000000" w:firstRow="0" w:lastRow="1" w:firstColumn="0" w:lastColumn="0" w:oddVBand="0" w:evenVBand="0" w:oddHBand="0" w:evenHBand="0" w:firstRowFirstColumn="0" w:firstRowLastColumn="0" w:lastRowFirstColumn="0" w:lastRowLastColumn="0"/>
        </w:trPr>
        <w:tc>
          <w:tcPr>
            <w:tcW w:w="1077" w:type="pct"/>
            <w:tcBorders>
              <w:top w:val="none" w:sz="0" w:space="0" w:color="auto"/>
              <w:left w:val="none" w:sz="0" w:space="0" w:color="auto"/>
              <w:bottom w:val="none" w:sz="0" w:space="0" w:color="auto"/>
              <w:right w:val="none" w:sz="0" w:space="0" w:color="auto"/>
            </w:tcBorders>
            <w:noWrap/>
          </w:tcPr>
          <w:p w14:paraId="02B52BB3" w14:textId="77777777" w:rsidR="0081027C" w:rsidRPr="00466C52" w:rsidRDefault="0081027C" w:rsidP="00F93B02">
            <w:pPr>
              <w:spacing w:line="360" w:lineRule="auto"/>
              <w:jc w:val="center"/>
              <w:rPr>
                <w:rFonts w:cs="Arial"/>
                <w:color w:val="auto"/>
              </w:rPr>
            </w:pPr>
            <w:r w:rsidRPr="00466C52">
              <w:rPr>
                <w:rFonts w:cs="Arial"/>
                <w:color w:val="auto"/>
              </w:rPr>
              <w:t>Application</w:t>
            </w:r>
          </w:p>
        </w:tc>
        <w:tc>
          <w:tcPr>
            <w:tcW w:w="1088" w:type="pct"/>
            <w:tcBorders>
              <w:top w:val="none" w:sz="0" w:space="0" w:color="auto"/>
              <w:left w:val="none" w:sz="0" w:space="0" w:color="auto"/>
              <w:bottom w:val="none" w:sz="0" w:space="0" w:color="auto"/>
              <w:right w:val="none" w:sz="0" w:space="0" w:color="auto"/>
            </w:tcBorders>
          </w:tcPr>
          <w:p w14:paraId="7B5A3562" w14:textId="77777777" w:rsidR="0081027C" w:rsidRPr="00E0776D" w:rsidRDefault="0081027C" w:rsidP="00F93B02">
            <w:pPr>
              <w:spacing w:line="360" w:lineRule="auto"/>
              <w:jc w:val="center"/>
              <w:rPr>
                <w:rFonts w:cs="Arial"/>
                <w:b w:val="0"/>
                <w:bCs w:val="0"/>
                <w:color w:val="auto"/>
              </w:rPr>
            </w:pPr>
            <w:r w:rsidRPr="00E0776D">
              <w:rPr>
                <w:rFonts w:cs="Arial"/>
                <w:b w:val="0"/>
                <w:bCs w:val="0"/>
                <w:color w:val="auto"/>
              </w:rPr>
              <w:t>Mobile phones, tablets, laptops, cameras</w:t>
            </w:r>
          </w:p>
        </w:tc>
        <w:tc>
          <w:tcPr>
            <w:tcW w:w="946" w:type="pct"/>
            <w:tcBorders>
              <w:top w:val="none" w:sz="0" w:space="0" w:color="auto"/>
              <w:left w:val="none" w:sz="0" w:space="0" w:color="auto"/>
              <w:bottom w:val="none" w:sz="0" w:space="0" w:color="auto"/>
              <w:right w:val="none" w:sz="0" w:space="0" w:color="auto"/>
            </w:tcBorders>
          </w:tcPr>
          <w:p w14:paraId="4EBEFC1F" w14:textId="77777777" w:rsidR="0081027C" w:rsidRPr="00E0776D" w:rsidRDefault="0081027C" w:rsidP="00F93B02">
            <w:pPr>
              <w:spacing w:line="360" w:lineRule="auto"/>
              <w:jc w:val="center"/>
              <w:rPr>
                <w:rFonts w:cs="Arial"/>
                <w:b w:val="0"/>
                <w:bCs w:val="0"/>
                <w:color w:val="auto"/>
              </w:rPr>
            </w:pPr>
            <w:r w:rsidRPr="00E0776D">
              <w:rPr>
                <w:rFonts w:cs="Arial"/>
                <w:b w:val="0"/>
                <w:bCs w:val="0"/>
                <w:color w:val="auto"/>
              </w:rPr>
              <w:t>Power tools, medical devices, electric powertrains</w:t>
            </w:r>
          </w:p>
        </w:tc>
        <w:tc>
          <w:tcPr>
            <w:tcW w:w="946" w:type="pct"/>
            <w:tcBorders>
              <w:top w:val="none" w:sz="0" w:space="0" w:color="auto"/>
              <w:left w:val="none" w:sz="0" w:space="0" w:color="auto"/>
              <w:bottom w:val="none" w:sz="0" w:space="0" w:color="auto"/>
              <w:right w:val="none" w:sz="0" w:space="0" w:color="auto"/>
            </w:tcBorders>
          </w:tcPr>
          <w:p w14:paraId="0FDB0410" w14:textId="77777777" w:rsidR="0081027C" w:rsidRPr="00E0776D" w:rsidRDefault="0081027C" w:rsidP="00F93B02">
            <w:pPr>
              <w:spacing w:line="360" w:lineRule="auto"/>
              <w:jc w:val="center"/>
              <w:rPr>
                <w:rFonts w:cs="Arial"/>
                <w:b w:val="0"/>
                <w:bCs w:val="0"/>
                <w:color w:val="auto"/>
              </w:rPr>
            </w:pPr>
            <w:r w:rsidRPr="00E0776D">
              <w:rPr>
                <w:rFonts w:cs="Arial"/>
                <w:b w:val="0"/>
                <w:bCs w:val="0"/>
                <w:color w:val="auto"/>
              </w:rPr>
              <w:t>E-bikes, medical devices, EVs, industrial</w:t>
            </w:r>
          </w:p>
        </w:tc>
        <w:tc>
          <w:tcPr>
            <w:tcW w:w="944" w:type="pct"/>
            <w:tcBorders>
              <w:top w:val="none" w:sz="0" w:space="0" w:color="auto"/>
              <w:left w:val="none" w:sz="0" w:space="0" w:color="auto"/>
              <w:bottom w:val="none" w:sz="0" w:space="0" w:color="auto"/>
              <w:right w:val="none" w:sz="0" w:space="0" w:color="auto"/>
            </w:tcBorders>
          </w:tcPr>
          <w:p w14:paraId="60378246" w14:textId="77777777" w:rsidR="0081027C" w:rsidRPr="00E0776D" w:rsidRDefault="0081027C" w:rsidP="00F93B02">
            <w:pPr>
              <w:keepNext/>
              <w:spacing w:line="360" w:lineRule="auto"/>
              <w:jc w:val="center"/>
              <w:rPr>
                <w:rFonts w:cs="Arial"/>
                <w:b w:val="0"/>
                <w:bCs w:val="0"/>
                <w:color w:val="auto"/>
              </w:rPr>
            </w:pPr>
            <w:r w:rsidRPr="00E0776D">
              <w:rPr>
                <w:rFonts w:cs="Arial"/>
                <w:b w:val="0"/>
                <w:bCs w:val="0"/>
                <w:color w:val="auto"/>
              </w:rPr>
              <w:t>Portable and stationary needing high load currents and endurance</w:t>
            </w:r>
          </w:p>
        </w:tc>
      </w:tr>
    </w:tbl>
    <w:p w14:paraId="6E89500C" w14:textId="0C8A90A6" w:rsidR="0081027C" w:rsidRDefault="0081027C" w:rsidP="00F93B02">
      <w:pPr>
        <w:spacing w:before="360" w:line="360" w:lineRule="auto"/>
        <w:rPr>
          <w:rStyle w:val="SubtleEmphasis"/>
          <w:rFonts w:cs="Arial"/>
          <w:i w:val="0"/>
          <w:iCs w:val="0"/>
        </w:rPr>
      </w:pPr>
      <w:r w:rsidRPr="00C57E44">
        <w:rPr>
          <w:rStyle w:val="SubtleEmphasis"/>
          <w:rFonts w:cs="Arial"/>
          <w:i w:val="0"/>
          <w:iCs w:val="0"/>
        </w:rPr>
        <w:t xml:space="preserve">The advantages of </w:t>
      </w:r>
      <w:r w:rsidR="00E87022">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w:t>
      </w:r>
      <w:r w:rsidR="00E87022">
        <w:rPr>
          <w:rStyle w:val="SubtleEmphasis"/>
          <w:rFonts w:cs="Arial"/>
          <w:i w:val="0"/>
          <w:iCs w:val="0"/>
        </w:rPr>
        <w:t>cells</w:t>
      </w:r>
      <w:r w:rsidRPr="00C57E44">
        <w:rPr>
          <w:rStyle w:val="SubtleEmphasis"/>
          <w:rFonts w:cs="Arial"/>
          <w:i w:val="0"/>
          <w:iCs w:val="0"/>
        </w:rPr>
        <w:t xml:space="preserve"> far outweigh the disadvantages in terms of commercial </w:t>
      </w:r>
      <w:r w:rsidR="00E87022">
        <w:rPr>
          <w:rStyle w:val="SubtleEmphasis"/>
          <w:rFonts w:cs="Arial"/>
          <w:i w:val="0"/>
          <w:iCs w:val="0"/>
        </w:rPr>
        <w:t>usage</w:t>
      </w:r>
      <w:r w:rsidRPr="00C57E44">
        <w:rPr>
          <w:rStyle w:val="SubtleEmphasis"/>
          <w:rFonts w:cs="Arial"/>
          <w:i w:val="0"/>
          <w:iCs w:val="0"/>
        </w:rPr>
        <w:t xml:space="preserve"> which necessitates the need for research to understand and alleviate the shortcomin</w:t>
      </w:r>
      <w:r w:rsidR="00E87022">
        <w:rPr>
          <w:rStyle w:val="SubtleEmphasis"/>
          <w:rFonts w:cs="Arial"/>
          <w:i w:val="0"/>
          <w:iCs w:val="0"/>
        </w:rPr>
        <w:t>gs of the technology</w:t>
      </w:r>
      <w:r w:rsidRPr="00C57E44">
        <w:rPr>
          <w:rStyle w:val="SubtleEmphasis"/>
          <w:rFonts w:cs="Arial"/>
          <w:i w:val="0"/>
          <w:iCs w:val="0"/>
        </w:rPr>
        <w:t>.</w:t>
      </w:r>
      <w:r w:rsidR="00EA6F17">
        <w:rPr>
          <w:rStyle w:val="SubtleEmphasis"/>
          <w:rFonts w:cs="Arial"/>
          <w:i w:val="0"/>
          <w:iCs w:val="0"/>
        </w:rPr>
        <w:t xml:space="preserve"> Such research work led to the development of LiFePO</w:t>
      </w:r>
      <w:r w:rsidR="00EA6F17" w:rsidRPr="00EA6F17">
        <w:rPr>
          <w:rStyle w:val="SubtleEmphasis"/>
          <w:rFonts w:cs="Arial"/>
          <w:i w:val="0"/>
          <w:iCs w:val="0"/>
          <w:vertAlign w:val="subscript"/>
        </w:rPr>
        <w:t>4</w:t>
      </w:r>
      <w:r w:rsidR="00E87022">
        <w:rPr>
          <w:rStyle w:val="SubtleEmphasis"/>
          <w:rFonts w:cs="Arial"/>
          <w:i w:val="0"/>
          <w:iCs w:val="0"/>
        </w:rPr>
        <w:t>|</w:t>
      </w:r>
      <w:r w:rsidR="00EA6F17">
        <w:rPr>
          <w:rStyle w:val="SubtleEmphasis"/>
          <w:rFonts w:cs="Arial"/>
          <w:i w:val="0"/>
          <w:iCs w:val="0"/>
        </w:rPr>
        <w:t>C (</w:t>
      </w:r>
      <w:r w:rsidR="00FA7A9F">
        <w:rPr>
          <w:rStyle w:val="SubtleEmphasis"/>
          <w:rFonts w:cs="Arial"/>
          <w:i w:val="0"/>
          <w:iCs w:val="0"/>
        </w:rPr>
        <w:t>LFP-GRAPHITE</w:t>
      </w:r>
      <w:r w:rsidR="00EA6F17">
        <w:rPr>
          <w:rStyle w:val="SubtleEmphasis"/>
          <w:rFonts w:cs="Arial"/>
          <w:i w:val="0"/>
          <w:iCs w:val="0"/>
        </w:rPr>
        <w:t xml:space="preserve">) cells which is known to be low cost and offers safety, stability and </w:t>
      </w:r>
      <w:r w:rsidR="006D412A">
        <w:rPr>
          <w:rStyle w:val="SubtleEmphasis"/>
          <w:rFonts w:cs="Arial"/>
          <w:i w:val="0"/>
          <w:iCs w:val="0"/>
        </w:rPr>
        <w:t>reliable</w:t>
      </w:r>
      <w:r w:rsidR="00EA6F17">
        <w:rPr>
          <w:rStyle w:val="SubtleEmphasis"/>
          <w:rFonts w:cs="Arial"/>
          <w:i w:val="0"/>
          <w:iCs w:val="0"/>
        </w:rPr>
        <w:t xml:space="preserve"> performance. </w:t>
      </w:r>
      <w:r w:rsidR="00FA7A9F">
        <w:rPr>
          <w:rStyle w:val="SubtleEmphasis"/>
          <w:rFonts w:cs="Arial"/>
          <w:i w:val="0"/>
          <w:iCs w:val="0"/>
        </w:rPr>
        <w:t>LFP-GRAPHITE</w:t>
      </w:r>
      <w:r w:rsidR="00E87022">
        <w:rPr>
          <w:rStyle w:val="SubtleEmphasis"/>
          <w:rFonts w:cs="Arial"/>
          <w:i w:val="0"/>
          <w:iCs w:val="0"/>
        </w:rPr>
        <w:t xml:space="preserve"> or </w:t>
      </w:r>
      <w:r w:rsidR="00FA7A9F">
        <w:rPr>
          <w:rStyle w:val="SubtleEmphasis"/>
          <w:rFonts w:cs="Arial"/>
          <w:i w:val="0"/>
          <w:iCs w:val="0"/>
        </w:rPr>
        <w:t>LFP-graphite</w:t>
      </w:r>
      <w:r w:rsidR="00EA6F17">
        <w:rPr>
          <w:rStyle w:val="SubtleEmphasis"/>
          <w:rFonts w:cs="Arial"/>
          <w:i w:val="0"/>
          <w:iCs w:val="0"/>
        </w:rPr>
        <w:t xml:space="preserve"> </w:t>
      </w:r>
      <w:r w:rsidR="00E87022">
        <w:rPr>
          <w:rStyle w:val="SubtleEmphasis"/>
          <w:rFonts w:cs="Arial"/>
          <w:i w:val="0"/>
          <w:iCs w:val="0"/>
        </w:rPr>
        <w:t xml:space="preserve">cells </w:t>
      </w:r>
      <w:r w:rsidR="00EA6F17">
        <w:rPr>
          <w:rStyle w:val="SubtleEmphasis"/>
          <w:rFonts w:cs="Arial"/>
          <w:i w:val="0"/>
          <w:iCs w:val="0"/>
        </w:rPr>
        <w:t>form the basi</w:t>
      </w:r>
      <w:r w:rsidR="00E87022">
        <w:rPr>
          <w:rStyle w:val="SubtleEmphasis"/>
          <w:rFonts w:cs="Arial"/>
          <w:i w:val="0"/>
          <w:iCs w:val="0"/>
        </w:rPr>
        <w:t>s of studies in this thesis</w:t>
      </w:r>
      <w:r w:rsidR="00EA6F17">
        <w:rPr>
          <w:rStyle w:val="SubtleEmphasis"/>
          <w:rFonts w:cs="Arial"/>
          <w:i w:val="0"/>
          <w:iCs w:val="0"/>
        </w:rPr>
        <w:t>. The next sub-section introduces and discusses</w:t>
      </w:r>
      <w:r w:rsidR="00D7332E">
        <w:rPr>
          <w:rStyle w:val="SubtleEmphasis"/>
          <w:rFonts w:cs="Arial"/>
          <w:i w:val="0"/>
          <w:iCs w:val="0"/>
        </w:rPr>
        <w:t xml:space="preserve"> a typical </w:t>
      </w:r>
      <w:r w:rsidR="00FA7A9F">
        <w:rPr>
          <w:rStyle w:val="SubtleEmphasis"/>
          <w:rFonts w:cs="Arial"/>
          <w:i w:val="0"/>
          <w:iCs w:val="0"/>
        </w:rPr>
        <w:t>LFP-graphite</w:t>
      </w:r>
      <w:r w:rsidR="00D7332E">
        <w:rPr>
          <w:rStyle w:val="SubtleEmphasis"/>
          <w:rFonts w:cs="Arial"/>
          <w:i w:val="0"/>
          <w:iCs w:val="0"/>
        </w:rPr>
        <w:t xml:space="preserve"> cell,</w:t>
      </w:r>
      <w:r w:rsidR="00EA6F17">
        <w:rPr>
          <w:rStyle w:val="SubtleEmphasis"/>
          <w:rFonts w:cs="Arial"/>
          <w:i w:val="0"/>
          <w:iCs w:val="0"/>
        </w:rPr>
        <w:t xml:space="preserve"> its geometry</w:t>
      </w:r>
      <w:r w:rsidR="008358BA">
        <w:rPr>
          <w:rStyle w:val="SubtleEmphasis"/>
          <w:rFonts w:cs="Arial"/>
          <w:i w:val="0"/>
          <w:iCs w:val="0"/>
        </w:rPr>
        <w:t>,</w:t>
      </w:r>
      <w:r w:rsidR="00D7332E">
        <w:rPr>
          <w:rStyle w:val="SubtleEmphasis"/>
          <w:rFonts w:cs="Arial"/>
          <w:i w:val="0"/>
          <w:iCs w:val="0"/>
        </w:rPr>
        <w:t xml:space="preserve"> </w:t>
      </w:r>
      <w:r w:rsidR="00D7332E" w:rsidRPr="008358BA">
        <w:rPr>
          <w:rStyle w:val="SubtleEmphasis"/>
          <w:rFonts w:cs="Arial"/>
          <w:i w:val="0"/>
          <w:iCs w:val="0"/>
          <w:noProof/>
        </w:rPr>
        <w:t>and</w:t>
      </w:r>
      <w:r w:rsidR="00D7332E">
        <w:rPr>
          <w:rStyle w:val="SubtleEmphasis"/>
          <w:rFonts w:cs="Arial"/>
          <w:i w:val="0"/>
          <w:iCs w:val="0"/>
        </w:rPr>
        <w:t xml:space="preserve"> chemistry</w:t>
      </w:r>
      <w:r w:rsidR="00EA6F17">
        <w:rPr>
          <w:rStyle w:val="SubtleEmphasis"/>
          <w:rFonts w:cs="Arial"/>
          <w:i w:val="0"/>
          <w:iCs w:val="0"/>
        </w:rPr>
        <w:t xml:space="preserve"> in general.</w:t>
      </w:r>
    </w:p>
    <w:p w14:paraId="24D0C03E" w14:textId="71122344" w:rsidR="00EA6F17" w:rsidRPr="00C57E44" w:rsidRDefault="00EA6F17" w:rsidP="00F93B02">
      <w:pPr>
        <w:pStyle w:val="Heading2"/>
        <w:spacing w:line="360" w:lineRule="auto"/>
        <w:rPr>
          <w:rStyle w:val="SubtleEmphasis"/>
          <w:rFonts w:cs="Arial"/>
          <w:i w:val="0"/>
          <w:iCs w:val="0"/>
        </w:rPr>
      </w:pPr>
      <w:bookmarkStart w:id="29" w:name="_Toc528067748"/>
      <w:r>
        <w:rPr>
          <w:rStyle w:val="SubtleEmphasis"/>
          <w:rFonts w:cs="Arial"/>
          <w:i w:val="0"/>
          <w:iCs w:val="0"/>
        </w:rPr>
        <w:lastRenderedPageBreak/>
        <w:t>LiFePO</w:t>
      </w:r>
      <w:r w:rsidRPr="00721E2C">
        <w:rPr>
          <w:rStyle w:val="SubtleEmphasis"/>
          <w:rFonts w:cs="Arial"/>
          <w:i w:val="0"/>
          <w:iCs w:val="0"/>
          <w:vertAlign w:val="subscript"/>
        </w:rPr>
        <w:t>4</w:t>
      </w:r>
      <w:r w:rsidR="00021FA1">
        <w:rPr>
          <w:rStyle w:val="SubtleEmphasis"/>
          <w:rFonts w:cs="Arial"/>
          <w:i w:val="0"/>
          <w:iCs w:val="0"/>
          <w:vertAlign w:val="subscript"/>
        </w:rPr>
        <w:t xml:space="preserve"> </w:t>
      </w:r>
      <w:r w:rsidR="00FA0E87">
        <w:rPr>
          <w:rStyle w:val="SubtleEmphasis"/>
          <w:rFonts w:cs="Arial"/>
          <w:i w:val="0"/>
          <w:iCs w:val="0"/>
        </w:rPr>
        <w:t>-g</w:t>
      </w:r>
      <w:r w:rsidR="00721E2C">
        <w:rPr>
          <w:rStyle w:val="SubtleEmphasis"/>
          <w:rFonts w:cs="Arial"/>
          <w:i w:val="0"/>
          <w:iCs w:val="0"/>
        </w:rPr>
        <w:t>raphite</w:t>
      </w:r>
      <w:r>
        <w:rPr>
          <w:rStyle w:val="SubtleEmphasis"/>
          <w:rFonts w:cs="Arial"/>
          <w:i w:val="0"/>
          <w:iCs w:val="0"/>
        </w:rPr>
        <w:t xml:space="preserve"> cells</w:t>
      </w:r>
      <w:bookmarkEnd w:id="29"/>
      <w:r>
        <w:rPr>
          <w:rStyle w:val="SubtleEmphasis"/>
          <w:rFonts w:cs="Arial"/>
          <w:i w:val="0"/>
          <w:iCs w:val="0"/>
        </w:rPr>
        <w:t xml:space="preserve"> </w:t>
      </w:r>
    </w:p>
    <w:p w14:paraId="776BC2F1" w14:textId="028E0F4F" w:rsidR="00181256" w:rsidRPr="0074301E" w:rsidRDefault="00C11C0F" w:rsidP="00F93B02">
      <w:pPr>
        <w:spacing w:line="360" w:lineRule="auto"/>
        <w:rPr>
          <w:rStyle w:val="SubtleEmphasis"/>
          <w:rFonts w:cs="Arial"/>
          <w:i w:val="0"/>
          <w:iCs w:val="0"/>
        </w:rPr>
      </w:pPr>
      <w:r>
        <w:rPr>
          <w:rStyle w:val="SubtleEmphasis"/>
          <w:rFonts w:cs="Arial"/>
          <w:i w:val="0"/>
          <w:iCs w:val="0"/>
        </w:rPr>
        <w:t>John B. Goodenough research group at the University of Texas</w:t>
      </w:r>
      <w:r w:rsidR="001E5F34">
        <w:rPr>
          <w:rStyle w:val="SubtleEmphasis"/>
          <w:rFonts w:cs="Arial"/>
          <w:i w:val="0"/>
          <w:iCs w:val="0"/>
        </w:rPr>
        <w:t xml:space="preserve"> first published li</w:t>
      </w:r>
      <w:r w:rsidR="00321CA0">
        <w:rPr>
          <w:rStyle w:val="SubtleEmphasis"/>
          <w:rFonts w:cs="Arial"/>
          <w:i w:val="0"/>
          <w:iCs w:val="0"/>
        </w:rPr>
        <w:t>t</w:t>
      </w:r>
      <w:r w:rsidR="001E5F34">
        <w:rPr>
          <w:rStyle w:val="SubtleEmphasis"/>
          <w:rFonts w:cs="Arial"/>
          <w:i w:val="0"/>
          <w:iCs w:val="0"/>
        </w:rPr>
        <w:t xml:space="preserve">erature </w:t>
      </w:r>
      <w:r w:rsidR="00321CA0">
        <w:rPr>
          <w:rStyle w:val="SubtleEmphasis"/>
          <w:rFonts w:cs="Arial"/>
          <w:i w:val="0"/>
          <w:iCs w:val="0"/>
        </w:rPr>
        <w:t xml:space="preserve">in 1996 </w:t>
      </w:r>
      <w:r w:rsidR="001E5F34">
        <w:rPr>
          <w:rStyle w:val="SubtleEmphasis"/>
          <w:rFonts w:cs="Arial"/>
          <w:i w:val="0"/>
          <w:iCs w:val="0"/>
        </w:rPr>
        <w:t>about the use of LiFePO</w:t>
      </w:r>
      <w:r w:rsidR="001E5F34" w:rsidRPr="001E5F34">
        <w:rPr>
          <w:rStyle w:val="SubtleEmphasis"/>
          <w:rFonts w:cs="Arial"/>
          <w:i w:val="0"/>
          <w:iCs w:val="0"/>
          <w:vertAlign w:val="subscript"/>
        </w:rPr>
        <w:t>4</w:t>
      </w:r>
      <w:r w:rsidR="001E5F34">
        <w:rPr>
          <w:rStyle w:val="SubtleEmphasis"/>
          <w:rFonts w:cs="Arial"/>
          <w:i w:val="0"/>
          <w:iCs w:val="0"/>
        </w:rPr>
        <w:t xml:space="preserve"> as an electrode for </w:t>
      </w:r>
      <w:r w:rsidR="00013389">
        <w:rPr>
          <w:rStyle w:val="SubtleEmphasis"/>
          <w:rFonts w:cs="Arial"/>
          <w:i w:val="0"/>
          <w:iCs w:val="0"/>
        </w:rPr>
        <w:t>l</w:t>
      </w:r>
      <w:r w:rsidR="00304BF0">
        <w:rPr>
          <w:rStyle w:val="SubtleEmphasis"/>
          <w:rFonts w:cs="Arial"/>
          <w:i w:val="0"/>
          <w:iCs w:val="0"/>
        </w:rPr>
        <w:t>ithium-ion</w:t>
      </w:r>
      <w:r w:rsidR="004B50D6">
        <w:rPr>
          <w:rStyle w:val="SubtleEmphasis"/>
          <w:rFonts w:cs="Arial"/>
          <w:i w:val="0"/>
          <w:iCs w:val="0"/>
        </w:rPr>
        <w:t xml:space="preserve"> cells</w:t>
      </w:r>
      <w:r w:rsidR="00321CA0">
        <w:rPr>
          <w:rStyle w:val="SubtleEmphasis"/>
          <w:rFonts w:cs="Arial"/>
          <w:i w:val="0"/>
          <w:iCs w:val="0"/>
        </w:rPr>
        <w:t xml:space="preserve"> </w:t>
      </w:r>
      <w:r w:rsidR="00EF12F3">
        <w:rPr>
          <w:rStyle w:val="SubtleEmphasis"/>
          <w:rFonts w:cs="Arial"/>
          <w:i w:val="0"/>
          <w:iCs w:val="0"/>
        </w:rPr>
        <w:fldChar w:fldCharType="begin"/>
      </w:r>
      <w:r w:rsidR="000061B4">
        <w:rPr>
          <w:rStyle w:val="SubtleEmphasis"/>
          <w:rFonts w:cs="Arial"/>
          <w:i w:val="0"/>
          <w:iCs w:val="0"/>
        </w:rPr>
        <w:instrText>ADDIN CITAVI.PLACEHOLDER 61ce9715-e7af-43d5-b90c-178d57b2ac40 PFBsYWNlaG9sZGVyPg0KICA8QWRkSW5WZXJzaW9uPjUuNC4wLjI8L0FkZEluVmVyc2lvbj4NCiAgPElkPjYxY2U5NzE1LWU3YWYtNDNkNS1iOTBjLTE3OGQ1N2IyYWM0MDwvSWQ+DQogIDxFbnRyaWVzPg0KICAgIDxFbnRyeT4NCiAgICAgIDxJZD4zZjcwYzkwYi02ZWZhLTQ4MmEtYWE1Yi1iYTU0Yzc3ZTI1YmU8L0lkPg0KICAgICAgPFJlZmVyZW5jZUlkPjU0ZDNhOGY2LTQ3MzQtNDBhZi05NmMyLTE4MWE3NTkwMzBh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yXTwvVGV4dD4NCiAgICA8L1RleHRVbml0Pg0KICA8L1RleHRVbml0cz4NCjwvUGxhY2Vob2xkZXI+</w:instrText>
      </w:r>
      <w:r w:rsidR="00EF12F3">
        <w:rPr>
          <w:rStyle w:val="SubtleEmphasis"/>
          <w:rFonts w:cs="Arial"/>
          <w:i w:val="0"/>
          <w:iCs w:val="0"/>
        </w:rPr>
        <w:fldChar w:fldCharType="separate"/>
      </w:r>
      <w:bookmarkStart w:id="30" w:name="_CTVP00161ce9715e7af43d5b90c178d57b2ac40"/>
      <w:r w:rsidR="000061B4">
        <w:rPr>
          <w:rStyle w:val="SubtleEmphasis"/>
          <w:rFonts w:cs="Arial"/>
          <w:i w:val="0"/>
          <w:iCs w:val="0"/>
        </w:rPr>
        <w:t>[12]</w:t>
      </w:r>
      <w:bookmarkEnd w:id="30"/>
      <w:r w:rsidR="00EF12F3">
        <w:rPr>
          <w:rStyle w:val="SubtleEmphasis"/>
          <w:rFonts w:cs="Arial"/>
          <w:i w:val="0"/>
          <w:iCs w:val="0"/>
        </w:rPr>
        <w:fldChar w:fldCharType="end"/>
      </w:r>
      <w:r w:rsidR="004B50D6">
        <w:rPr>
          <w:rStyle w:val="SubtleEmphasis"/>
          <w:rFonts w:cs="Arial"/>
          <w:i w:val="0"/>
          <w:iCs w:val="0"/>
        </w:rPr>
        <w:t>.</w:t>
      </w:r>
      <w:r w:rsidR="001E46FD">
        <w:rPr>
          <w:rStyle w:val="SubtleEmphasis"/>
          <w:rFonts w:cs="Arial"/>
          <w:i w:val="0"/>
          <w:iCs w:val="0"/>
        </w:rPr>
        <w:t xml:space="preserve"> </w:t>
      </w:r>
      <w:r w:rsidR="001E46FD" w:rsidRPr="0074301E">
        <w:rPr>
          <w:rStyle w:val="SubtleEmphasis"/>
          <w:rFonts w:cs="Arial"/>
          <w:i w:val="0"/>
          <w:iCs w:val="0"/>
        </w:rPr>
        <w:t>Despite disadvantages like low el</w:t>
      </w:r>
      <w:r w:rsidR="001E46FD">
        <w:rPr>
          <w:rStyle w:val="SubtleEmphasis"/>
          <w:rFonts w:cs="Arial"/>
          <w:i w:val="0"/>
          <w:iCs w:val="0"/>
        </w:rPr>
        <w:t>ectrical conductivity and slow lithium</w:t>
      </w:r>
      <w:r w:rsidR="001E46FD" w:rsidRPr="0074301E">
        <w:rPr>
          <w:rStyle w:val="SubtleEmphasis"/>
          <w:rFonts w:cs="Arial"/>
          <w:i w:val="0"/>
          <w:iCs w:val="0"/>
        </w:rPr>
        <w:t>-</w:t>
      </w:r>
      <w:r w:rsidR="001E46FD">
        <w:rPr>
          <w:rStyle w:val="SubtleEmphasis"/>
          <w:rFonts w:cs="Arial"/>
          <w:i w:val="0"/>
          <w:iCs w:val="0"/>
        </w:rPr>
        <w:t>ion</w:t>
      </w:r>
      <w:r w:rsidR="001E46FD" w:rsidRPr="0074301E">
        <w:rPr>
          <w:rStyle w:val="SubtleEmphasis"/>
          <w:rFonts w:cs="Arial"/>
          <w:i w:val="0"/>
          <w:iCs w:val="0"/>
        </w:rPr>
        <w:t xml:space="preserve"> diffusion, </w:t>
      </w:r>
      <w:r w:rsidR="00FA7A9F">
        <w:rPr>
          <w:rStyle w:val="SubtleEmphasis"/>
          <w:rFonts w:cs="Arial"/>
          <w:i w:val="0"/>
          <w:iCs w:val="0"/>
        </w:rPr>
        <w:t>LFP-graphite</w:t>
      </w:r>
      <w:r w:rsidR="001E46FD" w:rsidRPr="0074301E">
        <w:rPr>
          <w:rStyle w:val="SubtleEmphasis"/>
          <w:rFonts w:cs="Arial"/>
          <w:i w:val="0"/>
          <w:iCs w:val="0"/>
        </w:rPr>
        <w:t xml:space="preserve"> is one of the safest</w:t>
      </w:r>
      <w:r w:rsidR="001E46FD">
        <w:rPr>
          <w:rStyle w:val="SubtleEmphasis"/>
          <w:rFonts w:cs="Arial"/>
          <w:i w:val="0"/>
          <w:iCs w:val="0"/>
        </w:rPr>
        <w:t xml:space="preserve"> and cheapest</w:t>
      </w:r>
      <w:r w:rsidR="001E46FD" w:rsidRPr="0074301E">
        <w:rPr>
          <w:rStyle w:val="SubtleEmphasis"/>
          <w:rFonts w:cs="Arial"/>
          <w:i w:val="0"/>
          <w:iCs w:val="0"/>
        </w:rPr>
        <w:t xml:space="preserve"> </w:t>
      </w:r>
      <w:r w:rsidR="001E46FD">
        <w:rPr>
          <w:rStyle w:val="SubtleEmphasis"/>
          <w:rFonts w:cs="Arial"/>
          <w:i w:val="0"/>
          <w:iCs w:val="0"/>
        </w:rPr>
        <w:t xml:space="preserve">lithium-ion </w:t>
      </w:r>
      <w:commentRangeStart w:id="31"/>
      <w:r w:rsidR="001E46FD">
        <w:rPr>
          <w:rStyle w:val="SubtleEmphasis"/>
          <w:rFonts w:cs="Arial"/>
          <w:i w:val="0"/>
          <w:iCs w:val="0"/>
        </w:rPr>
        <w:t>technologies</w:t>
      </w:r>
      <w:commentRangeEnd w:id="31"/>
      <w:r w:rsidR="003B309C">
        <w:rPr>
          <w:rStyle w:val="CommentReference"/>
        </w:rPr>
        <w:commentReference w:id="31"/>
      </w:r>
      <w:r w:rsidR="001E46FD" w:rsidRPr="0074301E">
        <w:rPr>
          <w:rStyle w:val="SubtleEmphasis"/>
          <w:rFonts w:cs="Arial"/>
          <w:i w:val="0"/>
          <w:iCs w:val="0"/>
        </w:rPr>
        <w:t>.</w:t>
      </w:r>
      <w:r w:rsidR="00321CA0">
        <w:rPr>
          <w:rStyle w:val="SubtleEmphasis"/>
          <w:rFonts w:cs="Arial"/>
          <w:i w:val="0"/>
          <w:iCs w:val="0"/>
        </w:rPr>
        <w:t xml:space="preserve"> </w:t>
      </w:r>
      <w:r w:rsidR="00FA7A9F">
        <w:rPr>
          <w:rStyle w:val="SubtleEmphasis"/>
          <w:rFonts w:cs="Arial"/>
          <w:i w:val="0"/>
          <w:iCs w:val="0"/>
        </w:rPr>
        <w:t>LFP-graphite</w:t>
      </w:r>
      <w:r w:rsidR="00B4106C">
        <w:rPr>
          <w:rStyle w:val="SubtleEmphasis"/>
          <w:rFonts w:cs="Arial"/>
          <w:i w:val="0"/>
          <w:iCs w:val="0"/>
        </w:rPr>
        <w:t xml:space="preserve"> cells have found application in </w:t>
      </w:r>
      <w:r w:rsidR="004B50D6">
        <w:rPr>
          <w:rStyle w:val="SubtleEmphasis"/>
          <w:rFonts w:cs="Arial"/>
          <w:i w:val="0"/>
          <w:iCs w:val="0"/>
        </w:rPr>
        <w:t>EVs, stationary storage systems and</w:t>
      </w:r>
      <w:r w:rsidR="00B4106C">
        <w:rPr>
          <w:rStyle w:val="SubtleEmphasis"/>
          <w:rFonts w:cs="Arial"/>
          <w:i w:val="0"/>
          <w:iCs w:val="0"/>
        </w:rPr>
        <w:t xml:space="preserve"> power backup systems</w:t>
      </w:r>
      <w:r w:rsidR="00321CA0">
        <w:rPr>
          <w:rStyle w:val="SubtleEmphasis"/>
          <w:rFonts w:cs="Arial"/>
          <w:i w:val="0"/>
          <w:iCs w:val="0"/>
        </w:rPr>
        <w:t xml:space="preserve"> </w:t>
      </w:r>
      <w:r w:rsidR="00EF12F3">
        <w:rPr>
          <w:rStyle w:val="SubtleEmphasis"/>
          <w:rFonts w:cs="Arial"/>
          <w:i w:val="0"/>
          <w:iCs w:val="0"/>
        </w:rPr>
        <w:fldChar w:fldCharType="begin"/>
      </w:r>
      <w:r w:rsidR="000061B4">
        <w:rPr>
          <w:rStyle w:val="SubtleEmphasis"/>
          <w:rFonts w:cs="Arial"/>
          <w:i w:val="0"/>
          <w:iCs w:val="0"/>
        </w:rPr>
        <w:instrText>ADDIN CITAVI.PLACEHOLDER 00ecc04f-96d2-4794-a8a4-a0c26c560254 PFBsYWNlaG9sZGVyPg0KICA8QWRkSW5WZXJzaW9uPjUuNC4wLjI8L0FkZEluVmVyc2lvbj4NCiAgPElkPjAwZWNjMDRmLTk2ZDItNDc5NC1hOGE0LWEwYzI2YzU2MDI1NDwvSWQ+DQogIDxFbnRyaWVzPg0KICAgIDxFbnRyeT4NCiAgICAgIDxJZD5hMTk1YmJiMi0yY2Y2LTRmYzQtOWU3MS02ZTVhNjJhYWUyNmY8L0lkPg0KICAgICAgPFJlZmVyZW5jZUlkPjQ4ODYzNGQxLWFjOWUtNDZkMC1hZDFmLTUzZTllMGE0M2I3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NdPC9UZXh0Pg0KICAgIDwvVGV4dFVuaXQ+DQogIDwvVGV4dFVuaXRzPg0KPC9QbGFjZWhvbGRlcj4=</w:instrText>
      </w:r>
      <w:r w:rsidR="00EF12F3">
        <w:rPr>
          <w:rStyle w:val="SubtleEmphasis"/>
          <w:rFonts w:cs="Arial"/>
          <w:i w:val="0"/>
          <w:iCs w:val="0"/>
        </w:rPr>
        <w:fldChar w:fldCharType="separate"/>
      </w:r>
      <w:bookmarkStart w:id="32" w:name="_CTVP00100ecc04f96d24794a8a4a0c26c560254"/>
      <w:r w:rsidR="000061B4">
        <w:rPr>
          <w:rStyle w:val="SubtleEmphasis"/>
          <w:rFonts w:cs="Arial"/>
          <w:i w:val="0"/>
          <w:iCs w:val="0"/>
        </w:rPr>
        <w:t>[13]</w:t>
      </w:r>
      <w:bookmarkEnd w:id="32"/>
      <w:r w:rsidR="00EF12F3">
        <w:rPr>
          <w:rStyle w:val="SubtleEmphasis"/>
          <w:rFonts w:cs="Arial"/>
          <w:i w:val="0"/>
          <w:iCs w:val="0"/>
        </w:rPr>
        <w:fldChar w:fldCharType="end"/>
      </w:r>
      <w:r w:rsidR="004B50D6">
        <w:rPr>
          <w:rStyle w:val="SubtleEmphasis"/>
          <w:rFonts w:cs="Arial"/>
          <w:i w:val="0"/>
          <w:iCs w:val="0"/>
        </w:rPr>
        <w:t>.</w:t>
      </w:r>
      <w:r w:rsidR="00B4106C">
        <w:rPr>
          <w:rStyle w:val="SubtleEmphasis"/>
          <w:rFonts w:cs="Arial"/>
          <w:i w:val="0"/>
          <w:iCs w:val="0"/>
        </w:rPr>
        <w:t xml:space="preserve"> </w:t>
      </w:r>
      <w:r w:rsidR="00181256" w:rsidRPr="0074301E">
        <w:rPr>
          <w:rStyle w:val="SubtleEmphasis"/>
          <w:rFonts w:cs="Arial"/>
          <w:i w:val="0"/>
          <w:iCs w:val="0"/>
        </w:rPr>
        <w:t xml:space="preserve">It consists of </w:t>
      </w:r>
      <w:r w:rsidR="006D412A">
        <w:rPr>
          <w:rStyle w:val="SubtleEmphasis"/>
          <w:rFonts w:cs="Arial"/>
          <w:i w:val="0"/>
          <w:iCs w:val="0"/>
        </w:rPr>
        <w:t>a LFP cathode</w:t>
      </w:r>
      <w:r w:rsidR="00181256" w:rsidRPr="0074301E">
        <w:rPr>
          <w:rStyle w:val="SubtleEmphasis"/>
          <w:rFonts w:cs="Arial"/>
          <w:i w:val="0"/>
          <w:iCs w:val="0"/>
        </w:rPr>
        <w:t xml:space="preserve"> along with a graphitic carbon </w:t>
      </w:r>
      <w:r w:rsidR="006D412A">
        <w:rPr>
          <w:rStyle w:val="SubtleEmphasis"/>
          <w:rFonts w:cs="Arial"/>
          <w:i w:val="0"/>
          <w:iCs w:val="0"/>
        </w:rPr>
        <w:t>anode</w:t>
      </w:r>
      <w:r w:rsidR="00181256" w:rsidRPr="0074301E">
        <w:rPr>
          <w:rStyle w:val="SubtleEmphasis"/>
          <w:rFonts w:cs="Arial"/>
          <w:i w:val="0"/>
          <w:iCs w:val="0"/>
        </w:rPr>
        <w:t>.</w:t>
      </w:r>
      <w:r w:rsidR="00A337EF">
        <w:rPr>
          <w:rStyle w:val="SubtleEmphasis"/>
          <w:rFonts w:cs="Arial"/>
          <w:i w:val="0"/>
          <w:iCs w:val="0"/>
        </w:rPr>
        <w:t xml:space="preserve"> LiFePO</w:t>
      </w:r>
      <w:r w:rsidR="00A337EF" w:rsidRPr="001A1B66">
        <w:rPr>
          <w:rStyle w:val="SubtleEmphasis"/>
          <w:rFonts w:cs="Arial"/>
          <w:i w:val="0"/>
          <w:iCs w:val="0"/>
          <w:vertAlign w:val="subscript"/>
        </w:rPr>
        <w:t>4</w:t>
      </w:r>
      <w:r w:rsidR="00A337EF">
        <w:rPr>
          <w:rStyle w:val="SubtleEmphasis"/>
          <w:rFonts w:cs="Arial"/>
          <w:i w:val="0"/>
          <w:iCs w:val="0"/>
        </w:rPr>
        <w:t xml:space="preserve"> based cathodes, while having less energy density</w:t>
      </w:r>
      <w:r w:rsidR="001A1B66">
        <w:rPr>
          <w:rStyle w:val="SubtleEmphasis"/>
          <w:rFonts w:cs="Arial"/>
          <w:i w:val="0"/>
          <w:iCs w:val="0"/>
        </w:rPr>
        <w:t xml:space="preserve">, have </w:t>
      </w:r>
      <w:r w:rsidR="00474AA8">
        <w:rPr>
          <w:rStyle w:val="SubtleEmphasis"/>
          <w:rFonts w:cs="Arial"/>
          <w:i w:val="0"/>
          <w:iCs w:val="0"/>
        </w:rPr>
        <w:t>better longevity as com</w:t>
      </w:r>
      <w:r w:rsidR="001A1B66">
        <w:rPr>
          <w:rStyle w:val="SubtleEmphasis"/>
          <w:rFonts w:cs="Arial"/>
          <w:i w:val="0"/>
          <w:iCs w:val="0"/>
        </w:rPr>
        <w:t>p</w:t>
      </w:r>
      <w:r w:rsidR="00474AA8">
        <w:rPr>
          <w:rStyle w:val="SubtleEmphasis"/>
          <w:rFonts w:cs="Arial"/>
          <w:i w:val="0"/>
          <w:iCs w:val="0"/>
        </w:rPr>
        <w:t>a</w:t>
      </w:r>
      <w:r w:rsidR="001A1B66">
        <w:rPr>
          <w:rStyle w:val="SubtleEmphasis"/>
          <w:rFonts w:cs="Arial"/>
          <w:i w:val="0"/>
          <w:iCs w:val="0"/>
        </w:rPr>
        <w:t>red to</w:t>
      </w:r>
      <w:r w:rsidR="00474AA8">
        <w:rPr>
          <w:rStyle w:val="SubtleEmphasis"/>
          <w:rFonts w:cs="Arial"/>
          <w:i w:val="0"/>
          <w:iCs w:val="0"/>
        </w:rPr>
        <w:t xml:space="preserve"> other cathode materials like LiCoO</w:t>
      </w:r>
      <w:r w:rsidR="00474AA8" w:rsidRPr="00474AA8">
        <w:rPr>
          <w:rStyle w:val="SubtleEmphasis"/>
          <w:rFonts w:cs="Arial"/>
          <w:i w:val="0"/>
          <w:iCs w:val="0"/>
          <w:vertAlign w:val="subscript"/>
        </w:rPr>
        <w:t>2</w:t>
      </w:r>
      <w:r w:rsidR="001A1B66">
        <w:rPr>
          <w:rStyle w:val="SubtleEmphasis"/>
          <w:rFonts w:cs="Arial"/>
          <w:i w:val="0"/>
          <w:iCs w:val="0"/>
        </w:rPr>
        <w:t xml:space="preserve"> </w:t>
      </w:r>
      <w:r w:rsidR="00EF12F3">
        <w:rPr>
          <w:rStyle w:val="SubtleEmphasis"/>
          <w:rFonts w:cs="Arial"/>
          <w:i w:val="0"/>
          <w:iCs w:val="0"/>
        </w:rPr>
        <w:fldChar w:fldCharType="begin"/>
      </w:r>
      <w:r w:rsidR="000061B4">
        <w:rPr>
          <w:rStyle w:val="SubtleEmphasis"/>
          <w:rFonts w:cs="Arial"/>
          <w:i w:val="0"/>
          <w:iCs w:val="0"/>
        </w:rPr>
        <w:instrText>ADDIN CITAVI.PLACEHOLDER cf29784a-18ea-4df7-8288-0294e3ab8e13 PFBsYWNlaG9sZGVyPg0KICA8QWRkSW5WZXJzaW9uPjUuNC4wLjI8L0FkZEluVmVyc2lvbj4NCiAgPElkPmNmMjk3ODRhLTE4ZWEtNGRmNy04Mjg4LTAyOTRlM2FiOGUxMzwvSWQ+DQogIDxFbnRyaWVzPg0KICAgIDxFbnRyeT4NCiAgICAgIDxJZD5hOWZiYzk5Ni05MjgxLTQzZDktOTIxNS1mNDE3ODYwODE5ZmE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sidR="00EF12F3">
        <w:rPr>
          <w:rStyle w:val="SubtleEmphasis"/>
          <w:rFonts w:cs="Arial"/>
          <w:i w:val="0"/>
          <w:iCs w:val="0"/>
        </w:rPr>
        <w:fldChar w:fldCharType="separate"/>
      </w:r>
      <w:bookmarkStart w:id="33" w:name="_CTVP001cf29784a18ea4df782880294e3ab8e13"/>
      <w:r w:rsidR="000061B4">
        <w:rPr>
          <w:rStyle w:val="SubtleEmphasis"/>
          <w:rFonts w:cs="Arial"/>
          <w:i w:val="0"/>
          <w:iCs w:val="0"/>
        </w:rPr>
        <w:t>[14]</w:t>
      </w:r>
      <w:bookmarkEnd w:id="33"/>
      <w:r w:rsidR="00EF12F3">
        <w:rPr>
          <w:rStyle w:val="SubtleEmphasis"/>
          <w:rFonts w:cs="Arial"/>
          <w:i w:val="0"/>
          <w:iCs w:val="0"/>
        </w:rPr>
        <w:fldChar w:fldCharType="end"/>
      </w:r>
      <w:r w:rsidR="00EE0AC2">
        <w:rPr>
          <w:rStyle w:val="SubtleEmphasis"/>
          <w:rFonts w:cs="Arial"/>
          <w:i w:val="0"/>
          <w:iCs w:val="0"/>
        </w:rPr>
        <w:t>.</w:t>
      </w:r>
      <w:r w:rsidR="00B4106C">
        <w:rPr>
          <w:rStyle w:val="SubtleEmphasis"/>
          <w:rFonts w:cs="Arial"/>
          <w:i w:val="0"/>
          <w:iCs w:val="0"/>
        </w:rPr>
        <w:t xml:space="preserve"> To further discuss the chemistry of </w:t>
      </w:r>
      <w:r w:rsidR="00FA7A9F">
        <w:rPr>
          <w:rStyle w:val="SubtleEmphasis"/>
          <w:rFonts w:cs="Arial"/>
          <w:i w:val="0"/>
          <w:iCs w:val="0"/>
        </w:rPr>
        <w:t>LFP-graphite</w:t>
      </w:r>
      <w:r w:rsidR="00B4106C">
        <w:rPr>
          <w:rStyle w:val="SubtleEmphasis"/>
          <w:rFonts w:cs="Arial"/>
          <w:i w:val="0"/>
          <w:iCs w:val="0"/>
        </w:rPr>
        <w:t xml:space="preserve"> cells,</w:t>
      </w:r>
      <w:r w:rsidR="00181256" w:rsidRPr="0074301E">
        <w:rPr>
          <w:rStyle w:val="SubtleEmphasis"/>
          <w:rFonts w:cs="Arial"/>
          <w:i w:val="0"/>
          <w:iCs w:val="0"/>
        </w:rPr>
        <w:t xml:space="preserve"> </w:t>
      </w:r>
      <w:r w:rsidR="005F5F18">
        <w:fldChar w:fldCharType="begin"/>
      </w:r>
      <w:r w:rsidR="005F5F18">
        <w:instrText xml:space="preserve"> REF _Ref520906714 \h  \* MERGEFORMAT </w:instrText>
      </w:r>
      <w:r w:rsidR="005F5F18">
        <w:fldChar w:fldCharType="separate"/>
      </w:r>
      <w:r w:rsidR="00A440CB" w:rsidRPr="00A440CB">
        <w:t xml:space="preserve">Figure </w:t>
      </w:r>
      <w:r w:rsidR="00A440CB" w:rsidRPr="00A440CB">
        <w:rPr>
          <w:noProof/>
        </w:rPr>
        <w:t>2.1</w:t>
      </w:r>
      <w:r w:rsidR="005F5F18">
        <w:fldChar w:fldCharType="end"/>
      </w:r>
      <w:r w:rsidR="00855FFC">
        <w:rPr>
          <w:rStyle w:val="SubtleEmphasis"/>
          <w:rFonts w:cs="Arial"/>
          <w:i w:val="0"/>
          <w:iCs w:val="0"/>
        </w:rPr>
        <w:t xml:space="preserve"> </w:t>
      </w:r>
      <w:r w:rsidR="00B41AEF">
        <w:rPr>
          <w:rStyle w:val="SubtleEmphasis"/>
          <w:rFonts w:cs="Arial"/>
          <w:i w:val="0"/>
          <w:iCs w:val="0"/>
        </w:rPr>
        <w:t>introduces</w:t>
      </w:r>
      <w:r w:rsidR="00181256" w:rsidRPr="0074301E">
        <w:rPr>
          <w:rStyle w:val="SubtleEmphasis"/>
          <w:rFonts w:cs="Arial"/>
          <w:i w:val="0"/>
          <w:iCs w:val="0"/>
        </w:rPr>
        <w:t xml:space="preserve"> a schematic of the ion-transport</w:t>
      </w:r>
      <w:r w:rsidR="009169FE">
        <w:rPr>
          <w:rStyle w:val="SubtleEmphasis"/>
          <w:rFonts w:cs="Arial"/>
          <w:i w:val="0"/>
          <w:iCs w:val="0"/>
        </w:rPr>
        <w:t xml:space="preserve"> in the cell</w:t>
      </w:r>
      <w:r w:rsidR="00181256" w:rsidRPr="0074301E">
        <w:rPr>
          <w:rStyle w:val="SubtleEmphasis"/>
          <w:rFonts w:cs="Arial"/>
          <w:i w:val="0"/>
          <w:iCs w:val="0"/>
        </w:rPr>
        <w:t>.</w:t>
      </w:r>
    </w:p>
    <w:p w14:paraId="7C228F22" w14:textId="6B87B3AD" w:rsidR="00A14D65" w:rsidRDefault="003D45F5" w:rsidP="00F93B02">
      <w:pPr>
        <w:keepNext/>
        <w:spacing w:line="360" w:lineRule="auto"/>
        <w:jc w:val="center"/>
      </w:pPr>
      <w:r w:rsidRPr="003D45F5">
        <w:rPr>
          <w:noProof/>
        </w:rPr>
        <w:drawing>
          <wp:inline distT="0" distB="0" distL="0" distR="0" wp14:anchorId="5004EA29" wp14:editId="15A5FF51">
            <wp:extent cx="4133850" cy="3165468"/>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4155429" cy="3181992"/>
                    </a:xfrm>
                    <a:prstGeom prst="rect">
                      <a:avLst/>
                    </a:prstGeom>
                  </pic:spPr>
                </pic:pic>
              </a:graphicData>
            </a:graphic>
          </wp:inline>
        </w:drawing>
      </w:r>
    </w:p>
    <w:p w14:paraId="54DA07A8" w14:textId="42FD5408" w:rsidR="00181256" w:rsidRPr="009562E1" w:rsidRDefault="00A14D65" w:rsidP="009562E1">
      <w:pPr>
        <w:pStyle w:val="Caption"/>
        <w:spacing w:line="360" w:lineRule="auto"/>
        <w:jc w:val="both"/>
        <w:rPr>
          <w:sz w:val="20"/>
          <w:szCs w:val="20"/>
        </w:rPr>
      </w:pPr>
      <w:bookmarkStart w:id="34" w:name="_Ref520906714"/>
      <w:bookmarkStart w:id="35" w:name="_Toc528066870"/>
      <w:r w:rsidRPr="009562E1">
        <w:rPr>
          <w:sz w:val="20"/>
          <w:szCs w:val="20"/>
        </w:rPr>
        <w:t xml:space="preserve">Figure </w:t>
      </w:r>
      <w:r w:rsidR="00FD51A6" w:rsidRPr="009562E1">
        <w:rPr>
          <w:sz w:val="20"/>
          <w:szCs w:val="20"/>
        </w:rPr>
        <w:fldChar w:fldCharType="begin"/>
      </w:r>
      <w:r w:rsidR="00FD51A6" w:rsidRPr="009562E1">
        <w:rPr>
          <w:sz w:val="20"/>
          <w:szCs w:val="20"/>
        </w:rPr>
        <w:instrText xml:space="preserve"> STYLEREF 1 \s </w:instrText>
      </w:r>
      <w:r w:rsidR="00FD51A6" w:rsidRPr="009562E1">
        <w:rPr>
          <w:sz w:val="20"/>
          <w:szCs w:val="20"/>
        </w:rPr>
        <w:fldChar w:fldCharType="separate"/>
      </w:r>
      <w:r w:rsidR="00A440CB">
        <w:rPr>
          <w:noProof/>
          <w:sz w:val="20"/>
          <w:szCs w:val="20"/>
        </w:rPr>
        <w:t>2</w:t>
      </w:r>
      <w:r w:rsidR="00FD51A6" w:rsidRPr="009562E1">
        <w:rPr>
          <w:sz w:val="20"/>
          <w:szCs w:val="20"/>
        </w:rPr>
        <w:fldChar w:fldCharType="end"/>
      </w:r>
      <w:r w:rsidR="00FD51A6" w:rsidRPr="009562E1">
        <w:rPr>
          <w:sz w:val="20"/>
          <w:szCs w:val="20"/>
        </w:rPr>
        <w:t>.</w:t>
      </w:r>
      <w:r w:rsidR="00FD51A6" w:rsidRPr="009562E1">
        <w:rPr>
          <w:sz w:val="20"/>
          <w:szCs w:val="20"/>
        </w:rPr>
        <w:fldChar w:fldCharType="begin"/>
      </w:r>
      <w:r w:rsidR="00FD51A6" w:rsidRPr="009562E1">
        <w:rPr>
          <w:sz w:val="20"/>
          <w:szCs w:val="20"/>
        </w:rPr>
        <w:instrText xml:space="preserve"> SEQ Figure \* ARABIC \s 1 </w:instrText>
      </w:r>
      <w:r w:rsidR="00FD51A6" w:rsidRPr="009562E1">
        <w:rPr>
          <w:sz w:val="20"/>
          <w:szCs w:val="20"/>
        </w:rPr>
        <w:fldChar w:fldCharType="separate"/>
      </w:r>
      <w:r w:rsidR="00A440CB">
        <w:rPr>
          <w:noProof/>
          <w:sz w:val="20"/>
          <w:szCs w:val="20"/>
        </w:rPr>
        <w:t>1</w:t>
      </w:r>
      <w:r w:rsidR="00FD51A6" w:rsidRPr="009562E1">
        <w:rPr>
          <w:sz w:val="20"/>
          <w:szCs w:val="20"/>
        </w:rPr>
        <w:fldChar w:fldCharType="end"/>
      </w:r>
      <w:bookmarkEnd w:id="34"/>
      <w:r w:rsidR="00F2175A" w:rsidRPr="009562E1">
        <w:rPr>
          <w:sz w:val="20"/>
          <w:szCs w:val="20"/>
        </w:rPr>
        <w:t>. Schematic</w:t>
      </w:r>
      <w:r w:rsidR="009562E1">
        <w:rPr>
          <w:sz w:val="20"/>
          <w:szCs w:val="20"/>
        </w:rPr>
        <w:t xml:space="preserve"> diagram</w:t>
      </w:r>
      <w:r w:rsidR="00F2175A" w:rsidRPr="009562E1">
        <w:rPr>
          <w:sz w:val="20"/>
          <w:szCs w:val="20"/>
        </w:rPr>
        <w:t xml:space="preserve"> of ion-transport in a</w:t>
      </w:r>
      <w:r w:rsidRPr="009562E1">
        <w:rPr>
          <w:sz w:val="20"/>
          <w:szCs w:val="20"/>
        </w:rPr>
        <w:t xml:space="preserve"> </w:t>
      </w:r>
      <w:r w:rsidR="00FA7A9F">
        <w:rPr>
          <w:sz w:val="20"/>
          <w:szCs w:val="20"/>
        </w:rPr>
        <w:t>LFP-graphite</w:t>
      </w:r>
      <w:r w:rsidRPr="009562E1">
        <w:rPr>
          <w:sz w:val="20"/>
          <w:szCs w:val="20"/>
        </w:rPr>
        <w:t xml:space="preserve"> cell</w:t>
      </w:r>
      <w:r w:rsidR="00790DA7" w:rsidRPr="009562E1">
        <w:rPr>
          <w:sz w:val="20"/>
          <w:szCs w:val="20"/>
        </w:rPr>
        <w:t xml:space="preserve"> </w:t>
      </w:r>
      <w:r w:rsidR="00EE0AC2" w:rsidRPr="009562E1">
        <w:rPr>
          <w:sz w:val="20"/>
          <w:szCs w:val="20"/>
        </w:rPr>
        <w:fldChar w:fldCharType="begin"/>
      </w:r>
      <w:r w:rsidR="00EE0AC2" w:rsidRPr="009562E1">
        <w:rPr>
          <w:sz w:val="20"/>
          <w:szCs w:val="20"/>
        </w:rPr>
        <w:instrText>ADDIN CITAVI.PLACEHOLDER b8997252-ddf2-4620-9c7b-fa4876b90270 PFBsYWNlaG9sZGVyPg0KICA8QWRkSW5WZXJzaW9uPjUuNC4wLjI8L0FkZEluVmVyc2lvbj4NCiAgPElkPmI4OTk3MjUyLWRkZjItNDYyMC05YzdiLWZhNDg3NmI5MDI3MDwvSWQ+DQogIDxFbnRyaWVzPg0KICAgIDxFbnRyeT4NCiAgICAgIDxJZD42MjZkZGY1Ny0yMGJkLTQyNDEtOWY0Zi0yMmIwZTMyMzU1ZDc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sidR="00EE0AC2" w:rsidRPr="009562E1">
        <w:rPr>
          <w:sz w:val="20"/>
          <w:szCs w:val="20"/>
        </w:rPr>
        <w:fldChar w:fldCharType="separate"/>
      </w:r>
      <w:bookmarkStart w:id="36" w:name="_CTVP001b8997252ddf246209c7bfa4876b90270"/>
      <w:r w:rsidR="00EE0AC2" w:rsidRPr="009562E1">
        <w:rPr>
          <w:sz w:val="20"/>
          <w:szCs w:val="20"/>
        </w:rPr>
        <w:t>[14]</w:t>
      </w:r>
      <w:bookmarkEnd w:id="35"/>
      <w:bookmarkEnd w:id="36"/>
      <w:r w:rsidR="00EE0AC2" w:rsidRPr="009562E1">
        <w:rPr>
          <w:sz w:val="20"/>
          <w:szCs w:val="20"/>
        </w:rPr>
        <w:fldChar w:fldCharType="end"/>
      </w:r>
    </w:p>
    <w:p w14:paraId="4B649F0F" w14:textId="0534997B" w:rsidR="00355045" w:rsidRDefault="007301F5" w:rsidP="00F93B02">
      <w:pPr>
        <w:spacing w:line="360" w:lineRule="auto"/>
      </w:pPr>
      <w:r w:rsidRPr="007301F5">
        <w:t xml:space="preserve">Each </w:t>
      </w:r>
      <w:r w:rsidR="006546B7">
        <w:t>cell</w:t>
      </w:r>
      <w:r w:rsidRPr="007301F5">
        <w:t xml:space="preserve"> consists of an anode</w:t>
      </w:r>
      <w:r w:rsidR="008E0425">
        <w:t xml:space="preserve"> of graphite on copper</w:t>
      </w:r>
      <w:r w:rsidR="00CC51C5">
        <w:t xml:space="preserve"> current collectors</w:t>
      </w:r>
      <w:r w:rsidRPr="007301F5">
        <w:t xml:space="preserve"> and a cathode </w:t>
      </w:r>
      <w:r w:rsidR="008E0425">
        <w:t>of LiFePO</w:t>
      </w:r>
      <w:r w:rsidR="008E0425" w:rsidRPr="008E0425">
        <w:rPr>
          <w:vertAlign w:val="subscript"/>
        </w:rPr>
        <w:t>4</w:t>
      </w:r>
      <w:r w:rsidR="00A133AA">
        <w:t xml:space="preserve"> on </w:t>
      </w:r>
      <w:r w:rsidR="008358BA">
        <w:t xml:space="preserve">the </w:t>
      </w:r>
      <w:r w:rsidR="00A133AA" w:rsidRPr="008358BA">
        <w:rPr>
          <w:noProof/>
        </w:rPr>
        <w:t>alumin</w:t>
      </w:r>
      <w:r w:rsidR="008E0425" w:rsidRPr="008358BA">
        <w:rPr>
          <w:noProof/>
        </w:rPr>
        <w:t>um</w:t>
      </w:r>
      <w:r w:rsidR="008E0425">
        <w:t xml:space="preserve"> </w:t>
      </w:r>
      <w:r w:rsidR="00CC51C5">
        <w:t>collectors</w:t>
      </w:r>
      <w:r w:rsidR="006546B7">
        <w:t xml:space="preserve">. </w:t>
      </w:r>
      <w:r w:rsidR="00CC51C5">
        <w:t>Between them there is</w:t>
      </w:r>
      <w:r w:rsidRPr="007301F5">
        <w:t xml:space="preserve"> electrolyte cont</w:t>
      </w:r>
      <w:r w:rsidR="008E0425">
        <w:t>a</w:t>
      </w:r>
      <w:r w:rsidR="006546B7">
        <w:t>ining dissociated lithium salts</w:t>
      </w:r>
      <w:r w:rsidR="00DB015C">
        <w:t xml:space="preserve"> (for example,</w:t>
      </w:r>
      <w:r w:rsidR="008E0425">
        <w:t xml:space="preserve"> LiPF</w:t>
      </w:r>
      <w:r w:rsidR="008E0425" w:rsidRPr="008E0425">
        <w:rPr>
          <w:vertAlign w:val="subscript"/>
        </w:rPr>
        <w:t>6</w:t>
      </w:r>
      <w:r w:rsidR="008E0425">
        <w:t xml:space="preserve"> in ethylene carbona</w:t>
      </w:r>
      <w:r w:rsidR="00DB015C">
        <w:t>te/dimethyl carbonate),</w:t>
      </w:r>
      <w:r w:rsidRPr="007301F5">
        <w:t xml:space="preserve"> which enables t</w:t>
      </w:r>
      <w:r w:rsidR="0045565C">
        <w:t>ransport</w:t>
      </w:r>
      <w:r w:rsidRPr="007301F5">
        <w:t xml:space="preserve"> of </w:t>
      </w:r>
      <w:r w:rsidR="004D030A">
        <w:t>l</w:t>
      </w:r>
      <w:r w:rsidR="00007B8B">
        <w:t>i</w:t>
      </w:r>
      <w:r w:rsidR="004D030A">
        <w:t>thium</w:t>
      </w:r>
      <w:r w:rsidR="00007B8B">
        <w:t xml:space="preserve"> ions</w:t>
      </w:r>
      <w:r w:rsidRPr="007301F5">
        <w:t xml:space="preserve"> between the two electrodes</w:t>
      </w:r>
      <w:r w:rsidR="008E0425">
        <w:t xml:space="preserve"> </w:t>
      </w:r>
      <w:r w:rsidR="00EF12F3">
        <w:fldChar w:fldCharType="begin"/>
      </w:r>
      <w:r w:rsidR="000061B4">
        <w:instrText>ADDIN CITAVI.PLACEHOLDER 3f754fd3-5ea2-47ec-ac17-b12025eaea29 PFBsYWNlaG9sZGVyPg0KICA8QWRkSW5WZXJzaW9uPjUuNC4wLjI8L0FkZEluVmVyc2lvbj4NCiAgPElkPjNmNzU0ZmQzLTVlYTItNDdlYy1hYzE3LWIxMjAyNWVhZWEyOTwvSWQ+DQogIDxFbnRyaWVzPg0KICAgIDxFbnRyeT4NCiAgICAgIDxJZD4xYTM0ZWI5My0wOWZiLTQ5ZDUtYmU2Yi0wMTZmZTQzOTRmODY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gIDxFbnRyeT4NCiAgICAgIDxJZD5mNjg2ZmE1YS02ZDVmLTQxY2ItYTRkOC1kM2JjODVmM2NhYWU8L0lkPg0KICAgICAgPFJlZmVyZW5jZUlkPjhkZDQwZGMyLWUxNDItNGMzYS04MWJjLThhZDEzNGE2Y2M0ODwvUmVmZXJlbmNlSWQ+DQogICAgICA8UmFuZ2U+DQogICAgICAgIDxTdGFydD40PC9TdGFydD4NCiAgICAgICAgPExlbmd0aD42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F07IFsxNV08L1RleHQ+DQogICAgPC9UZXh0VW5pdD4NCiAgPC9UZXh0VW5pdHM+DQo8L1BsYWNlaG9sZGVyPg==</w:instrText>
      </w:r>
      <w:r w:rsidR="00EF12F3">
        <w:fldChar w:fldCharType="separate"/>
      </w:r>
      <w:bookmarkStart w:id="37" w:name="_CTVP0013f754fd35ea247ecac17b12025eaea29"/>
      <w:r w:rsidR="00EE0AC2">
        <w:t>[14]</w:t>
      </w:r>
      <w:r w:rsidR="000061B4">
        <w:t xml:space="preserve"> [15]</w:t>
      </w:r>
      <w:bookmarkEnd w:id="37"/>
      <w:r w:rsidR="00EF12F3">
        <w:fldChar w:fldCharType="end"/>
      </w:r>
      <w:r w:rsidR="00EE0AC2">
        <w:t>.</w:t>
      </w:r>
      <w:r w:rsidR="00355045">
        <w:t xml:space="preserve"> </w:t>
      </w:r>
      <w:r w:rsidR="008F54B9" w:rsidRPr="008F54B9">
        <w:rPr>
          <w:rFonts w:cs="Arial"/>
        </w:rPr>
        <w:t xml:space="preserve">The separator isolates the two electrodes and is a membrane that allows </w:t>
      </w:r>
      <w:r w:rsidR="0045565C">
        <w:rPr>
          <w:rFonts w:cs="Arial"/>
        </w:rPr>
        <w:t>transport</w:t>
      </w:r>
      <w:r w:rsidR="008F54B9" w:rsidRPr="008F54B9">
        <w:rPr>
          <w:rFonts w:cs="Arial"/>
        </w:rPr>
        <w:t xml:space="preserve"> of ions from </w:t>
      </w:r>
      <w:r w:rsidR="008358BA">
        <w:rPr>
          <w:rFonts w:cs="Arial"/>
        </w:rPr>
        <w:t xml:space="preserve">the </w:t>
      </w:r>
      <w:r w:rsidR="008F54B9" w:rsidRPr="008358BA">
        <w:rPr>
          <w:rFonts w:cs="Arial"/>
          <w:noProof/>
        </w:rPr>
        <w:t>cathode</w:t>
      </w:r>
      <w:r w:rsidR="008F54B9" w:rsidRPr="008F54B9">
        <w:rPr>
          <w:rFonts w:cs="Arial"/>
        </w:rPr>
        <w:t xml:space="preserve"> to </w:t>
      </w:r>
      <w:r w:rsidR="008358BA">
        <w:rPr>
          <w:rFonts w:cs="Arial"/>
        </w:rPr>
        <w:t xml:space="preserve">the </w:t>
      </w:r>
      <w:r w:rsidR="008F54B9" w:rsidRPr="008358BA">
        <w:rPr>
          <w:rFonts w:cs="Arial"/>
          <w:noProof/>
        </w:rPr>
        <w:t>anode</w:t>
      </w:r>
      <w:r w:rsidR="008F54B9" w:rsidRPr="008F54B9">
        <w:rPr>
          <w:rFonts w:cs="Arial"/>
        </w:rPr>
        <w:t xml:space="preserve"> </w:t>
      </w:r>
      <w:r w:rsidR="0045565C">
        <w:rPr>
          <w:rFonts w:cs="Arial"/>
        </w:rPr>
        <w:t>during</w:t>
      </w:r>
      <w:r w:rsidR="008F54B9" w:rsidRPr="008F54B9">
        <w:rPr>
          <w:rFonts w:cs="Arial"/>
        </w:rPr>
        <w:t xml:space="preserve"> </w:t>
      </w:r>
      <w:r w:rsidR="008F54B9" w:rsidRPr="00B90591">
        <w:rPr>
          <w:rFonts w:cs="Arial"/>
          <w:noProof/>
        </w:rPr>
        <w:t>charge</w:t>
      </w:r>
      <w:r w:rsidR="0045565C">
        <w:rPr>
          <w:rFonts w:cs="Arial"/>
        </w:rPr>
        <w:t xml:space="preserve"> (reverse during</w:t>
      </w:r>
      <w:r w:rsidR="008F54B9" w:rsidRPr="008F54B9">
        <w:rPr>
          <w:rFonts w:cs="Arial"/>
        </w:rPr>
        <w:t xml:space="preserve"> discharge). </w:t>
      </w:r>
    </w:p>
    <w:p w14:paraId="02A88342" w14:textId="77777777" w:rsidR="001D37F5" w:rsidRDefault="002A440A" w:rsidP="00F93B02">
      <w:pPr>
        <w:spacing w:line="360" w:lineRule="auto"/>
      </w:pPr>
      <w:r>
        <w:rPr>
          <w:rFonts w:cs="Arial"/>
        </w:rPr>
        <w:t xml:space="preserve">It must be noted that lithium batteries are different from lithium-ion batteries. While lithium-ion batteries use a lithium compound as the cathode, lithium batteries use pure lithium metal as the cathode. Lithium batteries have much larger capacities and energy densities as compared to lithium-ion cells. But, since lithium is a highly reactive element, using pure lithium </w:t>
      </w:r>
      <w:r>
        <w:rPr>
          <w:rFonts w:cs="Arial"/>
        </w:rPr>
        <w:lastRenderedPageBreak/>
        <w:t>metal as an electrode makes it less safe as compared to lithium-ion. Further, lithium batteries are not rechargeable. These two disadvantages are why lithium-ion cells were developed and are the focus of th</w:t>
      </w:r>
      <w:r w:rsidR="008D06D5">
        <w:rPr>
          <w:rFonts w:cs="Arial"/>
        </w:rPr>
        <w:t>e</w:t>
      </w:r>
      <w:r>
        <w:rPr>
          <w:rFonts w:cs="Arial"/>
        </w:rPr>
        <w:t xml:space="preserve"> study done here</w:t>
      </w:r>
      <w:r w:rsidR="001D37F5">
        <w:t xml:space="preserve">. </w:t>
      </w:r>
    </w:p>
    <w:p w14:paraId="7161EF7C" w14:textId="74D9F4A0" w:rsidR="007D72CB" w:rsidRPr="0074301E" w:rsidRDefault="007D72CB" w:rsidP="00F93B02">
      <w:pPr>
        <w:spacing w:line="360" w:lineRule="auto"/>
      </w:pPr>
      <w:r>
        <w:t xml:space="preserve">Equation </w:t>
      </w:r>
      <w:r>
        <w:fldChar w:fldCharType="begin"/>
      </w:r>
      <w:r>
        <w:instrText xml:space="preserve"> REF _Ref520987709 \h  \* MERGEFORMAT </w:instrText>
      </w:r>
      <w:r>
        <w:fldChar w:fldCharType="separate"/>
      </w:r>
      <w:r w:rsidR="00A440CB">
        <w:t>(</w:t>
      </w:r>
      <w:r w:rsidR="00A440CB">
        <w:rPr>
          <w:noProof/>
        </w:rPr>
        <w:t>2.1)</w:t>
      </w:r>
      <w:r>
        <w:fldChar w:fldCharType="end"/>
      </w:r>
      <w:r>
        <w:t xml:space="preserve"> represents the general chemical reaction in a </w:t>
      </w:r>
      <w:r w:rsidR="00FA7A9F">
        <w:t>LFP-graphite</w:t>
      </w:r>
      <w:r>
        <w:t xml:space="preserve"> cell. While the forward process</w:t>
      </w:r>
      <w:r w:rsidRPr="0074301E">
        <w:t xml:space="preserve"> shows </w:t>
      </w:r>
      <w:r>
        <w:t>the deintercalation of</w:t>
      </w:r>
      <w:r w:rsidRPr="0074301E">
        <w:t xml:space="preserve"> </w:t>
      </w:r>
      <w:r>
        <w:t>lithium-ions</w:t>
      </w:r>
      <w:r w:rsidRPr="0074301E">
        <w:t xml:space="preserve"> to charge the cathode, </w:t>
      </w:r>
      <w:r>
        <w:t xml:space="preserve">the reverse process shows the discharge process </w:t>
      </w:r>
      <w:r>
        <w:fldChar w:fldCharType="begin"/>
      </w:r>
      <w:r>
        <w:instrText>ADDIN CITAVI.PLACEHOLDER 8f85e257-cb20-490f-854c-37d8f08c6b35 PFBsYWNlaG9sZGVyPg0KICA8QWRkSW5WZXJzaW9uPjUuNC4wLjI8L0FkZEluVmVyc2lvbj4NCiAgPElkPjhmODVlMjU3LWNiMjAtNDkwZi04NTRjLTM3ZDhmMDhjNmIzNTwvSWQ+DQogIDxFbnRyaWVzPg0KICAgIDxFbnRyeT4NCiAgICAgIDxJZD40NGQ1ZWU2MC0yY2M1LTQzMDItOTkwYi03ZjZkOTMzNDM2ODk8L0lkPg0KICAgICAgPFJlZmVyZW5jZUlkPjAzZjMwYjZjLTM0YWYtNGJkYS04YzgxLTgzNGM0MDEzOTZhNjwvUmVmZXJlbmNlSWQ+DQogICAgICA8UmFuZ2U+DQogICAgICAgIDxTdGFydD4wPC9TdGFydD4NCiAgICAgICAgPExlbmd0aD40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M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F08L1RleHQ+DQogICAgPC9UZXh0VW5pdD4NCiAgPC9UZXh0VW5pdHM+DQo8L1BsYWNlaG9sZGVyPg==</w:instrText>
      </w:r>
      <w:r>
        <w:fldChar w:fldCharType="separate"/>
      </w:r>
      <w:bookmarkStart w:id="38" w:name="_CTVP0018f85e257cb20490f854c37d8f08c6b35"/>
      <w:r>
        <w:t>[10]</w:t>
      </w:r>
      <w:bookmarkEnd w:id="38"/>
      <w:r>
        <w:fldChar w:fldCharType="end"/>
      </w:r>
      <w:r>
        <w:t>.</w:t>
      </w:r>
    </w:p>
    <w:tbl>
      <w:tblPr>
        <w:tblStyle w:val="TabelleFormelnmitNummerierung"/>
        <w:tblW w:w="0" w:type="auto"/>
        <w:tblLook w:val="04A0" w:firstRow="1" w:lastRow="0" w:firstColumn="1" w:lastColumn="0" w:noHBand="0" w:noVBand="1"/>
      </w:tblPr>
      <w:tblGrid>
        <w:gridCol w:w="7484"/>
        <w:gridCol w:w="1361"/>
      </w:tblGrid>
      <w:tr w:rsidR="007D72CB" w:rsidRPr="00593685" w14:paraId="302639D9" w14:textId="77777777" w:rsidTr="00681A57">
        <w:tc>
          <w:tcPr>
            <w:tcW w:w="7621" w:type="dxa"/>
            <w:vAlign w:val="center"/>
          </w:tcPr>
          <w:p w14:paraId="552D62B4" w14:textId="77777777" w:rsidR="007D72CB" w:rsidRPr="00A76F12" w:rsidRDefault="009F0ADE" w:rsidP="00F93B02">
            <w:pPr>
              <w:keepNext/>
              <w:spacing w:line="360" w:lineRule="auto"/>
              <w:jc w:val="center"/>
              <w:rPr>
                <w:rFonts w:cs="Arial"/>
                <w:sz w:val="24"/>
                <w:szCs w:val="24"/>
              </w:rPr>
            </w:pPr>
            <m:oMathPara>
              <m:oMath>
                <m:sSub>
                  <m:sSubPr>
                    <m:ctrlPr>
                      <w:rPr>
                        <w:rFonts w:ascii="Cambria Math" w:eastAsiaTheme="minorEastAsia" w:hAnsi="Cambria Math"/>
                        <w:i/>
                        <w:color w:val="auto"/>
                        <w:sz w:val="24"/>
                        <w:szCs w:val="24"/>
                      </w:rPr>
                    </m:ctrlPr>
                  </m:sSubPr>
                  <m:e>
                    <m:r>
                      <w:rPr>
                        <w:rFonts w:ascii="Cambria Math" w:eastAsiaTheme="minorEastAsia" w:hAnsi="Cambria Math"/>
                        <w:sz w:val="24"/>
                        <w:szCs w:val="24"/>
                      </w:rPr>
                      <m:t>LiFePO</m:t>
                    </m:r>
                  </m:e>
                  <m:sub>
                    <m:r>
                      <w:rPr>
                        <w:rFonts w:ascii="Cambria Math" w:eastAsiaTheme="minorEastAsia" w:hAnsi="Cambria Math"/>
                        <w:sz w:val="24"/>
                        <w:szCs w:val="24"/>
                      </w:rPr>
                      <m:t>4</m:t>
                    </m:r>
                  </m:sub>
                </m:sSub>
                <m:r>
                  <w:rPr>
                    <w:rFonts w:ascii="Cambria Math" w:hAnsi="Cambria Math" w:cs="Arial"/>
                    <w:sz w:val="24"/>
                    <w:szCs w:val="24"/>
                  </w:rPr>
                  <m:t xml:space="preserve"> – </m:t>
                </m:r>
                <m:r>
                  <w:rPr>
                    <w:rFonts w:ascii="Cambria Math" w:eastAsiaTheme="minorEastAsia" w:hAnsi="Cambria Math"/>
                    <w:sz w:val="24"/>
                    <w:szCs w:val="24"/>
                  </w:rPr>
                  <m:t>x</m:t>
                </m:r>
                <m:r>
                  <w:rPr>
                    <w:rFonts w:ascii="Cambria Math" w:hAnsi="Cambria Math" w:cs="Arial"/>
                    <w:sz w:val="24"/>
                    <w:szCs w:val="24"/>
                  </w:rPr>
                  <m:t xml:space="preserve"> </m:t>
                </m:r>
                <m:sSup>
                  <m:sSupPr>
                    <m:ctrlPr>
                      <w:rPr>
                        <w:rFonts w:ascii="Cambria Math" w:hAnsi="Cambria Math" w:cs="Arial"/>
                        <w:i/>
                        <w:color w:val="auto"/>
                        <w:sz w:val="24"/>
                        <w:szCs w:val="24"/>
                      </w:rPr>
                    </m:ctrlPr>
                  </m:sSupPr>
                  <m:e>
                    <m:r>
                      <w:rPr>
                        <w:rFonts w:ascii="Cambria Math" w:hAnsi="Cambria Math" w:cs="Arial"/>
                        <w:sz w:val="24"/>
                        <w:szCs w:val="24"/>
                      </w:rPr>
                      <m:t>Li</m:t>
                    </m:r>
                  </m:e>
                  <m:sup>
                    <m:r>
                      <w:rPr>
                        <w:rFonts w:ascii="Cambria Math" w:hAnsi="Cambria Math" w:cs="Arial"/>
                        <w:sz w:val="24"/>
                        <w:szCs w:val="24"/>
                      </w:rPr>
                      <m:t>+</m:t>
                    </m:r>
                  </m:sup>
                </m:sSup>
                <m:r>
                  <w:rPr>
                    <w:rFonts w:ascii="Cambria Math" w:hAnsi="Cambria Math" w:cs="Arial"/>
                    <w:sz w:val="24"/>
                    <w:szCs w:val="24"/>
                  </w:rPr>
                  <m:t xml:space="preserve"> - x </m:t>
                </m:r>
                <m:sSup>
                  <m:sSupPr>
                    <m:ctrlPr>
                      <w:rPr>
                        <w:rFonts w:ascii="Cambria Math" w:hAnsi="Cambria Math" w:cs="Arial"/>
                        <w:i/>
                        <w:color w:val="auto"/>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cs="Cambria Math"/>
                    <w:sz w:val="24"/>
                    <w:szCs w:val="24"/>
                  </w:rPr>
                  <m:t>⇋</m:t>
                </m:r>
                <m:r>
                  <w:rPr>
                    <w:rFonts w:ascii="Cambria Math" w:hAnsi="Cambria Math" w:cs="Arial"/>
                    <w:sz w:val="24"/>
                    <w:szCs w:val="24"/>
                  </w:rPr>
                  <m:t xml:space="preserve"> x </m:t>
                </m:r>
                <m:sSub>
                  <m:sSubPr>
                    <m:ctrlPr>
                      <w:rPr>
                        <w:rFonts w:ascii="Cambria Math" w:hAnsi="Cambria Math" w:cs="Arial"/>
                        <w:i/>
                        <w:color w:val="auto"/>
                        <w:sz w:val="24"/>
                        <w:szCs w:val="24"/>
                      </w:rPr>
                    </m:ctrlPr>
                  </m:sSubPr>
                  <m:e>
                    <m:r>
                      <w:rPr>
                        <w:rFonts w:ascii="Cambria Math" w:hAnsi="Cambria Math" w:cs="Arial"/>
                        <w:sz w:val="24"/>
                        <w:szCs w:val="24"/>
                      </w:rPr>
                      <m:t>FePO</m:t>
                    </m:r>
                  </m:e>
                  <m:sub>
                    <m:r>
                      <w:rPr>
                        <w:rFonts w:ascii="Cambria Math" w:hAnsi="Cambria Math" w:cs="Arial"/>
                        <w:sz w:val="24"/>
                        <w:szCs w:val="24"/>
                      </w:rPr>
                      <m:t>4</m:t>
                    </m:r>
                  </m:sub>
                </m:sSub>
                <m:r>
                  <w:rPr>
                    <w:rFonts w:ascii="Cambria Math" w:hAnsi="Cambria Math" w:cs="Arial"/>
                    <w:sz w:val="24"/>
                    <w:szCs w:val="24"/>
                  </w:rPr>
                  <m:t xml:space="preserve"> + (1-x) </m:t>
                </m:r>
                <m:sSub>
                  <m:sSubPr>
                    <m:ctrlPr>
                      <w:rPr>
                        <w:rFonts w:ascii="Cambria Math" w:hAnsi="Cambria Math" w:cs="Arial"/>
                        <w:i/>
                        <w:color w:val="auto"/>
                        <w:sz w:val="24"/>
                        <w:szCs w:val="24"/>
                      </w:rPr>
                    </m:ctrlPr>
                  </m:sSubPr>
                  <m:e>
                    <m:r>
                      <w:rPr>
                        <w:rFonts w:ascii="Cambria Math" w:hAnsi="Cambria Math" w:cs="Arial"/>
                        <w:sz w:val="24"/>
                        <w:szCs w:val="24"/>
                      </w:rPr>
                      <m:t>LiFePO</m:t>
                    </m:r>
                  </m:e>
                  <m:sub>
                    <m:r>
                      <w:rPr>
                        <w:rFonts w:ascii="Cambria Math" w:hAnsi="Cambria Math" w:cs="Arial"/>
                        <w:sz w:val="24"/>
                        <w:szCs w:val="24"/>
                      </w:rPr>
                      <m:t>4</m:t>
                    </m:r>
                  </m:sub>
                </m:sSub>
              </m:oMath>
            </m:oMathPara>
          </w:p>
          <w:p w14:paraId="49307A91" w14:textId="77777777" w:rsidR="007D72CB" w:rsidRPr="005860BE" w:rsidRDefault="007D72CB" w:rsidP="00F93B02">
            <w:pPr>
              <w:keepNext/>
              <w:spacing w:line="360" w:lineRule="auto"/>
              <w:ind w:left="0"/>
            </w:pPr>
          </w:p>
        </w:tc>
        <w:tc>
          <w:tcPr>
            <w:tcW w:w="1364" w:type="dxa"/>
            <w:vAlign w:val="center"/>
          </w:tcPr>
          <w:p w14:paraId="63DAEB15" w14:textId="770CB5A3" w:rsidR="007D72CB" w:rsidRDefault="007D72CB" w:rsidP="00F93B02">
            <w:pPr>
              <w:pStyle w:val="Caption"/>
              <w:spacing w:line="360" w:lineRule="auto"/>
            </w:pPr>
            <w:bookmarkStart w:id="39" w:name="_Ref520987709"/>
            <w:r>
              <w:t>(</w:t>
            </w:r>
            <w:r>
              <w:fldChar w:fldCharType="begin"/>
            </w:r>
            <w:r>
              <w:instrText xml:space="preserve"> STYLEREF 1 \s </w:instrText>
            </w:r>
            <w:r>
              <w:fldChar w:fldCharType="separate"/>
            </w:r>
            <w:r w:rsidR="00A440CB">
              <w:rPr>
                <w:noProof/>
              </w:rPr>
              <w:t>2</w:t>
            </w:r>
            <w:r>
              <w:fldChar w:fldCharType="end"/>
            </w:r>
            <w:r>
              <w:t>.</w:t>
            </w:r>
            <w:r>
              <w:fldChar w:fldCharType="begin"/>
            </w:r>
            <w:r>
              <w:instrText xml:space="preserve"> SEQ Equation \* ARABIC \s 1 </w:instrText>
            </w:r>
            <w:r>
              <w:fldChar w:fldCharType="separate"/>
            </w:r>
            <w:r w:rsidR="00A440CB">
              <w:rPr>
                <w:noProof/>
              </w:rPr>
              <w:t>1</w:t>
            </w:r>
            <w:r>
              <w:fldChar w:fldCharType="end"/>
            </w:r>
            <w:r>
              <w:t>)</w:t>
            </w:r>
            <w:bookmarkEnd w:id="39"/>
          </w:p>
          <w:p w14:paraId="60797FBC" w14:textId="77777777" w:rsidR="007D72CB" w:rsidRPr="00593685" w:rsidRDefault="007D72CB" w:rsidP="00F93B02">
            <w:pPr>
              <w:pStyle w:val="Caption"/>
              <w:keepNext/>
              <w:spacing w:after="120" w:line="360" w:lineRule="auto"/>
              <w:jc w:val="right"/>
              <w:rPr>
                <w:rFonts w:eastAsiaTheme="minorEastAsia"/>
              </w:rPr>
            </w:pPr>
          </w:p>
        </w:tc>
      </w:tr>
    </w:tbl>
    <w:p w14:paraId="4585F88C" w14:textId="402146E7" w:rsidR="007D72CB" w:rsidRDefault="007D72CB" w:rsidP="00F93B02">
      <w:pPr>
        <w:spacing w:line="360" w:lineRule="auto"/>
        <w:rPr>
          <w:rFonts w:cs="Arial"/>
        </w:rPr>
      </w:pPr>
      <w:r>
        <w:rPr>
          <w:rFonts w:cs="Arial"/>
        </w:rPr>
        <w:t xml:space="preserve">The chemical reaction has been broken down to part reactions in </w:t>
      </w:r>
      <w:r>
        <w:fldChar w:fldCharType="begin"/>
      </w:r>
      <w:r>
        <w:instrText xml:space="preserve"> REF _Ref523657827 \h  \* MERGEFORMAT </w:instrText>
      </w:r>
      <w:r>
        <w:fldChar w:fldCharType="separate"/>
      </w:r>
      <w:r w:rsidR="00A440CB" w:rsidRPr="00A440CB">
        <w:t xml:space="preserve">Figure </w:t>
      </w:r>
      <w:r w:rsidR="00A440CB" w:rsidRPr="00A440CB">
        <w:rPr>
          <w:noProof/>
        </w:rPr>
        <w:t>2.2</w:t>
      </w:r>
      <w:r>
        <w:fldChar w:fldCharType="end"/>
      </w:r>
      <w:r>
        <w:rPr>
          <w:rFonts w:cs="Arial"/>
        </w:rPr>
        <w:t>:</w:t>
      </w:r>
    </w:p>
    <w:tbl>
      <w:tblPr>
        <w:tblStyle w:val="TableGrid"/>
        <w:tblW w:w="0" w:type="auto"/>
        <w:jc w:val="center"/>
        <w:tblLook w:val="04A0" w:firstRow="1" w:lastRow="0" w:firstColumn="1" w:lastColumn="0" w:noHBand="0" w:noVBand="1"/>
      </w:tblPr>
      <w:tblGrid>
        <w:gridCol w:w="1555"/>
        <w:gridCol w:w="2862"/>
        <w:gridCol w:w="2808"/>
        <w:gridCol w:w="1610"/>
      </w:tblGrid>
      <w:tr w:rsidR="007D72CB" w14:paraId="0E049490" w14:textId="77777777" w:rsidTr="00681A57">
        <w:trPr>
          <w:jc w:val="center"/>
        </w:trPr>
        <w:tc>
          <w:tcPr>
            <w:tcW w:w="4417" w:type="dxa"/>
            <w:gridSpan w:val="2"/>
          </w:tcPr>
          <w:p w14:paraId="3F9CEDF9" w14:textId="77777777" w:rsidR="007D72CB" w:rsidRDefault="007D72CB" w:rsidP="00F93B02">
            <w:pPr>
              <w:spacing w:line="360" w:lineRule="auto"/>
              <w:rPr>
                <w:rFonts w:cs="Arial"/>
              </w:rPr>
            </w:pPr>
            <m:oMathPara>
              <m:oMath>
                <m:r>
                  <w:rPr>
                    <w:rFonts w:ascii="Cambria Math" w:hAnsi="Cambria Math" w:cs="Arial"/>
                  </w:rPr>
                  <m:t>LiFe</m:t>
                </m:r>
                <m:sSub>
                  <m:sSubPr>
                    <m:ctrlPr>
                      <w:rPr>
                        <w:rFonts w:ascii="Cambria Math" w:hAnsi="Cambria Math" w:cs="Arial"/>
                        <w:i/>
                      </w:rPr>
                    </m:ctrlPr>
                  </m:sSubPr>
                  <m:e>
                    <m:r>
                      <w:rPr>
                        <w:rFonts w:ascii="Cambria Math" w:hAnsi="Cambria Math" w:cs="Arial"/>
                      </w:rPr>
                      <m:t>PO</m:t>
                    </m:r>
                  </m:e>
                  <m:sub>
                    <m:r>
                      <w:rPr>
                        <w:rFonts w:ascii="Cambria Math" w:hAnsi="Cambria Math" w:cs="Arial"/>
                      </w:rPr>
                      <m:t>4</m:t>
                    </m:r>
                  </m:sub>
                </m:sSub>
                <m:r>
                  <w:rPr>
                    <w:rFonts w:ascii="Cambria Math" w:hAnsi="Cambria Math" w:cs="Arial"/>
                  </w:rPr>
                  <m:t xml:space="preserve"> </m:t>
                </m:r>
                <m:r>
                  <w:rPr>
                    <w:rFonts w:ascii="Cambria Math" w:hAnsi="Cambria Math" w:cs="Cambria Math"/>
                    <w:sz w:val="24"/>
                    <w:szCs w:val="24"/>
                  </w:rPr>
                  <m:t>⇋</m:t>
                </m:r>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FePO</m:t>
                    </m:r>
                  </m:e>
                  <m:sub>
                    <m:r>
                      <w:rPr>
                        <w:rFonts w:ascii="Cambria Math" w:eastAsiaTheme="minorEastAsia" w:hAnsi="Cambria Math" w:cs="Arial"/>
                        <w:sz w:val="24"/>
                        <w:szCs w:val="24"/>
                      </w:rPr>
                      <m:t>4</m:t>
                    </m:r>
                  </m:sub>
                </m:sSub>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tc>
        <w:tc>
          <w:tcPr>
            <w:tcW w:w="4418" w:type="dxa"/>
            <w:gridSpan w:val="2"/>
          </w:tcPr>
          <w:p w14:paraId="02623E81" w14:textId="77777777" w:rsidR="007D72CB" w:rsidRDefault="009F0ADE" w:rsidP="00F93B02">
            <w:pPr>
              <w:spacing w:line="360" w:lineRule="auto"/>
              <w:rPr>
                <w:rFonts w:cs="Arial"/>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+6C </m:t>
                </m:r>
                <m:r>
                  <w:rPr>
                    <w:rFonts w:ascii="Cambria Math" w:hAnsi="Cambria Math" w:cs="Cambria Math"/>
                    <w:sz w:val="24"/>
                    <w:szCs w:val="24"/>
                  </w:rPr>
                  <m:t>⇋Li</m:t>
                </m:r>
                <m:sSub>
                  <m:sSubPr>
                    <m:ctrlPr>
                      <w:rPr>
                        <w:rFonts w:ascii="Cambria Math" w:hAnsi="Cambria Math" w:cs="Cambria Math"/>
                        <w:i/>
                        <w:sz w:val="24"/>
                        <w:szCs w:val="24"/>
                      </w:rPr>
                    </m:ctrlPr>
                  </m:sSubPr>
                  <m:e>
                    <m:r>
                      <w:rPr>
                        <w:rFonts w:ascii="Cambria Math" w:hAnsi="Cambria Math" w:cs="Cambria Math"/>
                        <w:sz w:val="24"/>
                        <w:szCs w:val="24"/>
                      </w:rPr>
                      <m:t>C</m:t>
                    </m:r>
                  </m:e>
                  <m:sub>
                    <m:r>
                      <w:rPr>
                        <w:rFonts w:ascii="Cambria Math" w:hAnsi="Cambria Math" w:cs="Cambria Math"/>
                        <w:sz w:val="24"/>
                        <w:szCs w:val="24"/>
                      </w:rPr>
                      <m:t>6</m:t>
                    </m:r>
                  </m:sub>
                </m:sSub>
              </m:oMath>
            </m:oMathPara>
          </w:p>
        </w:tc>
      </w:tr>
      <w:tr w:rsidR="007D72CB" w14:paraId="2B740084" w14:textId="77777777" w:rsidTr="00681A57">
        <w:trPr>
          <w:jc w:val="center"/>
        </w:trPr>
        <w:tc>
          <w:tcPr>
            <w:tcW w:w="1555" w:type="dxa"/>
          </w:tcPr>
          <w:p w14:paraId="60C4068B" w14:textId="77777777" w:rsidR="007D72CB" w:rsidRPr="002023D4" w:rsidRDefault="007D72CB" w:rsidP="00F93B02">
            <w:pPr>
              <w:spacing w:line="360" w:lineRule="auto"/>
              <w:jc w:val="center"/>
              <w:rPr>
                <w:rFonts w:cs="Arial"/>
                <w:b/>
                <w:bCs/>
              </w:rPr>
            </w:pPr>
            <w:r w:rsidRPr="002023D4">
              <w:rPr>
                <w:rFonts w:cs="Arial"/>
                <w:b/>
                <w:bCs/>
              </w:rPr>
              <w:t>Cathode</w:t>
            </w:r>
          </w:p>
          <w:p w14:paraId="5B3BF61C" w14:textId="77777777" w:rsidR="007D72CB" w:rsidRDefault="007D72CB" w:rsidP="00F93B02">
            <w:pPr>
              <w:spacing w:line="360" w:lineRule="auto"/>
              <w:jc w:val="center"/>
              <w:rPr>
                <w:rFonts w:cs="Arial"/>
              </w:rPr>
            </w:pPr>
            <w:r>
              <w:rPr>
                <w:rFonts w:cs="Arial"/>
              </w:rPr>
              <w:t>(LiFePO</w:t>
            </w:r>
            <w:r w:rsidRPr="002023D4">
              <w:rPr>
                <w:rFonts w:cs="Arial"/>
                <w:vertAlign w:val="subscript"/>
              </w:rPr>
              <w:t>4</w:t>
            </w:r>
            <w:r>
              <w:rPr>
                <w:rFonts w:cs="Arial"/>
              </w:rPr>
              <w:t xml:space="preserve"> on Al terminal)</w:t>
            </w:r>
          </w:p>
        </w:tc>
        <w:tc>
          <w:tcPr>
            <w:tcW w:w="5670" w:type="dxa"/>
            <w:gridSpan w:val="2"/>
          </w:tcPr>
          <w:p w14:paraId="265D746E" w14:textId="77777777" w:rsidR="007D72CB" w:rsidRPr="002023D4" w:rsidRDefault="007D72CB" w:rsidP="00F93B02">
            <w:pPr>
              <w:spacing w:line="360" w:lineRule="auto"/>
              <w:jc w:val="center"/>
              <w:rPr>
                <w:rFonts w:cs="Arial"/>
                <w:b/>
                <w:bCs/>
              </w:rPr>
            </w:pPr>
            <w:r w:rsidRPr="002023D4">
              <w:rPr>
                <w:rFonts w:cs="Arial"/>
                <w:b/>
                <w:bCs/>
              </w:rPr>
              <w:t>Electrolyte</w:t>
            </w:r>
          </w:p>
          <w:p w14:paraId="6A4854C8" w14:textId="77777777" w:rsidR="007D72CB" w:rsidRDefault="007D72CB" w:rsidP="00F93B02">
            <w:pPr>
              <w:spacing w:line="360" w:lineRule="auto"/>
              <w:jc w:val="center"/>
              <w:rPr>
                <w:rFonts w:cs="Arial"/>
              </w:rPr>
            </w:pPr>
            <w:r>
              <w:rPr>
                <w:rFonts w:cs="Arial"/>
              </w:rPr>
              <w:t>LiPF</w:t>
            </w:r>
            <w:r w:rsidRPr="00D77CCE">
              <w:rPr>
                <w:rFonts w:cs="Arial"/>
                <w:vertAlign w:val="subscript"/>
              </w:rPr>
              <w:t>6</w:t>
            </w:r>
            <w:r>
              <w:rPr>
                <w:rFonts w:cs="Arial"/>
              </w:rPr>
              <w:t xml:space="preserve"> in ethylene carbonate (EC)/ dimethyl carbonate (DMC)</w:t>
            </w:r>
          </w:p>
        </w:tc>
        <w:tc>
          <w:tcPr>
            <w:tcW w:w="1610" w:type="dxa"/>
          </w:tcPr>
          <w:p w14:paraId="73E97F07" w14:textId="77777777" w:rsidR="007D72CB" w:rsidRDefault="007D72CB" w:rsidP="00F93B02">
            <w:pPr>
              <w:spacing w:line="360" w:lineRule="auto"/>
              <w:jc w:val="center"/>
              <w:rPr>
                <w:rFonts w:cs="Arial"/>
                <w:b/>
                <w:bCs/>
              </w:rPr>
            </w:pPr>
            <w:r w:rsidRPr="002023D4">
              <w:rPr>
                <w:rFonts w:cs="Arial"/>
                <w:b/>
                <w:bCs/>
              </w:rPr>
              <w:t>Anode</w:t>
            </w:r>
          </w:p>
          <w:p w14:paraId="5FBB31D7" w14:textId="77777777" w:rsidR="007D72CB" w:rsidRPr="002023D4" w:rsidRDefault="007D72CB" w:rsidP="00F93B02">
            <w:pPr>
              <w:spacing w:line="360" w:lineRule="auto"/>
              <w:jc w:val="center"/>
              <w:rPr>
                <w:rFonts w:cs="Arial"/>
              </w:rPr>
            </w:pPr>
            <w:r>
              <w:rPr>
                <w:rFonts w:cs="Arial"/>
              </w:rPr>
              <w:t>(</w:t>
            </w:r>
            <w:r w:rsidRPr="002023D4">
              <w:rPr>
                <w:rFonts w:cs="Arial"/>
              </w:rPr>
              <w:t>Graphite on Cu terminal</w:t>
            </w:r>
            <w:r>
              <w:rPr>
                <w:rFonts w:cs="Arial"/>
              </w:rPr>
              <w:t>)</w:t>
            </w:r>
          </w:p>
        </w:tc>
      </w:tr>
      <w:tr w:rsidR="007D72CB" w14:paraId="14A0012B" w14:textId="77777777" w:rsidTr="00681A57">
        <w:trPr>
          <w:jc w:val="center"/>
        </w:trPr>
        <w:tc>
          <w:tcPr>
            <w:tcW w:w="4417" w:type="dxa"/>
            <w:gridSpan w:val="2"/>
          </w:tcPr>
          <w:p w14:paraId="1C4481A7" w14:textId="77777777" w:rsidR="007D72CB" w:rsidRDefault="007D72CB" w:rsidP="00F93B02">
            <w:pPr>
              <w:spacing w:line="360" w:lineRule="auto"/>
              <w:jc w:val="center"/>
              <w:rPr>
                <w:rFonts w:cs="Arial"/>
              </w:rPr>
            </w:pPr>
            <w:r>
              <w:rPr>
                <w:rFonts w:cs="Arial"/>
              </w:rPr>
              <w:t xml:space="preserve">Left to right </w:t>
            </w:r>
            <w:r w:rsidRPr="002023D4">
              <w:rPr>
                <w:rFonts w:cs="Arial"/>
              </w:rPr>
              <w:sym w:font="Wingdings" w:char="F0E0"/>
            </w:r>
            <w:r>
              <w:rPr>
                <w:rFonts w:cs="Arial"/>
              </w:rPr>
              <w:t xml:space="preserve"> Charging</w:t>
            </w:r>
          </w:p>
        </w:tc>
        <w:tc>
          <w:tcPr>
            <w:tcW w:w="4418" w:type="dxa"/>
            <w:gridSpan w:val="2"/>
          </w:tcPr>
          <w:p w14:paraId="0B2E91E7" w14:textId="77777777" w:rsidR="007D72CB" w:rsidRDefault="007D72CB" w:rsidP="00F93B02">
            <w:pPr>
              <w:keepNext/>
              <w:spacing w:line="360" w:lineRule="auto"/>
              <w:jc w:val="center"/>
              <w:rPr>
                <w:rFonts w:cs="Arial"/>
              </w:rPr>
            </w:pPr>
            <w:r>
              <w:rPr>
                <w:rFonts w:cs="Arial"/>
              </w:rPr>
              <w:t xml:space="preserve">Right to left </w:t>
            </w:r>
            <w:r w:rsidRPr="002023D4">
              <w:rPr>
                <w:rFonts w:cs="Arial"/>
              </w:rPr>
              <w:sym w:font="Wingdings" w:char="F0DF"/>
            </w:r>
            <w:r>
              <w:rPr>
                <w:rFonts w:cs="Arial"/>
              </w:rPr>
              <w:t xml:space="preserve"> Discharging</w:t>
            </w:r>
          </w:p>
        </w:tc>
      </w:tr>
    </w:tbl>
    <w:p w14:paraId="59599594" w14:textId="029EF6A5" w:rsidR="007D72CB" w:rsidRPr="000E699B" w:rsidRDefault="007D72CB" w:rsidP="000E699B">
      <w:pPr>
        <w:pStyle w:val="Caption"/>
        <w:spacing w:line="360" w:lineRule="auto"/>
        <w:jc w:val="both"/>
        <w:rPr>
          <w:sz w:val="20"/>
          <w:szCs w:val="20"/>
        </w:rPr>
      </w:pPr>
      <w:bookmarkStart w:id="40" w:name="_Ref523657827"/>
      <w:bookmarkStart w:id="41" w:name="_Toc528066871"/>
      <w:bookmarkStart w:id="42" w:name="_Ref521362731"/>
      <w:r w:rsidRPr="000E699B">
        <w:rPr>
          <w:sz w:val="20"/>
          <w:szCs w:val="20"/>
        </w:rPr>
        <w:t xml:space="preserve">Figure </w:t>
      </w:r>
      <w:r w:rsidR="00FD51A6" w:rsidRPr="000E699B">
        <w:rPr>
          <w:sz w:val="20"/>
          <w:szCs w:val="20"/>
        </w:rPr>
        <w:fldChar w:fldCharType="begin"/>
      </w:r>
      <w:r w:rsidR="00FD51A6" w:rsidRPr="000E699B">
        <w:rPr>
          <w:sz w:val="20"/>
          <w:szCs w:val="20"/>
        </w:rPr>
        <w:instrText xml:space="preserve"> STYLEREF 1 \s </w:instrText>
      </w:r>
      <w:r w:rsidR="00FD51A6" w:rsidRPr="000E699B">
        <w:rPr>
          <w:sz w:val="20"/>
          <w:szCs w:val="20"/>
        </w:rPr>
        <w:fldChar w:fldCharType="separate"/>
      </w:r>
      <w:r w:rsidR="00A440CB">
        <w:rPr>
          <w:noProof/>
          <w:sz w:val="20"/>
          <w:szCs w:val="20"/>
        </w:rPr>
        <w:t>2</w:t>
      </w:r>
      <w:r w:rsidR="00FD51A6" w:rsidRPr="000E699B">
        <w:rPr>
          <w:sz w:val="20"/>
          <w:szCs w:val="20"/>
        </w:rPr>
        <w:fldChar w:fldCharType="end"/>
      </w:r>
      <w:r w:rsidR="00FD51A6" w:rsidRPr="000E699B">
        <w:rPr>
          <w:sz w:val="20"/>
          <w:szCs w:val="20"/>
        </w:rPr>
        <w:t>.</w:t>
      </w:r>
      <w:r w:rsidR="00FD51A6" w:rsidRPr="000E699B">
        <w:rPr>
          <w:sz w:val="20"/>
          <w:szCs w:val="20"/>
        </w:rPr>
        <w:fldChar w:fldCharType="begin"/>
      </w:r>
      <w:r w:rsidR="00FD51A6" w:rsidRPr="000E699B">
        <w:rPr>
          <w:sz w:val="20"/>
          <w:szCs w:val="20"/>
        </w:rPr>
        <w:instrText xml:space="preserve"> SEQ Figure \* ARABIC \s 1 </w:instrText>
      </w:r>
      <w:r w:rsidR="00FD51A6" w:rsidRPr="000E699B">
        <w:rPr>
          <w:sz w:val="20"/>
          <w:szCs w:val="20"/>
        </w:rPr>
        <w:fldChar w:fldCharType="separate"/>
      </w:r>
      <w:r w:rsidR="00A440CB">
        <w:rPr>
          <w:noProof/>
          <w:sz w:val="20"/>
          <w:szCs w:val="20"/>
        </w:rPr>
        <w:t>2</w:t>
      </w:r>
      <w:r w:rsidR="00FD51A6" w:rsidRPr="000E699B">
        <w:rPr>
          <w:sz w:val="20"/>
          <w:szCs w:val="20"/>
        </w:rPr>
        <w:fldChar w:fldCharType="end"/>
      </w:r>
      <w:bookmarkEnd w:id="40"/>
      <w:r w:rsidRPr="000E699B">
        <w:rPr>
          <w:sz w:val="20"/>
          <w:szCs w:val="20"/>
        </w:rPr>
        <w:t xml:space="preserve">. Part reactions involved in the chemistry of an </w:t>
      </w:r>
      <w:r w:rsidR="00FA7A9F">
        <w:rPr>
          <w:sz w:val="20"/>
          <w:szCs w:val="20"/>
        </w:rPr>
        <w:t>LFP-GRAPHITE</w:t>
      </w:r>
      <w:r w:rsidRPr="000E699B">
        <w:rPr>
          <w:sz w:val="20"/>
          <w:szCs w:val="20"/>
        </w:rPr>
        <w:t xml:space="preserve"> cell</w:t>
      </w:r>
      <w:r w:rsidRPr="000E699B">
        <w:rPr>
          <w:noProof/>
          <w:sz w:val="20"/>
          <w:szCs w:val="20"/>
        </w:rPr>
        <w:t xml:space="preserve"> </w:t>
      </w:r>
      <w:r w:rsidRPr="000E699B">
        <w:rPr>
          <w:noProof/>
          <w:sz w:val="20"/>
          <w:szCs w:val="20"/>
        </w:rPr>
        <w:fldChar w:fldCharType="begin"/>
      </w:r>
      <w:r w:rsidRPr="000E699B">
        <w:rPr>
          <w:noProof/>
          <w:sz w:val="20"/>
          <w:szCs w:val="20"/>
        </w:rPr>
        <w:instrText>ADDIN CITAVI.PLACEHOLDER 4b69dae0-1725-408b-8d0b-422f985d6463 PFBsYWNlaG9sZGVyPg0KICA8QWRkSW5WZXJzaW9uPjUuNC4wLjI8L0FkZEluVmVyc2lvbj4NCiAgPElkPjRiNjlkYWUwLTE3MjUtNDA4Yi04ZDBiLTQyMmY5ODVkNjQ2MzwvSWQ+DQogIDxFbnRyaWVzPg0KICAgIDxFbnRyeT4NCiAgICAgIDxJZD4zNDI1MDY5My0wZmNlLTQyOGItYjc3Yi1lYTA4MTFlYTE5NmU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sidRPr="000E699B">
        <w:rPr>
          <w:noProof/>
          <w:sz w:val="20"/>
          <w:szCs w:val="20"/>
        </w:rPr>
        <w:fldChar w:fldCharType="separate"/>
      </w:r>
      <w:bookmarkStart w:id="43" w:name="_CTVP0014b69dae01725408b8d0b422f985d6463"/>
      <w:r w:rsidRPr="000E699B">
        <w:rPr>
          <w:noProof/>
          <w:sz w:val="20"/>
          <w:szCs w:val="20"/>
        </w:rPr>
        <w:t>[14]</w:t>
      </w:r>
      <w:bookmarkEnd w:id="41"/>
      <w:bookmarkEnd w:id="43"/>
      <w:r w:rsidRPr="000E699B">
        <w:rPr>
          <w:noProof/>
          <w:sz w:val="20"/>
          <w:szCs w:val="20"/>
        </w:rPr>
        <w:fldChar w:fldCharType="end"/>
      </w:r>
    </w:p>
    <w:bookmarkEnd w:id="42"/>
    <w:p w14:paraId="5CCC2921" w14:textId="20CB12A2" w:rsidR="007D72CB" w:rsidRDefault="007D72CB" w:rsidP="00F93B02">
      <w:pPr>
        <w:spacing w:line="360" w:lineRule="auto"/>
        <w:rPr>
          <w:rFonts w:cs="Arial"/>
        </w:rPr>
      </w:pPr>
      <w:r>
        <w:rPr>
          <w:rFonts w:cs="Arial"/>
        </w:rPr>
        <w:fldChar w:fldCharType="begin"/>
      </w:r>
      <w:r>
        <w:rPr>
          <w:rFonts w:cs="Arial"/>
        </w:rPr>
        <w:instrText xml:space="preserve"> REF _Ref523657827 \h  \* MERGEFORMAT </w:instrText>
      </w:r>
      <w:r>
        <w:rPr>
          <w:rFonts w:cs="Arial"/>
        </w:rPr>
      </w:r>
      <w:r>
        <w:rPr>
          <w:rFonts w:cs="Arial"/>
        </w:rPr>
        <w:fldChar w:fldCharType="separate"/>
      </w:r>
      <w:r w:rsidR="00A440CB" w:rsidRPr="00A440CB">
        <w:t xml:space="preserve">Figure </w:t>
      </w:r>
      <w:r w:rsidR="00A440CB" w:rsidRPr="00A440CB">
        <w:rPr>
          <w:noProof/>
        </w:rPr>
        <w:t>2.2</w:t>
      </w:r>
      <w:r>
        <w:rPr>
          <w:rFonts w:cs="Arial"/>
        </w:rPr>
        <w:fldChar w:fldCharType="end"/>
      </w:r>
      <w:r>
        <w:rPr>
          <w:rFonts w:cs="Arial"/>
        </w:rPr>
        <w:t xml:space="preserve"> helps to </w:t>
      </w:r>
      <w:r w:rsidRPr="00B90591">
        <w:rPr>
          <w:rFonts w:cs="Arial"/>
          <w:noProof/>
        </w:rPr>
        <w:t>understand</w:t>
      </w:r>
      <w:r>
        <w:rPr>
          <w:rFonts w:cs="Arial"/>
        </w:rPr>
        <w:t xml:space="preserve"> the reactions taking place at each of the electrodes during charging and discharging, which is essential to explain the ion-electron movement across the cell and related electrochemical processes and resistances involved.</w:t>
      </w:r>
    </w:p>
    <w:p w14:paraId="55742230" w14:textId="1D71C9D8" w:rsidR="00475231" w:rsidRDefault="00475231" w:rsidP="00F93B02">
      <w:pPr>
        <w:spacing w:line="360" w:lineRule="auto"/>
      </w:pPr>
      <w:r>
        <w:t xml:space="preserve">Jow et al. </w:t>
      </w:r>
      <w:r>
        <w:fldChar w:fldCharType="begin"/>
      </w:r>
      <w:r>
        <w:instrText>ADDIN CITAVI.PLACEHOLDER b791e887-0960-4c47-bf05-27d70e4d1df1 PFBsYWNlaG9sZGVyPg0KICA8QWRkSW5WZXJzaW9uPjUuNC4wLjI8L0FkZEluVmVyc2lvbj4NCiAgPElkPmI3OTFlODg3LTA5NjAtNGM0Ny1iZjA1LTI3ZDcwZTRkMWRmMTwvSWQ+DQogIDxFbnRyaWVzPg0KICAgIDxFbnRyeT4NCiAgICAgIDxJZD43MjdhNTE5OC1mNWQyLTRmOTUtODg1OS1jZmRjZmIzN2ZiMTM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gIDxFbnRyeT4NCiAgICAgIDxJZD4yYjAyOGZkOC1iMDk2LTQ2NzYtYTczNi1kMGQ1ZWNhN2VkOTA8L0lkPg0KICAgICAgPFJlZmVyZW5jZUlkPjQwYTQ3MDVhLWQzYzgtNDk0Ni05NDYxLThlZDM1Zjc2OWZlNzwvUmVmZXJlbmNlSWQ+DQogICAgICA8UmFuZ2U+DQogICAgICAgIDxTdGFydD40PC9TdGFydD4NCiAgICAgICAgPExlbmd0aD42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E2XTsg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ZdOyBbMTddPC9UZXh0Pg0KICAgIDwvVGV4dFVuaXQ+DQogIDwvVGV4dFVuaXRzPg0KPC9QbGFjZWhvbGRlcj4=</w:instrText>
      </w:r>
      <w:r>
        <w:fldChar w:fldCharType="separate"/>
      </w:r>
      <w:bookmarkStart w:id="44" w:name="_CTVP001b791e88709604c47bf0527d70e4d1df1"/>
      <w:r w:rsidR="004B50D6">
        <w:t>[16]</w:t>
      </w:r>
      <w:r>
        <w:t xml:space="preserve"> [17]</w:t>
      </w:r>
      <w:bookmarkEnd w:id="44"/>
      <w:r>
        <w:fldChar w:fldCharType="end"/>
      </w:r>
      <w:r>
        <w:t xml:space="preserve">  have discussed the Li</w:t>
      </w:r>
      <w:r>
        <w:rPr>
          <w:vertAlign w:val="superscript"/>
        </w:rPr>
        <w:t>+</w:t>
      </w:r>
      <w:r>
        <w:t xml:space="preserve"> charge transfer process and the charge-discharge kinetics in detail. During charging, at the cathode side, an interaction between the cathode and the passivation layer formed on the cathode produces Li</w:t>
      </w:r>
      <w:r w:rsidRPr="009F2152">
        <w:rPr>
          <w:vertAlign w:val="superscript"/>
        </w:rPr>
        <w:t>+</w:t>
      </w:r>
      <w:r>
        <w:rPr>
          <w:vertAlign w:val="superscript"/>
        </w:rPr>
        <w:t xml:space="preserve"> </w:t>
      </w:r>
      <w:r>
        <w:t>and an electron. The electron travels across the electron conducting network within the electrode and reaches the electrode surface. The Li</w:t>
      </w:r>
      <w:r w:rsidRPr="0020774F">
        <w:rPr>
          <w:vertAlign w:val="superscript"/>
        </w:rPr>
        <w:t>+</w:t>
      </w:r>
      <w:r>
        <w:t xml:space="preserve"> is then transported to the negative electrode, in a solvated form (shown as </w:t>
      </w:r>
      <m:oMath>
        <m:r>
          <w:rPr>
            <w:rFonts w:ascii="Cambria Math" w:hAnsi="Cambria Math"/>
          </w:rPr>
          <m:t>"</m:t>
        </m:r>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t xml:space="preserve"> in equation </w:t>
      </w:r>
      <w:r>
        <w:fldChar w:fldCharType="begin"/>
      </w:r>
      <w:r>
        <w:instrText xml:space="preserve"> REF _Ref522451901 \h  \* MERGEFORMAT </w:instrText>
      </w:r>
      <w:r>
        <w:fldChar w:fldCharType="separate"/>
      </w:r>
      <w:r w:rsidR="00A440CB">
        <w:rPr>
          <w:noProof/>
        </w:rPr>
        <w:t>(2.3</w:t>
      </w:r>
      <w:r w:rsidR="00A440CB">
        <w:t>)</w:t>
      </w:r>
      <w:r>
        <w:fldChar w:fldCharType="end"/>
      </w:r>
      <w:r>
        <w:t>). Next, at the negative electrode (anode), the de-solvation of this ion takes place whereby the “Li</w:t>
      </w:r>
      <w:r w:rsidRPr="0020774F">
        <w:rPr>
          <w:vertAlign w:val="superscript"/>
        </w:rPr>
        <w:t>+</w:t>
      </w:r>
      <w:r>
        <w:t>” sheds the solvated solvent molecules before trans</w:t>
      </w:r>
      <w:r w:rsidR="00574988">
        <w:t>porting through the solid-electrolyte interface (SEI) on the anode surface</w:t>
      </w:r>
      <w:r>
        <w:t>. At the anode, the Li</w:t>
      </w:r>
      <w:r w:rsidRPr="0020774F">
        <w:rPr>
          <w:vertAlign w:val="superscript"/>
        </w:rPr>
        <w:t>+</w:t>
      </w:r>
      <w:r>
        <w:t xml:space="preserve"> takes an electron and intercalates into the anode surface. This whole process of charging is explained using the equations below </w:t>
      </w:r>
      <w:r>
        <w:fldChar w:fldCharType="begin"/>
      </w:r>
      <w:r>
        <w:instrText>ADDIN CITAVI.PLACEHOLDER e386bd06-d0cd-47d8-badd-0d71889a1977 PFBsYWNlaG9sZGVyPg0KICA8QWRkSW5WZXJzaW9uPjUuNC4wLjI8L0FkZEluVmVyc2lvbj4NCiAgPElkPmUzODZiZDA2LWQwY2QtNDdkOC1iYWRkLTBkNzE4ODlhMTk3NzwvSWQ+DQogIDxFbnRyaWVzPg0KICAgIDxFbnRyeT4NCiAgICAgIDxJZD4yNWIyYzFiYy1mNzMzLTQxNjYtODQ1MC1jMDVhM2E3OWQzNWU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fldChar w:fldCharType="separate"/>
      </w:r>
      <w:bookmarkStart w:id="45" w:name="_CTVP001e386bd06d0cd47d8badd0d71889a1977"/>
      <w:r>
        <w:t>[16]</w:t>
      </w:r>
      <w:bookmarkEnd w:id="45"/>
      <w:r>
        <w:fldChar w:fldCharType="end"/>
      </w:r>
      <w:r>
        <w:t>:</w:t>
      </w:r>
    </w:p>
    <w:p w14:paraId="477FF748" w14:textId="77777777" w:rsidR="000E699B" w:rsidRDefault="000E699B" w:rsidP="00F93B02">
      <w:pPr>
        <w:spacing w:line="360" w:lineRule="auto"/>
      </w:pPr>
    </w:p>
    <w:p w14:paraId="63507CE1" w14:textId="0CB99B1A" w:rsidR="00475231" w:rsidRDefault="00475231" w:rsidP="00F93B02">
      <w:pPr>
        <w:spacing w:line="360" w:lineRule="auto"/>
      </w:pPr>
      <w:r>
        <w:lastRenderedPageBreak/>
        <w:t>At the cathode,</w:t>
      </w:r>
    </w:p>
    <w:p w14:paraId="21D39DBB" w14:textId="77777777" w:rsidR="00475231" w:rsidRPr="00211BE7" w:rsidRDefault="00475231" w:rsidP="008A612D">
      <w:pPr>
        <w:pStyle w:val="ListParagraph"/>
        <w:numPr>
          <w:ilvl w:val="0"/>
          <w:numId w:val="35"/>
        </w:numPr>
        <w:spacing w:after="120" w:line="360" w:lineRule="auto"/>
      </w:pPr>
      <m:oMath>
        <m:r>
          <w:rPr>
            <w:rFonts w:ascii="Cambria Math" w:hAnsi="Cambria Math" w:cs="Times-Roman"/>
            <w:lang w:val="en-IN" w:bidi="hi-IN"/>
          </w:rPr>
          <m:t>Li</m:t>
        </m:r>
      </m:oMath>
      <w:r>
        <w:t xml:space="preserve"> de-intercalation, dissolution from </w:t>
      </w:r>
      <m:oMath>
        <m:r>
          <w:rPr>
            <w:rFonts w:ascii="Cambria Math" w:hAnsi="Cambria Math" w:cs="Times-Roman"/>
            <w:lang w:val="en-IN" w:bidi="hi-IN"/>
          </w:rPr>
          <m:t>LiFeP</m:t>
        </m:r>
        <m:sSub>
          <m:sSubPr>
            <m:ctrlPr>
              <w:rPr>
                <w:rFonts w:ascii="Cambria Math" w:hAnsi="Cambria Math" w:cs="Times-Roman"/>
                <w:i/>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w:r>
        <w:t xml:space="preserve"> to become </w:t>
      </w:r>
      <m:oMath>
        <m:r>
          <w:rPr>
            <w:rFonts w:ascii="Cambria Math" w:hAnsi="Cambria Math" w:cs="Times-Roman"/>
            <w:lang w:val="en-IN" w:bidi="hi-IN"/>
          </w:rPr>
          <m:t xml:space="preserve"> </m:t>
        </m:r>
        <m:sSup>
          <m:sSupPr>
            <m:ctrlPr>
              <w:rPr>
                <w:rFonts w:ascii="Cambria Math" w:hAnsi="Cambria Math" w:cs="Times-Roman"/>
                <w:i/>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oMath>
      <w:r>
        <w:t xml:space="preserve"> and </w:t>
      </w:r>
      <m:oMath>
        <m:sSup>
          <m:sSupPr>
            <m:ctrlPr>
              <w:rPr>
                <w:rFonts w:ascii="Cambria Math" w:hAnsi="Cambria Math" w:cs="Times-Roman"/>
                <w:i/>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oMath>
    </w:p>
    <w:tbl>
      <w:tblPr>
        <w:tblStyle w:val="TabelleFormelnmitNummerierung"/>
        <w:tblW w:w="0" w:type="auto"/>
        <w:tblLook w:val="04A0" w:firstRow="1" w:lastRow="0" w:firstColumn="1" w:lastColumn="0" w:noHBand="0" w:noVBand="1"/>
      </w:tblPr>
      <w:tblGrid>
        <w:gridCol w:w="7484"/>
        <w:gridCol w:w="1361"/>
      </w:tblGrid>
      <w:tr w:rsidR="00475231" w:rsidRPr="00593685" w14:paraId="5567CC93" w14:textId="77777777" w:rsidTr="00681A57">
        <w:tc>
          <w:tcPr>
            <w:tcW w:w="7621" w:type="dxa"/>
            <w:vAlign w:val="center"/>
          </w:tcPr>
          <w:p w14:paraId="724A5DDB" w14:textId="77777777" w:rsidR="00475231" w:rsidRPr="0020774F" w:rsidRDefault="00475231" w:rsidP="008A612D">
            <w:pPr>
              <w:pStyle w:val="ListParagraph"/>
              <w:spacing w:before="240" w:after="120" w:line="360" w:lineRule="auto"/>
              <w:ind w:left="1025"/>
            </w:pPr>
            <m:oMathPara>
              <m:oMath>
                <m:r>
                  <w:rPr>
                    <w:rFonts w:ascii="Cambria Math" w:hAnsi="Cambria Math" w:cs="Times-Roman"/>
                    <w:lang w:val="en-IN" w:bidi="hi-IN"/>
                  </w:rPr>
                  <m:t>LiFeP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r>
                  <w:rPr>
                    <w:rFonts w:ascii="Cambria Math" w:hAnsi="Cambria Math" w:cs="Times-Roman"/>
                    <w:lang w:val="en-IN" w:bidi="hi-IN"/>
                  </w:rPr>
                  <m:t xml:space="preserve"> </m:t>
                </m:r>
                <m:r>
                  <w:rPr>
                    <w:rFonts w:ascii="Cambria Math" w:eastAsia="MTSY" w:hAnsi="Cambria Math" w:cs="MTSY" w:hint="eastAsia"/>
                    <w:lang w:val="en-IN" w:bidi="hi-IN"/>
                  </w:rPr>
                  <m:t>→</m:t>
                </m:r>
                <m:r>
                  <w:rPr>
                    <w:rFonts w:ascii="Cambria Math" w:eastAsia="MTSY" w:hAnsi="Cambria Math" w:cs="MTSY"/>
                    <w:lang w:val="en-IN" w:bidi="hi-IN"/>
                  </w:rPr>
                  <m:t xml:space="preserve">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r>
                  <w:rPr>
                    <w:rFonts w:ascii="Cambria Math" w:eastAsia="MTSY" w:hAnsi="Cambria Math" w:cs="MTSY"/>
                    <w:lang w:val="en-IN" w:bidi="hi-IN"/>
                  </w:rPr>
                  <m:t xml:space="preserve"> +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r>
                  <w:rPr>
                    <w:rFonts w:ascii="Cambria Math" w:eastAsia="MTSY" w:hAnsi="Cambria Math" w:cs="MTSY"/>
                    <w:lang w:val="en-IN" w:bidi="hi-IN"/>
                  </w:rPr>
                  <m:t xml:space="preserve"> + </m:t>
                </m:r>
                <m:sSub>
                  <m:sSubPr>
                    <m:ctrlPr>
                      <w:rPr>
                        <w:rFonts w:ascii="Cambria Math" w:hAnsi="Cambria Math" w:cs="Times-Roman"/>
                        <w:i/>
                        <w:color w:val="auto"/>
                        <w:lang w:val="en-IN" w:bidi="hi-IN"/>
                      </w:rPr>
                    </m:ctrlPr>
                  </m:sSubPr>
                  <m:e>
                    <m:r>
                      <w:rPr>
                        <w:rFonts w:ascii="Cambria Math" w:hAnsi="Cambria Math" w:cs="Times-Roman"/>
                        <w:lang w:val="en-IN" w:bidi="hi-IN"/>
                      </w:rPr>
                      <m:t>Li</m:t>
                    </m:r>
                  </m:e>
                  <m:sub>
                    <m:r>
                      <w:rPr>
                        <w:rFonts w:ascii="Cambria Math" w:hAnsi="Cambria Math" w:cs="Times-Roman"/>
                        <w:lang w:val="en-IN" w:bidi="hi-IN"/>
                      </w:rPr>
                      <m:t>1-x</m:t>
                    </m:r>
                  </m:sub>
                </m:sSub>
                <m:r>
                  <w:rPr>
                    <w:rFonts w:ascii="Cambria Math" w:hAnsi="Cambria Math" w:cs="Times-Roman"/>
                    <w:lang w:val="en-IN" w:bidi="hi-IN"/>
                  </w:rPr>
                  <m:t>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m:oMathPara>
          </w:p>
          <w:p w14:paraId="29FF8FE6" w14:textId="77777777" w:rsidR="00475231" w:rsidRPr="00F85B6C" w:rsidRDefault="00475231" w:rsidP="00F15D64">
            <w:pPr>
              <w:spacing w:before="0" w:after="0" w:line="360" w:lineRule="auto"/>
              <w:ind w:left="0"/>
              <w:jc w:val="center"/>
              <w:rPr>
                <w:rFonts w:cs="Arial"/>
              </w:rPr>
            </w:pPr>
            <w:r>
              <w:rPr>
                <w:rFonts w:cs="Arial"/>
              </w:rPr>
              <w:t xml:space="preserve"> </w:t>
            </w:r>
          </w:p>
        </w:tc>
        <w:tc>
          <w:tcPr>
            <w:tcW w:w="1364" w:type="dxa"/>
            <w:vAlign w:val="center"/>
          </w:tcPr>
          <w:p w14:paraId="4C402F6A" w14:textId="4A05CA51" w:rsidR="00475231" w:rsidRPr="00593685" w:rsidRDefault="00475231" w:rsidP="00F15D64">
            <w:pPr>
              <w:pStyle w:val="Caption"/>
              <w:spacing w:before="0" w:after="240" w:line="360" w:lineRule="auto"/>
              <w:rPr>
                <w:rFonts w:eastAsiaTheme="minorEastAsia"/>
              </w:rPr>
            </w:pPr>
            <w:r>
              <w:t>(</w:t>
            </w:r>
            <w:r>
              <w:fldChar w:fldCharType="begin"/>
            </w:r>
            <w:r>
              <w:instrText xml:space="preserve"> STYLEREF 1 \s </w:instrText>
            </w:r>
            <w:r>
              <w:fldChar w:fldCharType="separate"/>
            </w:r>
            <w:r w:rsidR="00A440CB">
              <w:rPr>
                <w:noProof/>
              </w:rPr>
              <w:t>2</w:t>
            </w:r>
            <w:r>
              <w:fldChar w:fldCharType="end"/>
            </w:r>
            <w:r>
              <w:t>.</w:t>
            </w:r>
            <w:r>
              <w:fldChar w:fldCharType="begin"/>
            </w:r>
            <w:r>
              <w:instrText xml:space="preserve"> SEQ Equation \* ARABIC \s 1 </w:instrText>
            </w:r>
            <w:r>
              <w:fldChar w:fldCharType="separate"/>
            </w:r>
            <w:r w:rsidR="00A440CB">
              <w:rPr>
                <w:noProof/>
              </w:rPr>
              <w:t>2</w:t>
            </w:r>
            <w:r>
              <w:fldChar w:fldCharType="end"/>
            </w:r>
            <w:r>
              <w:t>)</w:t>
            </w:r>
          </w:p>
        </w:tc>
      </w:tr>
    </w:tbl>
    <w:p w14:paraId="0A1FFFCB" w14:textId="77777777" w:rsidR="00475231" w:rsidRDefault="009F0ADE" w:rsidP="00F93B02">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475231">
        <w:t xml:space="preserve"> transport through the passivation layer on cathode.</w:t>
      </w:r>
    </w:p>
    <w:p w14:paraId="08A4C0CD" w14:textId="77777777" w:rsidR="00475231" w:rsidRDefault="009F0ADE" w:rsidP="00F93B02">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475231">
        <w:t xml:space="preserve"> solvation in the electrolyte</w:t>
      </w:r>
    </w:p>
    <w:tbl>
      <w:tblPr>
        <w:tblStyle w:val="TabelleFormelnmitNummerierung"/>
        <w:tblW w:w="0" w:type="auto"/>
        <w:tblLook w:val="04A0" w:firstRow="1" w:lastRow="0" w:firstColumn="1" w:lastColumn="0" w:noHBand="0" w:noVBand="1"/>
      </w:tblPr>
      <w:tblGrid>
        <w:gridCol w:w="7484"/>
        <w:gridCol w:w="1361"/>
      </w:tblGrid>
      <w:tr w:rsidR="00475231" w:rsidRPr="00593685" w14:paraId="3B729ADD" w14:textId="77777777" w:rsidTr="00681A57">
        <w:tc>
          <w:tcPr>
            <w:tcW w:w="7621" w:type="dxa"/>
            <w:vAlign w:val="center"/>
          </w:tcPr>
          <w:p w14:paraId="338538D6" w14:textId="77777777" w:rsidR="00475231" w:rsidRPr="00F85B6C" w:rsidRDefault="009F0ADE" w:rsidP="00F93B02">
            <w:pPr>
              <w:spacing w:before="240" w:line="360" w:lineRule="auto"/>
              <w:ind w:left="0"/>
              <w:jc w:val="center"/>
              <w:rPr>
                <w:rFonts w:cs="Arial"/>
              </w:rPr>
            </w:pPr>
            <m:oMath>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oMath>
            <w:r w:rsidR="00475231">
              <w:rPr>
                <w:rFonts w:cs="Arial"/>
              </w:rPr>
              <w:t xml:space="preserve"> </w:t>
            </w:r>
          </w:p>
        </w:tc>
        <w:tc>
          <w:tcPr>
            <w:tcW w:w="1364" w:type="dxa"/>
            <w:vAlign w:val="center"/>
          </w:tcPr>
          <w:p w14:paraId="18E244B5" w14:textId="43ACADA7" w:rsidR="00475231" w:rsidRPr="00593685" w:rsidRDefault="00475231" w:rsidP="00F15D64">
            <w:pPr>
              <w:pStyle w:val="Caption"/>
              <w:spacing w:before="240" w:after="120" w:line="360" w:lineRule="auto"/>
              <w:rPr>
                <w:rFonts w:eastAsiaTheme="minorEastAsia"/>
              </w:rPr>
            </w:pPr>
            <w:bookmarkStart w:id="46" w:name="_Ref522451901"/>
            <w:r>
              <w:t>(</w:t>
            </w:r>
            <w:r>
              <w:fldChar w:fldCharType="begin"/>
            </w:r>
            <w:r>
              <w:instrText xml:space="preserve"> STYLEREF 1 \s </w:instrText>
            </w:r>
            <w:r>
              <w:fldChar w:fldCharType="separate"/>
            </w:r>
            <w:r w:rsidR="00A440CB">
              <w:rPr>
                <w:noProof/>
              </w:rPr>
              <w:t>2</w:t>
            </w:r>
            <w:r>
              <w:fldChar w:fldCharType="end"/>
            </w:r>
            <w:r>
              <w:t>.</w:t>
            </w:r>
            <w:r>
              <w:fldChar w:fldCharType="begin"/>
            </w:r>
            <w:r>
              <w:instrText xml:space="preserve"> SEQ Equation \* ARABIC \s 1 </w:instrText>
            </w:r>
            <w:r>
              <w:fldChar w:fldCharType="separate"/>
            </w:r>
            <w:r w:rsidR="00A440CB">
              <w:rPr>
                <w:noProof/>
              </w:rPr>
              <w:t>3</w:t>
            </w:r>
            <w:r>
              <w:fldChar w:fldCharType="end"/>
            </w:r>
            <w:r>
              <w:t>)</w:t>
            </w:r>
            <w:bookmarkEnd w:id="46"/>
          </w:p>
        </w:tc>
      </w:tr>
    </w:tbl>
    <w:p w14:paraId="36ABD239" w14:textId="77777777" w:rsidR="00475231" w:rsidRDefault="00475231" w:rsidP="00F93B02">
      <w:pPr>
        <w:spacing w:line="360" w:lineRule="auto"/>
      </w:pPr>
      <w:r>
        <w:t>At the anode,</w:t>
      </w:r>
    </w:p>
    <w:p w14:paraId="78ACA88C" w14:textId="77777777" w:rsidR="00475231" w:rsidRDefault="00475231" w:rsidP="00F93B02">
      <w:pPr>
        <w:pStyle w:val="ListParagraph"/>
        <w:numPr>
          <w:ilvl w:val="0"/>
          <w:numId w:val="36"/>
        </w:numPr>
        <w:spacing w:line="360" w:lineRule="auto"/>
      </w:pPr>
      <w:r>
        <w:t xml:space="preserve">De-solvation of the </w:t>
      </w:r>
      <m:oMath>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t xml:space="preserve"> at the SEI/electrolyte interface</w:t>
      </w:r>
    </w:p>
    <w:tbl>
      <w:tblPr>
        <w:tblStyle w:val="TabelleFormelnmitNummerierung"/>
        <w:tblW w:w="0" w:type="auto"/>
        <w:tblLook w:val="04A0" w:firstRow="1" w:lastRow="0" w:firstColumn="1" w:lastColumn="0" w:noHBand="0" w:noVBand="1"/>
      </w:tblPr>
      <w:tblGrid>
        <w:gridCol w:w="7484"/>
        <w:gridCol w:w="1361"/>
      </w:tblGrid>
      <w:tr w:rsidR="00475231" w:rsidRPr="00593685" w14:paraId="7B341493" w14:textId="77777777" w:rsidTr="00681A57">
        <w:tc>
          <w:tcPr>
            <w:tcW w:w="7621" w:type="dxa"/>
            <w:vAlign w:val="center"/>
          </w:tcPr>
          <w:p w14:paraId="12B9DDB2" w14:textId="77777777" w:rsidR="00475231" w:rsidRDefault="00475231" w:rsidP="008A612D">
            <w:pPr>
              <w:pStyle w:val="ListParagraph"/>
              <w:spacing w:before="240" w:after="120" w:line="360" w:lineRule="auto"/>
              <w:ind w:left="720"/>
            </w:pPr>
            <m:oMathPara>
              <m:oMath>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 xml:space="preserve">"→ </m:t>
                </m:r>
                <m:sSup>
                  <m:sSupPr>
                    <m:ctrlPr>
                      <w:rPr>
                        <w:rFonts w:ascii="Cambria Math" w:hAnsi="Cambria Math"/>
                        <w:i/>
                        <w:color w:val="auto"/>
                      </w:rPr>
                    </m:ctrlPr>
                  </m:sSupPr>
                  <m:e>
                    <m:r>
                      <w:rPr>
                        <w:rFonts w:ascii="Cambria Math" w:hAnsi="Cambria Math"/>
                      </w:rPr>
                      <m:t>Li</m:t>
                    </m:r>
                  </m:e>
                  <m:sup>
                    <m:r>
                      <w:rPr>
                        <w:rFonts w:ascii="Cambria Math" w:hAnsi="Cambria Math"/>
                      </w:rPr>
                      <m:t>+</m:t>
                    </m:r>
                  </m:sup>
                </m:sSup>
              </m:oMath>
            </m:oMathPara>
          </w:p>
          <w:p w14:paraId="7F7AB3DA" w14:textId="77777777" w:rsidR="00475231" w:rsidRPr="00F85B6C" w:rsidRDefault="00475231" w:rsidP="00F93B02">
            <w:pPr>
              <w:pStyle w:val="ListParagraph"/>
              <w:spacing w:before="240" w:line="360" w:lineRule="auto"/>
              <w:ind w:left="720"/>
              <w:rPr>
                <w:rFonts w:cs="Arial"/>
              </w:rPr>
            </w:pPr>
            <w:r w:rsidRPr="00F85B6C">
              <w:rPr>
                <w:rFonts w:cs="Arial"/>
              </w:rPr>
              <w:t xml:space="preserve"> </w:t>
            </w:r>
          </w:p>
        </w:tc>
        <w:tc>
          <w:tcPr>
            <w:tcW w:w="1364" w:type="dxa"/>
            <w:vAlign w:val="center"/>
          </w:tcPr>
          <w:p w14:paraId="2152A942" w14:textId="46F3704A" w:rsidR="00475231" w:rsidRPr="00593685" w:rsidRDefault="00475231" w:rsidP="00F15D64">
            <w:pPr>
              <w:pStyle w:val="Caption"/>
              <w:spacing w:before="100" w:beforeAutospacing="1" w:line="360" w:lineRule="auto"/>
              <w:rPr>
                <w:rFonts w:eastAsiaTheme="minorEastAsia"/>
              </w:rPr>
            </w:pPr>
            <w:bookmarkStart w:id="47" w:name="_Ref522452114"/>
            <w:r>
              <w:t>(</w:t>
            </w:r>
            <w:r>
              <w:fldChar w:fldCharType="begin"/>
            </w:r>
            <w:r>
              <w:instrText xml:space="preserve"> STYLEREF 1 \s </w:instrText>
            </w:r>
            <w:r>
              <w:fldChar w:fldCharType="separate"/>
            </w:r>
            <w:r w:rsidR="00A440CB">
              <w:rPr>
                <w:noProof/>
              </w:rPr>
              <w:t>2</w:t>
            </w:r>
            <w:r>
              <w:fldChar w:fldCharType="end"/>
            </w:r>
            <w:r>
              <w:t>.</w:t>
            </w:r>
            <w:r>
              <w:fldChar w:fldCharType="begin"/>
            </w:r>
            <w:r>
              <w:instrText xml:space="preserve"> SEQ Equation \* ARABIC \s 1 </w:instrText>
            </w:r>
            <w:r>
              <w:fldChar w:fldCharType="separate"/>
            </w:r>
            <w:r w:rsidR="00A440CB">
              <w:rPr>
                <w:noProof/>
              </w:rPr>
              <w:t>4</w:t>
            </w:r>
            <w:r>
              <w:fldChar w:fldCharType="end"/>
            </w:r>
            <w:r>
              <w:t>)</w:t>
            </w:r>
            <w:bookmarkEnd w:id="47"/>
          </w:p>
        </w:tc>
      </w:tr>
    </w:tbl>
    <w:p w14:paraId="1806562C" w14:textId="77777777" w:rsidR="00475231" w:rsidRDefault="009F0ADE" w:rsidP="00F93B02">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475231">
        <w:t xml:space="preserve"> transport through the SEI towards anode</w:t>
      </w:r>
    </w:p>
    <w:p w14:paraId="462498BF" w14:textId="77777777" w:rsidR="00475231" w:rsidRDefault="009F0ADE" w:rsidP="00F93B02">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475231">
        <w:t xml:space="preserve"> reaching the anode and accepting an electron at the anode-SEI interface.</w:t>
      </w:r>
    </w:p>
    <w:tbl>
      <w:tblPr>
        <w:tblStyle w:val="TabelleFormelnmitNummerierung"/>
        <w:tblW w:w="0" w:type="auto"/>
        <w:tblLook w:val="04A0" w:firstRow="1" w:lastRow="0" w:firstColumn="1" w:lastColumn="0" w:noHBand="0" w:noVBand="1"/>
      </w:tblPr>
      <w:tblGrid>
        <w:gridCol w:w="7484"/>
        <w:gridCol w:w="1361"/>
      </w:tblGrid>
      <w:tr w:rsidR="00475231" w:rsidRPr="00593685" w14:paraId="3BEB7447" w14:textId="77777777" w:rsidTr="00681A57">
        <w:tc>
          <w:tcPr>
            <w:tcW w:w="7621" w:type="dxa"/>
            <w:vAlign w:val="center"/>
          </w:tcPr>
          <w:p w14:paraId="355A0445" w14:textId="77777777" w:rsidR="00475231" w:rsidRPr="00F85B6C" w:rsidRDefault="00475231" w:rsidP="008A612D">
            <w:pPr>
              <w:spacing w:before="240" w:line="360" w:lineRule="auto"/>
              <w:jc w:val="center"/>
              <w:rPr>
                <w:rFonts w:cs="Arial"/>
              </w:rPr>
            </w:pPr>
            <m:oMathPara>
              <m:oMath>
                <m:r>
                  <w:rPr>
                    <w:rFonts w:ascii="Cambria Math" w:hAnsi="Cambria Math"/>
                  </w:rPr>
                  <m:t>x</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+x</m:t>
                </m:r>
                <m:sSup>
                  <m:sSupPr>
                    <m:ctrlPr>
                      <w:rPr>
                        <w:rFonts w:ascii="Cambria Math" w:hAnsi="Cambria Math"/>
                        <w:i/>
                        <w:color w:val="auto"/>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color w:val="auto"/>
                      </w:rPr>
                    </m:ctrlPr>
                  </m:sSubPr>
                  <m:e>
                    <m:r>
                      <w:rPr>
                        <w:rFonts w:ascii="Cambria Math" w:hAnsi="Cambria Math"/>
                      </w:rPr>
                      <m:t>C</m:t>
                    </m:r>
                  </m:e>
                  <m:sub>
                    <m:r>
                      <w:rPr>
                        <w:rFonts w:ascii="Cambria Math" w:hAnsi="Cambria Math"/>
                      </w:rPr>
                      <m:t>6</m:t>
                    </m:r>
                  </m:sub>
                </m:sSub>
                <m:r>
                  <w:rPr>
                    <w:rFonts w:ascii="Cambria Math" w:hAnsi="Cambria Math"/>
                  </w:rPr>
                  <m:t>→</m:t>
                </m:r>
                <m:sSub>
                  <m:sSubPr>
                    <m:ctrlPr>
                      <w:rPr>
                        <w:rFonts w:ascii="Cambria Math" w:hAnsi="Cambria Math"/>
                        <w:i/>
                        <w:color w:val="auto"/>
                      </w:rPr>
                    </m:ctrlPr>
                  </m:sSubPr>
                  <m:e>
                    <m:r>
                      <w:rPr>
                        <w:rFonts w:ascii="Cambria Math" w:hAnsi="Cambria Math"/>
                      </w:rPr>
                      <m:t>Li</m:t>
                    </m:r>
                  </m:e>
                  <m:sub>
                    <m:r>
                      <w:rPr>
                        <w:rFonts w:ascii="Cambria Math" w:hAnsi="Cambria Math"/>
                      </w:rPr>
                      <m:t>x</m:t>
                    </m:r>
                  </m:sub>
                </m:sSub>
                <m:sSub>
                  <m:sSubPr>
                    <m:ctrlPr>
                      <w:rPr>
                        <w:rFonts w:ascii="Cambria Math" w:hAnsi="Cambria Math"/>
                        <w:i/>
                        <w:color w:val="auto"/>
                      </w:rPr>
                    </m:ctrlPr>
                  </m:sSubPr>
                  <m:e>
                    <m:r>
                      <w:rPr>
                        <w:rFonts w:ascii="Cambria Math" w:hAnsi="Cambria Math"/>
                      </w:rPr>
                      <m:t>C</m:t>
                    </m:r>
                  </m:e>
                  <m:sub>
                    <m:r>
                      <w:rPr>
                        <w:rFonts w:ascii="Cambria Math" w:hAnsi="Cambria Math"/>
                      </w:rPr>
                      <m:t>6</m:t>
                    </m:r>
                  </m:sub>
                </m:sSub>
              </m:oMath>
            </m:oMathPara>
          </w:p>
        </w:tc>
        <w:tc>
          <w:tcPr>
            <w:tcW w:w="1364" w:type="dxa"/>
            <w:vAlign w:val="center"/>
          </w:tcPr>
          <w:p w14:paraId="37D33029" w14:textId="404681DD" w:rsidR="00475231" w:rsidRPr="00593685" w:rsidRDefault="00475231" w:rsidP="00F93B02">
            <w:pPr>
              <w:pStyle w:val="Caption"/>
              <w:spacing w:after="100" w:afterAutospacing="1" w:line="360" w:lineRule="auto"/>
              <w:rPr>
                <w:rFonts w:eastAsiaTheme="minorEastAsia"/>
              </w:rPr>
            </w:pPr>
            <w:r>
              <w:t>(</w:t>
            </w:r>
            <w:r>
              <w:fldChar w:fldCharType="begin"/>
            </w:r>
            <w:r>
              <w:instrText xml:space="preserve"> STYLEREF 1 \s </w:instrText>
            </w:r>
            <w:r>
              <w:fldChar w:fldCharType="separate"/>
            </w:r>
            <w:r w:rsidR="00A440CB">
              <w:rPr>
                <w:noProof/>
              </w:rPr>
              <w:t>2</w:t>
            </w:r>
            <w:r>
              <w:fldChar w:fldCharType="end"/>
            </w:r>
            <w:r>
              <w:t>.</w:t>
            </w:r>
            <w:r>
              <w:fldChar w:fldCharType="begin"/>
            </w:r>
            <w:r>
              <w:instrText xml:space="preserve"> SEQ Equation \* ARABIC \s 1 </w:instrText>
            </w:r>
            <w:r>
              <w:fldChar w:fldCharType="separate"/>
            </w:r>
            <w:r w:rsidR="00A440CB">
              <w:rPr>
                <w:noProof/>
              </w:rPr>
              <w:t>5</w:t>
            </w:r>
            <w:r>
              <w:fldChar w:fldCharType="end"/>
            </w:r>
            <w:r>
              <w:t>)</w:t>
            </w:r>
          </w:p>
        </w:tc>
      </w:tr>
    </w:tbl>
    <w:p w14:paraId="52D8AA66" w14:textId="6F721287" w:rsidR="00475231" w:rsidRDefault="00475231" w:rsidP="00F93B02">
      <w:pPr>
        <w:spacing w:line="360" w:lineRule="auto"/>
      </w:pPr>
      <w:r>
        <w:t>During the discharge process, the steps are reversed. Jow et al.</w:t>
      </w:r>
      <w:r w:rsidR="004B50D6">
        <w:t xml:space="preserve"> </w:t>
      </w:r>
      <w:r w:rsidR="004B50D6">
        <w:fldChar w:fldCharType="begin"/>
      </w:r>
      <w:r w:rsidR="004B50D6">
        <w:instrText>ADDIN CITAVI.PLACEHOLDER 99ad384f-001e-4eb7-9100-d2ec01589799 PFBsYWNlaG9sZGVyPg0KICA8QWRkSW5WZXJzaW9uPjUuNC4wLjI8L0FkZEluVmVyc2lvbj4NCiAgPElkPjk5YWQzODRmLTAwMWUtNGViNy05MTAwLWQyZWMwMTU4OTc5OTwvSWQ+DQogIDxFbnRyaWVzPg0KICAgIDxFbnRyeT4NCiAgICAgIDxJZD4zNzkyMWVkOS03MzkzLTQyNWEtYWRhYi00MGY4OWJhNjAyNmY8L0lkPg0KICAgICAgPFJlZmVyZW5jZUlkPjQwYTQ3MDVhLWQzYzgtNDk0Ni05NDYxLThlZDM1Zjc2OWZlNz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ddPC9UZXh0Pg0KICAgIDwvVGV4dFVuaXQ+DQogIDwvVGV4dFVuaXRzPg0KPC9QbGFjZWhvbGRlcj4=</w:instrText>
      </w:r>
      <w:r w:rsidR="004B50D6">
        <w:fldChar w:fldCharType="separate"/>
      </w:r>
      <w:bookmarkStart w:id="48" w:name="_CTVP00199ad384f001e4eb79100d2ec01589799"/>
      <w:r w:rsidR="004B50D6">
        <w:t>[17]</w:t>
      </w:r>
      <w:bookmarkEnd w:id="48"/>
      <w:r w:rsidR="004B50D6">
        <w:fldChar w:fldCharType="end"/>
      </w:r>
      <w:r>
        <w:t xml:space="preserve"> also noted that the de-solvation process (equation </w:t>
      </w:r>
      <w:r>
        <w:fldChar w:fldCharType="begin"/>
      </w:r>
      <w:r>
        <w:instrText xml:space="preserve"> REF _Ref522452114 \h  \* MERGEFORMAT </w:instrText>
      </w:r>
      <w:r>
        <w:fldChar w:fldCharType="separate"/>
      </w:r>
      <w:r w:rsidR="00A440CB">
        <w:rPr>
          <w:noProof/>
        </w:rPr>
        <w:t>(2.4</w:t>
      </w:r>
      <w:r w:rsidR="00A440CB">
        <w:t>)</w:t>
      </w:r>
      <w:r>
        <w:fldChar w:fldCharType="end"/>
      </w:r>
      <w:r>
        <w:t xml:space="preserve"> above) is </w:t>
      </w:r>
      <w:r w:rsidR="004B50D6">
        <w:t>the predominant limiting factor.</w:t>
      </w:r>
      <w:r>
        <w:t xml:space="preserve"> </w:t>
      </w:r>
      <w:r>
        <w:fldChar w:fldCharType="begin"/>
      </w:r>
      <w:r>
        <w:instrText xml:space="preserve"> REF _Ref521945212 \h  \* MERGEFORMAT </w:instrText>
      </w:r>
      <w:r>
        <w:fldChar w:fldCharType="separate"/>
      </w:r>
      <w:r w:rsidR="00A440CB">
        <w:t xml:space="preserve">Figure </w:t>
      </w:r>
      <w:r w:rsidR="00A440CB">
        <w:rPr>
          <w:noProof/>
        </w:rPr>
        <w:t>2.3</w:t>
      </w:r>
      <w:r>
        <w:fldChar w:fldCharType="end"/>
      </w:r>
      <w:r>
        <w:t xml:space="preserve"> illustrates the charge transfer during charging and discharging.</w:t>
      </w:r>
    </w:p>
    <w:p w14:paraId="5D0DE664" w14:textId="77777777" w:rsidR="00475231" w:rsidRDefault="00475231" w:rsidP="00F93B02">
      <w:pPr>
        <w:keepNext/>
        <w:spacing w:line="360" w:lineRule="auto"/>
        <w:jc w:val="center"/>
      </w:pPr>
      <w:r>
        <w:rPr>
          <w:noProof/>
          <w:lang w:val="de-DE" w:eastAsia="zh-CN"/>
        </w:rPr>
        <w:lastRenderedPageBreak/>
        <w:drawing>
          <wp:inline distT="0" distB="0" distL="0" distR="0" wp14:anchorId="140CC5E7" wp14:editId="09E9CE97">
            <wp:extent cx="4867275" cy="5802793"/>
            <wp:effectExtent l="0" t="0" r="0" b="7620"/>
            <wp:docPr id="8" name="Picture 8" descr="http://jes.ecsdl.org/content/165/2/A361/F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es.ecsdl.org/content/165/2/A361/F1.larg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5604" cy="5848489"/>
                    </a:xfrm>
                    <a:prstGeom prst="rect">
                      <a:avLst/>
                    </a:prstGeom>
                    <a:noFill/>
                    <a:ln>
                      <a:noFill/>
                    </a:ln>
                  </pic:spPr>
                </pic:pic>
              </a:graphicData>
            </a:graphic>
          </wp:inline>
        </w:drawing>
      </w:r>
    </w:p>
    <w:p w14:paraId="794C7446" w14:textId="04936086" w:rsidR="00475231" w:rsidRDefault="00475231" w:rsidP="00F93B02">
      <w:pPr>
        <w:pStyle w:val="Caption"/>
        <w:spacing w:line="360" w:lineRule="auto"/>
        <w:jc w:val="both"/>
        <w:rPr>
          <w:lang w:eastAsia="de-DE"/>
        </w:rPr>
      </w:pPr>
      <w:bookmarkStart w:id="49" w:name="_Ref521945212"/>
      <w:bookmarkStart w:id="50" w:name="_Toc528066872"/>
      <w:r>
        <w:t xml:space="preserve">Figure </w:t>
      </w:r>
      <w:r w:rsidR="00FD51A6">
        <w:fldChar w:fldCharType="begin"/>
      </w:r>
      <w:r w:rsidR="00FD51A6">
        <w:instrText xml:space="preserve"> STYLEREF 1 \s </w:instrText>
      </w:r>
      <w:r w:rsidR="00FD51A6">
        <w:fldChar w:fldCharType="separate"/>
      </w:r>
      <w:r w:rsidR="00A440CB">
        <w:rPr>
          <w:noProof/>
        </w:rPr>
        <w:t>2</w:t>
      </w:r>
      <w:r w:rsidR="00FD51A6">
        <w:fldChar w:fldCharType="end"/>
      </w:r>
      <w:r w:rsidR="00FD51A6">
        <w:t>.</w:t>
      </w:r>
      <w:r w:rsidR="00FD51A6">
        <w:fldChar w:fldCharType="begin"/>
      </w:r>
      <w:r w:rsidR="00FD51A6">
        <w:instrText xml:space="preserve"> SEQ Figure \* ARABIC \s 1 </w:instrText>
      </w:r>
      <w:r w:rsidR="00FD51A6">
        <w:fldChar w:fldCharType="separate"/>
      </w:r>
      <w:r w:rsidR="00A440CB">
        <w:rPr>
          <w:noProof/>
        </w:rPr>
        <w:t>3</w:t>
      </w:r>
      <w:r w:rsidR="00FD51A6">
        <w:fldChar w:fldCharType="end"/>
      </w:r>
      <w:bookmarkEnd w:id="49"/>
      <w:r>
        <w:t xml:space="preserve">. Charge transfer kinetics mechanism during (a) charge and (b) discharge </w:t>
      </w:r>
      <w:r>
        <w:fldChar w:fldCharType="begin"/>
      </w:r>
      <w:r>
        <w:instrText>ADDIN CITAVI.PLACEHOLDER 822f461d-5feb-4bfb-95db-0f3d19024509 PFBsYWNlaG9sZGVyPg0KICA8QWRkSW5WZXJzaW9uPjUuNC4wLjI8L0FkZEluVmVyc2lvbj4NCiAgPElkPjgyMmY0NjFkLTVmZWItNGJmYi05NWRiLTBmM2QxOTAyNDUwOTwvSWQ+DQogIDxFbnRyaWVzPg0KICAgIDxFbnRyeT4NCiAgICAgIDxJZD4yODhiOGMzMy03ZGY0LTQ3MjAtOTdjYS03ZTI1MmUyNDNlZjg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fldChar w:fldCharType="separate"/>
      </w:r>
      <w:bookmarkStart w:id="51" w:name="_CTVP001822f461d5feb4bfb95db0f3d19024509"/>
      <w:r>
        <w:t>[16]</w:t>
      </w:r>
      <w:bookmarkEnd w:id="50"/>
      <w:bookmarkEnd w:id="51"/>
      <w:r>
        <w:fldChar w:fldCharType="end"/>
      </w:r>
    </w:p>
    <w:p w14:paraId="05159B7E" w14:textId="58745D8A" w:rsidR="00475231" w:rsidRDefault="00475231" w:rsidP="00F93B02">
      <w:pPr>
        <w:spacing w:line="360" w:lineRule="auto"/>
        <w:rPr>
          <w:lang w:eastAsia="de-DE"/>
        </w:rPr>
      </w:pPr>
      <w:r>
        <w:rPr>
          <w:lang w:eastAsia="de-DE"/>
        </w:rPr>
        <w:t xml:space="preserve">In the initial stages of charging or discharging, the electrical or ohmic resistances dominate, while ionic or polarization resistances take over when the process continues. Polarization is the potential gradients developed as described in previous sections. These show up at different stages of a pulse test (as described earlier in this </w:t>
      </w:r>
      <w:r w:rsidRPr="00133999">
        <w:rPr>
          <w:noProof/>
          <w:lang w:eastAsia="de-DE"/>
        </w:rPr>
        <w:t>subsection</w:t>
      </w:r>
      <w:r>
        <w:rPr>
          <w:lang w:eastAsia="de-DE"/>
        </w:rPr>
        <w:t xml:space="preserve">), as they take different time durations to form. One such process is the formation of a concentration gradient in the presence of an electrolyte with a non-unity transport number, due </w:t>
      </w:r>
      <w:r w:rsidR="004B50D6">
        <w:rPr>
          <w:lang w:eastAsia="de-DE"/>
        </w:rPr>
        <w:t>to limitations in ion transport</w:t>
      </w:r>
      <w:r>
        <w:rPr>
          <w:lang w:eastAsia="de-DE"/>
        </w:rPr>
        <w:t xml:space="preserve"> </w:t>
      </w:r>
      <w:r>
        <w:rPr>
          <w:lang w:eastAsia="de-DE"/>
        </w:rPr>
        <w:fldChar w:fldCharType="begin"/>
      </w:r>
      <w:r>
        <w:rPr>
          <w:lang w:eastAsia="de-DE"/>
        </w:rPr>
        <w:instrText>ADDIN CITAVI.PLACEHOLDER 79a36d9a-2ec1-471f-893a-dd5bff832e7e PFBsYWNlaG9sZGVyPg0KICA8QWRkSW5WZXJzaW9uPjUuNC4wLjI8L0FkZEluVmVyc2lvbj4NCiAgPElkPjc5YTM2ZDlhLTJlYzEtNDcxZi04OTNhLWRkNWJmZjgzMmU3ZTwvSWQ+DQogIDxFbnRyaWVzPg0KICAgIDxFbnRyeT4NCiAgICAgIDxJZD4wNDk5YjIwNy0zYjU5LTQ4YjktYTI1Ni04NjNlY2Q2N2NhYzM8L0lkPg0KICAgICAgPFJlZmVyZW5jZUlkPjBmODIwOWQzLTdiYTktNDY0ZC1hMTkyLTk1NDlmNTVjYjNh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sgWzE5XTwvVGV4dD4NCiAgICA8L1RleHRVbml0Pg0KICA8L1RleHRVbml0cz4NCjwvUGxhY2Vob2xkZXI+</w:instrText>
      </w:r>
      <w:r>
        <w:rPr>
          <w:lang w:eastAsia="de-DE"/>
        </w:rPr>
        <w:fldChar w:fldCharType="separate"/>
      </w:r>
      <w:bookmarkStart w:id="52" w:name="_CTVP00179a36d9a2ec1471f893add5bff832e7e"/>
      <w:r>
        <w:rPr>
          <w:lang w:eastAsia="de-DE"/>
        </w:rPr>
        <w:t>[18</w:t>
      </w:r>
      <w:r w:rsidR="002D44BB">
        <w:rPr>
          <w:lang w:eastAsia="de-DE"/>
        </w:rPr>
        <w:t>]</w:t>
      </w:r>
      <w:r>
        <w:rPr>
          <w:lang w:eastAsia="de-DE"/>
        </w:rPr>
        <w:t xml:space="preserve"> [19]</w:t>
      </w:r>
      <w:bookmarkEnd w:id="52"/>
      <w:r>
        <w:rPr>
          <w:lang w:eastAsia="de-DE"/>
        </w:rPr>
        <w:fldChar w:fldCharType="end"/>
      </w:r>
      <w:r w:rsidR="004B50D6">
        <w:rPr>
          <w:lang w:eastAsia="de-DE"/>
        </w:rPr>
        <w:t>.</w:t>
      </w:r>
      <w:r>
        <w:rPr>
          <w:lang w:eastAsia="de-DE"/>
        </w:rPr>
        <w:t xml:space="preserve"> The properties that determine how fast this gradient is formed </w:t>
      </w:r>
      <w:r w:rsidRPr="00133999">
        <w:rPr>
          <w:noProof/>
          <w:lang w:eastAsia="de-DE"/>
        </w:rPr>
        <w:t>are:</w:t>
      </w:r>
      <w:r>
        <w:rPr>
          <w:lang w:eastAsia="de-DE"/>
        </w:rPr>
        <w:t xml:space="preserve"> diffusion coefficient, transport number, </w:t>
      </w:r>
      <w:r w:rsidRPr="00133999">
        <w:rPr>
          <w:noProof/>
          <w:lang w:eastAsia="de-DE"/>
        </w:rPr>
        <w:t>and</w:t>
      </w:r>
      <w:r>
        <w:rPr>
          <w:lang w:eastAsia="de-DE"/>
        </w:rPr>
        <w:t xml:space="preserve"> thermodynamic enhancement number. The diffusion coefficient is usually determined based on electrolyte salt concentration gradients. The transport number is a measure of the fraction of the current being carried by the lithium-ion. </w:t>
      </w:r>
      <w:r>
        <w:rPr>
          <w:lang w:eastAsia="de-DE"/>
        </w:rPr>
        <w:lastRenderedPageBreak/>
        <w:t xml:space="preserve">The thermodynamic enhancement factor is a measure of how the thermodynamic driving force relates to concentration gradients and depends on the activity coefficient </w:t>
      </w:r>
      <w:r>
        <w:rPr>
          <w:lang w:eastAsia="de-DE"/>
        </w:rPr>
        <w:fldChar w:fldCharType="begin"/>
      </w:r>
      <w:r>
        <w:rPr>
          <w:lang w:eastAsia="de-DE"/>
        </w:rPr>
        <w:instrText>ADDIN CITAVI.PLACEHOLDER 200d6786-678e-471b-a652-f9dd169dd1ef PFBsYWNlaG9sZGVyPg0KICA8QWRkSW5WZXJzaW9uPjUuNC4wLjI8L0FkZEluVmVyc2lvbj4NCiAgPElkPjIwMGQ2Nzg2LTY3OGUtNDcxYi1hNjUyLWY5ZGQxNjlkZDFlZjwvSWQ+DQogIDxFbnRyaWVzPg0KICAgIDxFbnRyeT4NCiAgICAgIDxJZD4wN2IwNmMzOS1iMjg4LTQ3YTctYjI4ZS1mZTdmYTc4ZGFjNzc8L0lkPg0KICAgICAgPFJlZmVyZW5jZUlkPmZjY2QwZjFlLTMyNjktNDE3Ni1iYzdiLTRhNjVkZmJiNzJlY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ldPC9UZXh0Pg0KICAgIDwvVGV4dFVuaXQ+DQogIDwvVGV4dFVuaXRzPg0KPC9QbGFjZWhvbGRlcj4=</w:instrText>
      </w:r>
      <w:r>
        <w:rPr>
          <w:lang w:eastAsia="de-DE"/>
        </w:rPr>
        <w:fldChar w:fldCharType="separate"/>
      </w:r>
      <w:bookmarkStart w:id="53" w:name="_CTVP001200d6786678e471ba652f9dd169dd1ef"/>
      <w:r>
        <w:rPr>
          <w:lang w:eastAsia="de-DE"/>
        </w:rPr>
        <w:t>[19]</w:t>
      </w:r>
      <w:bookmarkEnd w:id="53"/>
      <w:r>
        <w:rPr>
          <w:lang w:eastAsia="de-DE"/>
        </w:rPr>
        <w:fldChar w:fldCharType="end"/>
      </w:r>
      <w:r w:rsidR="004B50D6">
        <w:rPr>
          <w:lang w:eastAsia="de-DE"/>
        </w:rPr>
        <w:t>.</w:t>
      </w:r>
      <w:r>
        <w:rPr>
          <w:lang w:eastAsia="de-DE"/>
        </w:rPr>
        <w:t xml:space="preserve"> It is understood that the mass transport concentration gradient is dependent on the chemical nature of the electrolyte.</w:t>
      </w:r>
    </w:p>
    <w:p w14:paraId="28FAE034" w14:textId="1CA2E919" w:rsidR="00475231" w:rsidRDefault="00475231" w:rsidP="00F93B02">
      <w:pPr>
        <w:spacing w:line="360" w:lineRule="auto"/>
        <w:rPr>
          <w:lang w:eastAsia="de-DE"/>
        </w:rPr>
      </w:pPr>
      <w:r>
        <w:rPr>
          <w:lang w:eastAsia="de-DE"/>
        </w:rPr>
        <w:t>Lithium-ion diffusion, on the other hand, in the active electrode material is directly related to the power density. The lithium-ion diffusion into and out of the electrode active material (intercalation and de-intercalation) is modeled using Fick’s law of diffusion. LiFePO</w:t>
      </w:r>
      <w:r w:rsidRPr="007751C4">
        <w:rPr>
          <w:vertAlign w:val="subscript"/>
          <w:lang w:eastAsia="de-DE"/>
        </w:rPr>
        <w:t>4</w:t>
      </w:r>
      <w:r>
        <w:rPr>
          <w:lang w:eastAsia="de-DE"/>
        </w:rPr>
        <w:t xml:space="preserve"> have less lithium-ion diffusivity as compared to other cathode chemistries and therefore, is often doped with carbon. In addition to the chemical diffusion coefficient, the lithium diffusion depends on factors like porosity and tortuosity. </w:t>
      </w:r>
      <w:r>
        <w:fldChar w:fldCharType="begin"/>
      </w:r>
      <w:r>
        <w:instrText xml:space="preserve"> REF _Ref522658677 \h  \* MERGEFORMAT </w:instrText>
      </w:r>
      <w:r>
        <w:fldChar w:fldCharType="separate"/>
      </w:r>
      <w:r w:rsidR="00A440CB" w:rsidRPr="00A440CB">
        <w:t xml:space="preserve">Figure </w:t>
      </w:r>
      <w:r w:rsidR="00A440CB" w:rsidRPr="00A440CB">
        <w:rPr>
          <w:noProof/>
        </w:rPr>
        <w:t>2.4</w:t>
      </w:r>
      <w:r>
        <w:fldChar w:fldCharType="end"/>
      </w:r>
      <w:r>
        <w:rPr>
          <w:lang w:eastAsia="de-DE"/>
        </w:rPr>
        <w:t xml:space="preserve"> below shows a typical porous electrode in lithium-ion cells. During charging, the Li</w:t>
      </w:r>
      <w:r w:rsidR="00BD69FB" w:rsidRPr="00BD69FB">
        <w:rPr>
          <w:vertAlign w:val="superscript"/>
          <w:lang w:eastAsia="de-DE"/>
        </w:rPr>
        <w:t>+</w:t>
      </w:r>
      <w:r>
        <w:rPr>
          <w:lang w:eastAsia="de-DE"/>
        </w:rPr>
        <w:t xml:space="preserve"> leaves the structure of LiFePO</w:t>
      </w:r>
      <w:r w:rsidRPr="007751C4">
        <w:rPr>
          <w:vertAlign w:val="subscript"/>
          <w:lang w:eastAsia="de-DE"/>
        </w:rPr>
        <w:t>4</w:t>
      </w:r>
      <w:r>
        <w:rPr>
          <w:lang w:eastAsia="de-DE"/>
        </w:rPr>
        <w:t xml:space="preserve"> and intercalates into the porous graphitic structure of the anode, while during discharge, it de-intercalates from the anode to remix with the cathode structure. </w:t>
      </w:r>
    </w:p>
    <w:p w14:paraId="3B7803E8" w14:textId="77777777" w:rsidR="00475231" w:rsidRDefault="00475231" w:rsidP="00F93B02">
      <w:pPr>
        <w:keepNext/>
        <w:spacing w:line="360" w:lineRule="auto"/>
        <w:jc w:val="center"/>
      </w:pPr>
      <w:r>
        <w:rPr>
          <w:noProof/>
          <w:lang w:val="de-DE" w:eastAsia="zh-CN"/>
        </w:rPr>
        <w:drawing>
          <wp:inline distT="0" distB="0" distL="0" distR="0" wp14:anchorId="2B2E274F" wp14:editId="05CEB1A3">
            <wp:extent cx="2867025" cy="39906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2171" cy="4025665"/>
                    </a:xfrm>
                    <a:prstGeom prst="rect">
                      <a:avLst/>
                    </a:prstGeom>
                    <a:noFill/>
                    <a:ln>
                      <a:noFill/>
                    </a:ln>
                  </pic:spPr>
                </pic:pic>
              </a:graphicData>
            </a:graphic>
          </wp:inline>
        </w:drawing>
      </w:r>
    </w:p>
    <w:p w14:paraId="54920CA3" w14:textId="5AFFA97E" w:rsidR="002A440A" w:rsidRPr="000E699B" w:rsidRDefault="00475231" w:rsidP="00F93B02">
      <w:pPr>
        <w:spacing w:line="360" w:lineRule="auto"/>
        <w:rPr>
          <w:sz w:val="20"/>
          <w:szCs w:val="20"/>
        </w:rPr>
      </w:pPr>
      <w:bookmarkStart w:id="54" w:name="_Ref522658677"/>
      <w:bookmarkStart w:id="55" w:name="_Toc528066873"/>
      <w:r w:rsidRPr="000E699B">
        <w:rPr>
          <w:sz w:val="20"/>
          <w:szCs w:val="20"/>
        </w:rPr>
        <w:t xml:space="preserve">Figure </w:t>
      </w:r>
      <w:r w:rsidR="00FD51A6" w:rsidRPr="000E699B">
        <w:rPr>
          <w:sz w:val="20"/>
          <w:szCs w:val="20"/>
        </w:rPr>
        <w:fldChar w:fldCharType="begin"/>
      </w:r>
      <w:r w:rsidR="00FD51A6" w:rsidRPr="000E699B">
        <w:rPr>
          <w:sz w:val="20"/>
          <w:szCs w:val="20"/>
        </w:rPr>
        <w:instrText xml:space="preserve"> STYLEREF 1 \s </w:instrText>
      </w:r>
      <w:r w:rsidR="00FD51A6" w:rsidRPr="000E699B">
        <w:rPr>
          <w:sz w:val="20"/>
          <w:szCs w:val="20"/>
        </w:rPr>
        <w:fldChar w:fldCharType="separate"/>
      </w:r>
      <w:r w:rsidR="00A440CB">
        <w:rPr>
          <w:noProof/>
          <w:sz w:val="20"/>
          <w:szCs w:val="20"/>
        </w:rPr>
        <w:t>2</w:t>
      </w:r>
      <w:r w:rsidR="00FD51A6" w:rsidRPr="000E699B">
        <w:rPr>
          <w:sz w:val="20"/>
          <w:szCs w:val="20"/>
        </w:rPr>
        <w:fldChar w:fldCharType="end"/>
      </w:r>
      <w:r w:rsidR="00FD51A6" w:rsidRPr="000E699B">
        <w:rPr>
          <w:sz w:val="20"/>
          <w:szCs w:val="20"/>
        </w:rPr>
        <w:t>.</w:t>
      </w:r>
      <w:r w:rsidR="00FD51A6" w:rsidRPr="000E699B">
        <w:rPr>
          <w:sz w:val="20"/>
          <w:szCs w:val="20"/>
        </w:rPr>
        <w:fldChar w:fldCharType="begin"/>
      </w:r>
      <w:r w:rsidR="00FD51A6" w:rsidRPr="000E699B">
        <w:rPr>
          <w:sz w:val="20"/>
          <w:szCs w:val="20"/>
        </w:rPr>
        <w:instrText xml:space="preserve"> SEQ Figure \* ARABIC \s 1 </w:instrText>
      </w:r>
      <w:r w:rsidR="00FD51A6" w:rsidRPr="000E699B">
        <w:rPr>
          <w:sz w:val="20"/>
          <w:szCs w:val="20"/>
        </w:rPr>
        <w:fldChar w:fldCharType="separate"/>
      </w:r>
      <w:r w:rsidR="00A440CB">
        <w:rPr>
          <w:noProof/>
          <w:sz w:val="20"/>
          <w:szCs w:val="20"/>
        </w:rPr>
        <w:t>4</w:t>
      </w:r>
      <w:r w:rsidR="00FD51A6" w:rsidRPr="000E699B">
        <w:rPr>
          <w:sz w:val="20"/>
          <w:szCs w:val="20"/>
        </w:rPr>
        <w:fldChar w:fldCharType="end"/>
      </w:r>
      <w:bookmarkEnd w:id="54"/>
      <w:r w:rsidRPr="000E699B">
        <w:rPr>
          <w:sz w:val="20"/>
          <w:szCs w:val="20"/>
        </w:rPr>
        <w:t xml:space="preserve">. The porous electrode of a Lithium-ion battery (a) </w:t>
      </w:r>
      <w:r w:rsidRPr="000E699B">
        <w:rPr>
          <w:noProof/>
          <w:sz w:val="20"/>
          <w:szCs w:val="20"/>
        </w:rPr>
        <w:t>Low magnification (on left) and high magnification (inset on the right). (b) Schematics showing the main phases constituting a modern insertion ca</w:t>
      </w:r>
      <w:r w:rsidR="00BD69FB" w:rsidRPr="000E699B">
        <w:rPr>
          <w:noProof/>
          <w:sz w:val="20"/>
          <w:szCs w:val="20"/>
        </w:rPr>
        <w:t>thode and its role in transport</w:t>
      </w:r>
      <w:r w:rsidRPr="000E699B">
        <w:rPr>
          <w:noProof/>
          <w:sz w:val="20"/>
          <w:szCs w:val="20"/>
        </w:rPr>
        <w:t xml:space="preserve"> </w:t>
      </w:r>
      <w:r w:rsidRPr="000E699B">
        <w:rPr>
          <w:noProof/>
          <w:sz w:val="20"/>
          <w:szCs w:val="20"/>
        </w:rPr>
        <w:fldChar w:fldCharType="begin"/>
      </w:r>
      <w:r w:rsidRPr="000E699B">
        <w:rPr>
          <w:noProof/>
          <w:sz w:val="20"/>
          <w:szCs w:val="20"/>
        </w:rPr>
        <w:instrText>ADDIN CITAVI.PLACEHOLDER 880e963d-5636-4fc8-8941-1377e4adae99 PFBsYWNlaG9sZGVyPg0KICA8QWRkSW5WZXJzaW9uPjUuNC4wLjI8L0FkZEluVmVyc2lvbj4NCiAgPElkPjg4MGU5NjNkLTU2MzYtNGZjOC04OTQxLTEzNzdlNGFkYWU5OTwvSWQ+DQogIDxFbnRyaWVzPg0KICAgIDxFbnRyeT4NCiAgICAgIDxJZD4zMjJlODIyMS1kMGQ2LTQ0ZDgtOWMzNC1mMWM4NzI2YmI2ZWM8L0lkPg0KICAgICAgPFJlZmVyZW5jZUlkPjZkZjUwNDkzLWJlZDAtNDk2ZC1iOGE0LWI3NTUzZWJmZDE5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sidRPr="000E699B">
        <w:rPr>
          <w:noProof/>
          <w:sz w:val="20"/>
          <w:szCs w:val="20"/>
        </w:rPr>
        <w:fldChar w:fldCharType="separate"/>
      </w:r>
      <w:bookmarkStart w:id="56" w:name="_CTVP001880e963d56364fc889411377e4adae99"/>
      <w:r w:rsidRPr="000E699B">
        <w:rPr>
          <w:noProof/>
          <w:sz w:val="20"/>
          <w:szCs w:val="20"/>
        </w:rPr>
        <w:t>[20]</w:t>
      </w:r>
      <w:bookmarkEnd w:id="56"/>
      <w:r w:rsidRPr="000E699B">
        <w:rPr>
          <w:noProof/>
          <w:sz w:val="20"/>
          <w:szCs w:val="20"/>
        </w:rPr>
        <w:fldChar w:fldCharType="end"/>
      </w:r>
      <w:r w:rsidR="00BD69FB" w:rsidRPr="000E699B">
        <w:rPr>
          <w:noProof/>
          <w:sz w:val="20"/>
          <w:szCs w:val="20"/>
        </w:rPr>
        <w:t>.</w:t>
      </w:r>
      <w:bookmarkEnd w:id="55"/>
      <w:r w:rsidR="002A440A" w:rsidRPr="000E699B">
        <w:rPr>
          <w:sz w:val="20"/>
          <w:szCs w:val="20"/>
        </w:rPr>
        <w:t xml:space="preserve"> </w:t>
      </w:r>
    </w:p>
    <w:p w14:paraId="50781367" w14:textId="77777777" w:rsidR="002A440A" w:rsidRDefault="002A440A" w:rsidP="00F93B02">
      <w:pPr>
        <w:spacing w:line="360" w:lineRule="auto"/>
        <w:rPr>
          <w:rFonts w:cs="Arial"/>
        </w:rPr>
      </w:pPr>
    </w:p>
    <w:p w14:paraId="4DE092F8" w14:textId="7ACF3965" w:rsidR="00DA7152" w:rsidRDefault="00DA7152" w:rsidP="00F93B02">
      <w:pPr>
        <w:pStyle w:val="Heading2"/>
        <w:spacing w:line="360" w:lineRule="auto"/>
      </w:pPr>
      <w:bookmarkStart w:id="57" w:name="_Toc528067749"/>
      <w:r>
        <w:lastRenderedPageBreak/>
        <w:t xml:space="preserve">Packaging geometries of </w:t>
      </w:r>
      <w:r w:rsidR="00CE6B55">
        <w:t>l</w:t>
      </w:r>
      <w:r w:rsidR="00304BF0">
        <w:t>ithium-ion</w:t>
      </w:r>
      <w:r>
        <w:t xml:space="preserve"> cells</w:t>
      </w:r>
      <w:bookmarkEnd w:id="57"/>
    </w:p>
    <w:p w14:paraId="3B73241D" w14:textId="06EA1CCD" w:rsidR="00107CED" w:rsidRDefault="0076757D" w:rsidP="00F93B02">
      <w:pPr>
        <w:spacing w:line="360" w:lineRule="auto"/>
        <w:rPr>
          <w:rFonts w:cs="Arial"/>
        </w:rPr>
      </w:pPr>
      <w:r>
        <w:rPr>
          <w:rFonts w:cs="Arial"/>
        </w:rPr>
        <w:t xml:space="preserve">The main aim of this thesis is to compare the different packaging geometries of </w:t>
      </w:r>
      <w:r w:rsidR="004C6631">
        <w:rPr>
          <w:rFonts w:cs="Arial"/>
        </w:rPr>
        <w:t>l</w:t>
      </w:r>
      <w:r w:rsidR="00304BF0">
        <w:rPr>
          <w:rFonts w:cs="Arial"/>
        </w:rPr>
        <w:t>ithium-ion</w:t>
      </w:r>
      <w:r>
        <w:rPr>
          <w:rFonts w:cs="Arial"/>
        </w:rPr>
        <w:t xml:space="preserve"> cells. </w:t>
      </w:r>
      <w:r w:rsidR="004C6631">
        <w:rPr>
          <w:rFonts w:cs="Arial"/>
        </w:rPr>
        <w:t>This</w:t>
      </w:r>
      <w:r w:rsidR="00DD1993">
        <w:rPr>
          <w:rFonts w:cs="Arial"/>
        </w:rPr>
        <w:t xml:space="preserve"> sub</w:t>
      </w:r>
      <w:r w:rsidR="003E13AF">
        <w:rPr>
          <w:rFonts w:cs="Arial"/>
        </w:rPr>
        <w:t>section</w:t>
      </w:r>
      <w:r w:rsidR="004C6631">
        <w:rPr>
          <w:rFonts w:cs="Arial"/>
        </w:rPr>
        <w:t xml:space="preserve"> introduces and compares </w:t>
      </w:r>
      <w:r w:rsidR="003E13AF">
        <w:rPr>
          <w:rFonts w:cs="Arial"/>
        </w:rPr>
        <w:t>the</w:t>
      </w:r>
      <w:r w:rsidR="00C00DF6">
        <w:rPr>
          <w:rFonts w:cs="Arial"/>
        </w:rPr>
        <w:t>se</w:t>
      </w:r>
      <w:r w:rsidR="003E13AF">
        <w:rPr>
          <w:rFonts w:cs="Arial"/>
        </w:rPr>
        <w:t xml:space="preserve"> geometries.</w:t>
      </w:r>
      <w:r w:rsidR="00681EDD" w:rsidRPr="0074301E">
        <w:rPr>
          <w:rFonts w:cs="Arial"/>
        </w:rPr>
        <w:t xml:space="preserve"> </w:t>
      </w:r>
      <w:r w:rsidR="005F5F18">
        <w:fldChar w:fldCharType="begin"/>
      </w:r>
      <w:r w:rsidR="005F5F18">
        <w:instrText xml:space="preserve"> REF _Ref520908574 \h  \* MERGEFORMAT </w:instrText>
      </w:r>
      <w:r w:rsidR="005F5F18">
        <w:fldChar w:fldCharType="separate"/>
      </w:r>
      <w:r w:rsidR="00A440CB" w:rsidRPr="00A440CB">
        <w:t xml:space="preserve">Figure </w:t>
      </w:r>
      <w:r w:rsidR="00A440CB" w:rsidRPr="00A440CB">
        <w:rPr>
          <w:noProof/>
        </w:rPr>
        <w:t>2.5</w:t>
      </w:r>
      <w:r w:rsidR="005F5F18">
        <w:fldChar w:fldCharType="end"/>
      </w:r>
      <w:r w:rsidR="00107CED" w:rsidRPr="0074301E">
        <w:rPr>
          <w:rFonts w:cs="Arial"/>
        </w:rPr>
        <w:t xml:space="preserve"> shows </w:t>
      </w:r>
      <w:r w:rsidR="00107CED">
        <w:rPr>
          <w:rFonts w:cs="Arial"/>
        </w:rPr>
        <w:t>components of</w:t>
      </w:r>
      <w:r w:rsidR="00107CED" w:rsidRPr="0074301E">
        <w:rPr>
          <w:rFonts w:cs="Arial"/>
        </w:rPr>
        <w:t xml:space="preserve"> the different geometries of </w:t>
      </w:r>
      <w:r w:rsidR="005B5F89">
        <w:rPr>
          <w:rFonts w:cs="Arial"/>
        </w:rPr>
        <w:t>l</w:t>
      </w:r>
      <w:r w:rsidR="00304BF0">
        <w:rPr>
          <w:rFonts w:cs="Arial"/>
        </w:rPr>
        <w:t>ithium-ion</w:t>
      </w:r>
      <w:r w:rsidR="00107CED" w:rsidRPr="0074301E">
        <w:rPr>
          <w:rFonts w:cs="Arial"/>
        </w:rPr>
        <w:t xml:space="preserve"> cells</w:t>
      </w:r>
      <w:r w:rsidR="00B94F1E">
        <w:rPr>
          <w:rFonts w:cs="Arial"/>
        </w:rPr>
        <w:t>.</w:t>
      </w:r>
    </w:p>
    <w:p w14:paraId="4B3D3537" w14:textId="7E8A0216" w:rsidR="001A0597" w:rsidRPr="0074301E" w:rsidRDefault="00B94F1E" w:rsidP="00F93B02">
      <w:pPr>
        <w:spacing w:line="360" w:lineRule="auto"/>
        <w:rPr>
          <w:rFonts w:cs="Arial"/>
        </w:rPr>
      </w:pPr>
      <w:r w:rsidRPr="0074301E">
        <w:rPr>
          <w:rFonts w:cs="Arial"/>
        </w:rPr>
        <w:t xml:space="preserve">Cylindrical geometry is the most common packaging technique for both primary and secondary cells. </w:t>
      </w:r>
      <w:r w:rsidRPr="00681EDD">
        <w:rPr>
          <w:rFonts w:cs="Arial"/>
        </w:rPr>
        <w:t>It has the main advantages of eas</w:t>
      </w:r>
      <w:r w:rsidR="002A440A">
        <w:rPr>
          <w:rFonts w:cs="Arial"/>
        </w:rPr>
        <w:t>y manufacturing</w:t>
      </w:r>
      <w:r w:rsidRPr="00681EDD">
        <w:rPr>
          <w:rFonts w:cs="Arial"/>
        </w:rPr>
        <w:t xml:space="preserve"> and good mechanical stability.</w:t>
      </w:r>
      <w:r>
        <w:rPr>
          <w:rFonts w:cs="Arial"/>
        </w:rPr>
        <w:t xml:space="preserve"> </w:t>
      </w:r>
      <w:r w:rsidRPr="00681EDD">
        <w:rPr>
          <w:rFonts w:cs="Arial"/>
        </w:rPr>
        <w:t>The tubular cylinder can withstand high intern</w:t>
      </w:r>
      <w:r w:rsidR="00DC0C24">
        <w:rPr>
          <w:rFonts w:cs="Arial"/>
        </w:rPr>
        <w:t>al pressures without deforming.</w:t>
      </w:r>
      <w:r>
        <w:rPr>
          <w:rFonts w:cs="Arial"/>
        </w:rPr>
        <w:t xml:space="preserve"> </w:t>
      </w:r>
      <w:r w:rsidR="002A440A">
        <w:rPr>
          <w:rFonts w:cs="Arial"/>
        </w:rPr>
        <w:t>But during battery arrangement, this geometry</w:t>
      </w:r>
      <w:r w:rsidR="001914B4" w:rsidRPr="00681EDD">
        <w:rPr>
          <w:rFonts w:cs="Arial"/>
        </w:rPr>
        <w:t xml:space="preserve"> does not fully utilize the space by creating air cav</w:t>
      </w:r>
      <w:r w:rsidR="00DC0C24">
        <w:rPr>
          <w:rFonts w:cs="Arial"/>
        </w:rPr>
        <w:t>ities on side-by-side placement. Despite that,</w:t>
      </w:r>
      <w:r w:rsidR="001914B4" w:rsidRPr="00681EDD">
        <w:rPr>
          <w:rFonts w:cs="Arial"/>
        </w:rPr>
        <w:t xml:space="preserve"> </w:t>
      </w:r>
      <w:r w:rsidR="001914B4">
        <w:rPr>
          <w:rFonts w:cs="Arial"/>
        </w:rPr>
        <w:t>among all the commercial cells available today in the market, cylindrical cells are the most matured technology and provide the highest energy density</w:t>
      </w:r>
      <w:r w:rsidR="001914B4" w:rsidRPr="00681EDD">
        <w:rPr>
          <w:rFonts w:cs="Arial"/>
        </w:rPr>
        <w:t>. The higher</w:t>
      </w:r>
      <w:r w:rsidR="001914B4" w:rsidRPr="001914B4">
        <w:rPr>
          <w:rFonts w:cs="Arial"/>
        </w:rPr>
        <w:t xml:space="preserve"> </w:t>
      </w:r>
      <w:r w:rsidR="001914B4" w:rsidRPr="00681EDD">
        <w:rPr>
          <w:rFonts w:cs="Arial"/>
        </w:rPr>
        <w:t xml:space="preserve">energy density of the cylindrical cell compensates for its less ideal stacking abilities and the empty space can be used for cooling to improve thermal management. This cell design allows for added safety features that are not possible with other </w:t>
      </w:r>
      <w:r w:rsidR="002A440A">
        <w:rPr>
          <w:rFonts w:cs="Arial"/>
        </w:rPr>
        <w:t>packaging designs</w:t>
      </w:r>
      <w:r w:rsidR="001914B4" w:rsidRPr="00681EDD">
        <w:rPr>
          <w:rFonts w:cs="Arial"/>
        </w:rPr>
        <w:t>. It cycles</w:t>
      </w:r>
      <w:r w:rsidR="001914B4" w:rsidRPr="001914B4">
        <w:rPr>
          <w:rFonts w:cs="Arial"/>
        </w:rPr>
        <w:t xml:space="preserve"> </w:t>
      </w:r>
      <w:r w:rsidR="001914B4" w:rsidRPr="00681EDD">
        <w:rPr>
          <w:rFonts w:cs="Arial"/>
        </w:rPr>
        <w:t xml:space="preserve">well, offers a long calendar life and is low </w:t>
      </w:r>
      <w:r w:rsidR="002A440A">
        <w:rPr>
          <w:rFonts w:cs="Arial"/>
        </w:rPr>
        <w:t xml:space="preserve">in </w:t>
      </w:r>
      <w:r w:rsidR="001914B4" w:rsidRPr="00681EDD">
        <w:rPr>
          <w:rFonts w:cs="Arial"/>
        </w:rPr>
        <w:t xml:space="preserve">cost, but </w:t>
      </w:r>
      <w:r w:rsidR="008D06D5">
        <w:rPr>
          <w:rFonts w:cs="Arial"/>
        </w:rPr>
        <w:t>has comparatively low</w:t>
      </w:r>
      <w:r w:rsidR="001914B4" w:rsidRPr="00681EDD">
        <w:rPr>
          <w:rFonts w:cs="Arial"/>
        </w:rPr>
        <w:t xml:space="preserve"> packaging density. </w:t>
      </w:r>
      <w:r w:rsidR="001914B4">
        <w:rPr>
          <w:rFonts w:cs="Arial"/>
        </w:rPr>
        <w:t>It is available in several different</w:t>
      </w:r>
      <w:r w:rsidR="008D06D5">
        <w:rPr>
          <w:rFonts w:cs="Arial"/>
        </w:rPr>
        <w:t xml:space="preserve"> sizes, with the 18650-</w:t>
      </w:r>
      <w:r w:rsidR="001914B4">
        <w:rPr>
          <w:rFonts w:cs="Arial"/>
        </w:rPr>
        <w:t>type being the most popular. The nomenclature 18650 refers to an 18</w:t>
      </w:r>
      <w:r w:rsidR="00E90681">
        <w:rPr>
          <w:rFonts w:cs="Arial"/>
        </w:rPr>
        <w:t xml:space="preserve"> </w:t>
      </w:r>
      <w:r w:rsidR="001914B4">
        <w:rPr>
          <w:rFonts w:cs="Arial"/>
        </w:rPr>
        <w:t>mm diameter, a 65</w:t>
      </w:r>
      <w:r w:rsidR="00E90681">
        <w:rPr>
          <w:rFonts w:cs="Arial"/>
        </w:rPr>
        <w:t xml:space="preserve"> </w:t>
      </w:r>
      <w:r w:rsidR="001914B4">
        <w:rPr>
          <w:rFonts w:cs="Arial"/>
        </w:rPr>
        <w:t>mm height, while the last 0</w:t>
      </w:r>
      <w:r w:rsidR="00CE55FC" w:rsidRPr="00CE55FC">
        <w:rPr>
          <w:rFonts w:cs="Arial"/>
        </w:rPr>
        <w:t xml:space="preserve"> </w:t>
      </w:r>
      <w:r w:rsidR="00CE55FC">
        <w:rPr>
          <w:rFonts w:cs="Arial"/>
        </w:rPr>
        <w:t>refers to a cylindrical cell conforming to the IEC</w:t>
      </w:r>
      <w:r w:rsidR="008D06D5">
        <w:rPr>
          <w:rFonts w:cs="Arial"/>
        </w:rPr>
        <w:t xml:space="preserve"> (International Electrotechnical Commission)</w:t>
      </w:r>
      <w:r w:rsidR="00CE55FC">
        <w:rPr>
          <w:rFonts w:cs="Arial"/>
        </w:rPr>
        <w:t xml:space="preserve"> standards. The other </w:t>
      </w:r>
      <w:r w:rsidR="008D06D5">
        <w:rPr>
          <w:rFonts w:cs="Arial"/>
        </w:rPr>
        <w:t>li</w:t>
      </w:r>
      <w:r w:rsidR="00304BF0">
        <w:rPr>
          <w:rFonts w:cs="Arial"/>
        </w:rPr>
        <w:t>thium-ion</w:t>
      </w:r>
      <w:r w:rsidR="008D06D5">
        <w:rPr>
          <w:rFonts w:cs="Arial"/>
        </w:rPr>
        <w:t xml:space="preserve"> cylindrical</w:t>
      </w:r>
      <w:r w:rsidR="00CE55FC">
        <w:rPr>
          <w:rFonts w:cs="Arial"/>
        </w:rPr>
        <w:t xml:space="preserve"> formats commonly available commerci</w:t>
      </w:r>
      <w:r w:rsidR="008D06D5">
        <w:rPr>
          <w:rFonts w:cs="Arial"/>
        </w:rPr>
        <w:t>ally are 20700, 21700 and 22700</w:t>
      </w:r>
      <w:r w:rsidR="00306E36">
        <w:rPr>
          <w:rFonts w:cs="Arial"/>
        </w:rPr>
        <w:t xml:space="preserve"> </w:t>
      </w:r>
      <w:r w:rsidR="00EF12F3">
        <w:rPr>
          <w:rFonts w:cs="Arial"/>
        </w:rPr>
        <w:fldChar w:fldCharType="begin"/>
      </w:r>
      <w:r w:rsidR="00475231">
        <w:rPr>
          <w:rFonts w:cs="Arial"/>
        </w:rPr>
        <w:instrText>ADDIN CITAVI.PLACEHOLDER d2c702b9-a920-4837-ab29-249306aebecf PFBsYWNlaG9sZGVyPg0KICA8QWRkSW5WZXJzaW9uPjUuNC4wLjI8L0FkZEluVmVyc2lvbj4NCiAgPElkPmQyYzcwMmI5LWE5MjAtNDgzNy1hYjI5LTI0OTMwNmFlYmVjZjwvSWQ+DQogIDxFbnRyaWVzPg0KICAgIDxFbnRyeT4NCiAgICAgIDxJZD5jMGQ3YTkzYS1iNzNmLTRjYzYtYjJmZS0zNDQzY2RhY2E3OGI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gIDxFbnRyeT4NCiAgICAgIDxJZD5mZGMxYWRmMi00NDY3LTRjZTYtYjYyNC05MTExNDA3ODJjMWI8L0lkPg0KICAgICAgPFJlZmVyZW5jZUlkPjllYjU4MDgyLTJmOTktNGIyOC04N2U5LWIwOTU5YzllMjNkZTwvUmVmZXJlbmNlSWQ+DQogICAgICA8UmFuZ2U+DQogICAgICAgIDxTdGFydD40PC9TdGFydD4NCiAgICAgICAgPExlbmd0aD42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07IF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sgWzIxXTwvVGV4dD4NCiAgICA8L1RleHRVbml0Pg0KICA8L1RleHRVbml0cz4NCjwvUGxhY2Vob2xkZXI+</w:instrText>
      </w:r>
      <w:r w:rsidR="00EF12F3">
        <w:rPr>
          <w:rFonts w:cs="Arial"/>
        </w:rPr>
        <w:fldChar w:fldCharType="separate"/>
      </w:r>
      <w:bookmarkStart w:id="58" w:name="_CTVP001d2c702b9a9204837ab29249306aebecf"/>
      <w:r w:rsidR="00306E36">
        <w:rPr>
          <w:rFonts w:cs="Arial"/>
        </w:rPr>
        <w:t>[21]</w:t>
      </w:r>
      <w:r w:rsidR="00475231">
        <w:rPr>
          <w:rFonts w:cs="Arial"/>
        </w:rPr>
        <w:t xml:space="preserve"> [21]</w:t>
      </w:r>
      <w:bookmarkEnd w:id="58"/>
      <w:r w:rsidR="00EF12F3">
        <w:rPr>
          <w:rFonts w:cs="Arial"/>
        </w:rPr>
        <w:fldChar w:fldCharType="end"/>
      </w:r>
      <w:r w:rsidR="008D06D5">
        <w:rPr>
          <w:rFonts w:cs="Arial"/>
        </w:rPr>
        <w:t>.</w:t>
      </w:r>
      <w:r w:rsidR="001A0597">
        <w:rPr>
          <w:rFonts w:cs="Arial"/>
        </w:rPr>
        <w:t xml:space="preserve">   </w:t>
      </w:r>
    </w:p>
    <w:p w14:paraId="062F602B" w14:textId="77777777" w:rsidR="00107CED" w:rsidRDefault="00107CED" w:rsidP="00F93B02">
      <w:pPr>
        <w:spacing w:line="360" w:lineRule="auto"/>
        <w:jc w:val="center"/>
      </w:pPr>
      <w:r>
        <w:rPr>
          <w:noProof/>
          <w:lang w:val="de-DE" w:eastAsia="zh-CN"/>
        </w:rPr>
        <w:drawing>
          <wp:inline distT="0" distB="0" distL="0" distR="0" wp14:anchorId="661EA922" wp14:editId="0958D4E3">
            <wp:extent cx="4705350" cy="2536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725" t="2790" r="2700" b="3373"/>
                    <a:stretch/>
                  </pic:blipFill>
                  <pic:spPr bwMode="auto">
                    <a:xfrm>
                      <a:off x="0" y="0"/>
                      <a:ext cx="4756510" cy="2564473"/>
                    </a:xfrm>
                    <a:prstGeom prst="rect">
                      <a:avLst/>
                    </a:prstGeom>
                    <a:noFill/>
                    <a:ln>
                      <a:noFill/>
                    </a:ln>
                    <a:extLst>
                      <a:ext uri="{53640926-AAD7-44D8-BBD7-CCE9431645EC}">
                        <a14:shadowObscured xmlns:a14="http://schemas.microsoft.com/office/drawing/2010/main"/>
                      </a:ext>
                    </a:extLst>
                  </pic:spPr>
                </pic:pic>
              </a:graphicData>
            </a:graphic>
          </wp:inline>
        </w:drawing>
      </w:r>
    </w:p>
    <w:p w14:paraId="6288F549" w14:textId="773DDDAE" w:rsidR="00107CED" w:rsidRPr="00890E8D" w:rsidRDefault="00107CED" w:rsidP="00890E8D">
      <w:pPr>
        <w:pStyle w:val="Caption"/>
        <w:spacing w:line="360" w:lineRule="auto"/>
        <w:jc w:val="both"/>
        <w:rPr>
          <w:rFonts w:cs="Arial"/>
          <w:sz w:val="20"/>
          <w:szCs w:val="20"/>
        </w:rPr>
      </w:pPr>
      <w:bookmarkStart w:id="59" w:name="_Ref520908574"/>
      <w:bookmarkStart w:id="60" w:name="_Toc528066874"/>
      <w:r w:rsidRPr="00890E8D">
        <w:rPr>
          <w:sz w:val="20"/>
          <w:szCs w:val="20"/>
        </w:rPr>
        <w:t xml:space="preserve">Figure </w:t>
      </w:r>
      <w:r w:rsidR="00FD51A6" w:rsidRPr="00890E8D">
        <w:rPr>
          <w:sz w:val="20"/>
          <w:szCs w:val="20"/>
        </w:rPr>
        <w:fldChar w:fldCharType="begin"/>
      </w:r>
      <w:r w:rsidR="00FD51A6" w:rsidRPr="00890E8D">
        <w:rPr>
          <w:sz w:val="20"/>
          <w:szCs w:val="20"/>
        </w:rPr>
        <w:instrText xml:space="preserve"> STYLEREF 1 \s </w:instrText>
      </w:r>
      <w:r w:rsidR="00FD51A6" w:rsidRPr="00890E8D">
        <w:rPr>
          <w:sz w:val="20"/>
          <w:szCs w:val="20"/>
        </w:rPr>
        <w:fldChar w:fldCharType="separate"/>
      </w:r>
      <w:r w:rsidR="00A440CB">
        <w:rPr>
          <w:noProof/>
          <w:sz w:val="20"/>
          <w:szCs w:val="20"/>
        </w:rPr>
        <w:t>2</w:t>
      </w:r>
      <w:r w:rsidR="00FD51A6" w:rsidRPr="00890E8D">
        <w:rPr>
          <w:sz w:val="20"/>
          <w:szCs w:val="20"/>
        </w:rPr>
        <w:fldChar w:fldCharType="end"/>
      </w:r>
      <w:r w:rsidR="00FD51A6" w:rsidRPr="00890E8D">
        <w:rPr>
          <w:sz w:val="20"/>
          <w:szCs w:val="20"/>
        </w:rPr>
        <w:t>.</w:t>
      </w:r>
      <w:r w:rsidR="00FD51A6" w:rsidRPr="00890E8D">
        <w:rPr>
          <w:sz w:val="20"/>
          <w:szCs w:val="20"/>
        </w:rPr>
        <w:fldChar w:fldCharType="begin"/>
      </w:r>
      <w:r w:rsidR="00FD51A6" w:rsidRPr="00890E8D">
        <w:rPr>
          <w:sz w:val="20"/>
          <w:szCs w:val="20"/>
        </w:rPr>
        <w:instrText xml:space="preserve"> SEQ Figure \* ARABIC \s 1 </w:instrText>
      </w:r>
      <w:r w:rsidR="00FD51A6" w:rsidRPr="00890E8D">
        <w:rPr>
          <w:sz w:val="20"/>
          <w:szCs w:val="20"/>
        </w:rPr>
        <w:fldChar w:fldCharType="separate"/>
      </w:r>
      <w:r w:rsidR="00A440CB">
        <w:rPr>
          <w:noProof/>
          <w:sz w:val="20"/>
          <w:szCs w:val="20"/>
        </w:rPr>
        <w:t>5</w:t>
      </w:r>
      <w:r w:rsidR="00FD51A6" w:rsidRPr="00890E8D">
        <w:rPr>
          <w:sz w:val="20"/>
          <w:szCs w:val="20"/>
        </w:rPr>
        <w:fldChar w:fldCharType="end"/>
      </w:r>
      <w:bookmarkEnd w:id="59"/>
      <w:r w:rsidRPr="00890E8D">
        <w:rPr>
          <w:sz w:val="20"/>
          <w:szCs w:val="20"/>
        </w:rPr>
        <w:t xml:space="preserve">. Diagram showing different geometries of </w:t>
      </w:r>
      <w:r w:rsidR="00E10D45" w:rsidRPr="00890E8D">
        <w:rPr>
          <w:sz w:val="20"/>
          <w:szCs w:val="20"/>
        </w:rPr>
        <w:t>l</w:t>
      </w:r>
      <w:r w:rsidR="00304BF0" w:rsidRPr="00890E8D">
        <w:rPr>
          <w:sz w:val="20"/>
          <w:szCs w:val="20"/>
        </w:rPr>
        <w:t>ithium-ion</w:t>
      </w:r>
      <w:r w:rsidRPr="00890E8D">
        <w:rPr>
          <w:sz w:val="20"/>
          <w:szCs w:val="20"/>
        </w:rPr>
        <w:t xml:space="preserve"> batteries </w:t>
      </w:r>
      <w:r w:rsidR="00EF12F3" w:rsidRPr="00890E8D">
        <w:rPr>
          <w:sz w:val="20"/>
          <w:szCs w:val="20"/>
        </w:rPr>
        <w:fldChar w:fldCharType="begin"/>
      </w:r>
      <w:r w:rsidR="00475231" w:rsidRPr="00890E8D">
        <w:rPr>
          <w:sz w:val="20"/>
          <w:szCs w:val="20"/>
        </w:rPr>
        <w:instrText>ADDIN CITAVI.PLACEHOLDER 638b73a1-e302-49d0-95ff-47e150187add PFBsYWNlaG9sZGVyPg0KICA8QWRkSW5WZXJzaW9uPjUuNC4wLjI8L0FkZEluVmVyc2lvbj4NCiAgPElkPjYzOGI3M2ExLWUzMDItNDlkMC05NWZmLTQ3ZTE1MDE4N2FkZDwvSWQ+DQogIDxFbnRyaWVzPg0KICAgIDxFbnRyeT4NCiAgICAgIDxJZD5jOGI5NzIyNy1jYzFlLTRmY2EtOGVlZS0yMzNiMzM3M2I3MDk8L0lkPg0KICAgICAgPFJlZmVyZW5jZUlkPjJkZjJmMTg0LWVhMjctNDUzMy04YjRiLTI3MWRmYmFmODlh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l08L1RleHQ+DQogICAgPC9UZXh0VW5pdD4NCiAgPC9UZXh0VW5pdHM+DQo8L1BsYWNlaG9sZGVyPg==</w:instrText>
      </w:r>
      <w:r w:rsidR="00EF12F3" w:rsidRPr="00890E8D">
        <w:rPr>
          <w:sz w:val="20"/>
          <w:szCs w:val="20"/>
        </w:rPr>
        <w:fldChar w:fldCharType="separate"/>
      </w:r>
      <w:bookmarkStart w:id="61" w:name="_CTVP001638b73a1e30249d095ff47e150187add"/>
      <w:r w:rsidR="00475231" w:rsidRPr="00890E8D">
        <w:rPr>
          <w:sz w:val="20"/>
          <w:szCs w:val="20"/>
        </w:rPr>
        <w:t>[22]</w:t>
      </w:r>
      <w:bookmarkEnd w:id="60"/>
      <w:bookmarkEnd w:id="61"/>
      <w:r w:rsidR="00EF12F3" w:rsidRPr="00890E8D">
        <w:rPr>
          <w:sz w:val="20"/>
          <w:szCs w:val="20"/>
        </w:rPr>
        <w:fldChar w:fldCharType="end"/>
      </w:r>
    </w:p>
    <w:p w14:paraId="3B36DD0B" w14:textId="756F81E7" w:rsidR="00681EDD" w:rsidRPr="002D2147" w:rsidRDefault="00681EDD" w:rsidP="00F93B02">
      <w:pPr>
        <w:spacing w:line="360" w:lineRule="auto"/>
        <w:rPr>
          <w:rFonts w:cs="Arial"/>
        </w:rPr>
      </w:pPr>
      <w:r w:rsidRPr="002D2147">
        <w:rPr>
          <w:rFonts w:cs="Arial"/>
        </w:rPr>
        <w:t>Prismatic cells are encased in aluminum or steel for stability. Jelly-rolled or stacked, the cell is space-efficient but can be costlier to manufacture than the cylindrical cell. The prismatic cell improves space utilization and allows flexible design</w:t>
      </w:r>
      <w:r w:rsidR="008D06D5">
        <w:rPr>
          <w:rFonts w:cs="Arial"/>
        </w:rPr>
        <w:t xml:space="preserve">. </w:t>
      </w:r>
      <w:r w:rsidR="00662161">
        <w:rPr>
          <w:rFonts w:cs="Arial"/>
        </w:rPr>
        <w:t>Whereas</w:t>
      </w:r>
      <w:r w:rsidR="000604BB" w:rsidRPr="00662161">
        <w:rPr>
          <w:rFonts w:cs="Arial"/>
        </w:rPr>
        <w:t xml:space="preserve">, </w:t>
      </w:r>
      <w:r w:rsidR="00662161" w:rsidRPr="00662161">
        <w:rPr>
          <w:rFonts w:cs="Arial"/>
        </w:rPr>
        <w:t xml:space="preserve">according to the Polystor </w:t>
      </w:r>
      <w:r w:rsidR="00662161" w:rsidRPr="00662161">
        <w:rPr>
          <w:rFonts w:cs="Arial"/>
        </w:rPr>
        <w:lastRenderedPageBreak/>
        <w:t>Energy Corporation,</w:t>
      </w:r>
      <w:r w:rsidRPr="002D2147">
        <w:rPr>
          <w:rFonts w:cs="Arial"/>
        </w:rPr>
        <w:t xml:space="preserve"> it </w:t>
      </w:r>
      <w:r w:rsidR="00662161">
        <w:rPr>
          <w:rFonts w:cs="Arial"/>
        </w:rPr>
        <w:t>is found to be</w:t>
      </w:r>
      <w:r w:rsidRPr="002D2147">
        <w:rPr>
          <w:rFonts w:cs="Arial"/>
        </w:rPr>
        <w:t xml:space="preserve"> more expensive to manufacture, less efficient in thermal management</w:t>
      </w:r>
      <w:r w:rsidR="00662161">
        <w:rPr>
          <w:rFonts w:cs="Arial"/>
        </w:rPr>
        <w:t>,</w:t>
      </w:r>
      <w:r w:rsidRPr="002D2147">
        <w:rPr>
          <w:rFonts w:cs="Arial"/>
        </w:rPr>
        <w:t xml:space="preserve"> and have a shorter cycle life than the cylindrical design</w:t>
      </w:r>
      <w:r w:rsidR="00511391">
        <w:rPr>
          <w:rFonts w:cs="Arial"/>
        </w:rPr>
        <w:t xml:space="preserve"> </w:t>
      </w:r>
      <w:r w:rsidR="00EF12F3">
        <w:rPr>
          <w:rFonts w:cs="Arial"/>
        </w:rPr>
        <w:fldChar w:fldCharType="begin"/>
      </w:r>
      <w:r w:rsidR="00475231">
        <w:rPr>
          <w:rFonts w:cs="Arial"/>
        </w:rPr>
        <w:instrText>ADDIN CITAVI.PLACEHOLDER 0eb9519d-e2c7-43cb-adf9-5738004b3cc6 PFBsYWNlaG9sZGVyPg0KICA8QWRkSW5WZXJzaW9uPjUuNC4wLjI8L0FkZEluVmVyc2lvbj4NCiAgPElkPjBlYjk1MTlkLWUyYzctNDNjYi1hZGY5LTU3MzgwMDRiM2NjNjwvSWQ+DQogIDxFbnRyaWVzPg0KICAgIDxFbnRyeT4NCiAgICAgIDxJZD4zNWY3Y2NhNy0zOThlLTQ5MGQtOGNiYi0yZTk5NTE5YTcwZj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F12F3">
        <w:rPr>
          <w:rFonts w:cs="Arial"/>
        </w:rPr>
        <w:fldChar w:fldCharType="separate"/>
      </w:r>
      <w:bookmarkStart w:id="62" w:name="_CTVP0010eb9519de2c743cbadf95738004b3cc6"/>
      <w:r w:rsidR="00475231">
        <w:rPr>
          <w:rFonts w:cs="Arial"/>
        </w:rPr>
        <w:t>[21]</w:t>
      </w:r>
      <w:bookmarkEnd w:id="62"/>
      <w:r w:rsidR="00EF12F3">
        <w:rPr>
          <w:rFonts w:cs="Arial"/>
        </w:rPr>
        <w:fldChar w:fldCharType="end"/>
      </w:r>
      <w:r w:rsidR="008D06D5">
        <w:rPr>
          <w:rFonts w:cs="Arial"/>
        </w:rPr>
        <w:t>.</w:t>
      </w:r>
      <w:r w:rsidRPr="002D2147">
        <w:rPr>
          <w:rFonts w:cs="Arial"/>
        </w:rPr>
        <w:t xml:space="preserve"> </w:t>
      </w:r>
      <w:r w:rsidR="009E1A18">
        <w:rPr>
          <w:rFonts w:cs="Arial"/>
        </w:rPr>
        <w:t>The manufacturing process</w:t>
      </w:r>
      <w:r w:rsidR="00961CE5">
        <w:rPr>
          <w:rFonts w:cs="Arial"/>
        </w:rPr>
        <w:t>es</w:t>
      </w:r>
      <w:r w:rsidR="009E1A18">
        <w:rPr>
          <w:rFonts w:cs="Arial"/>
        </w:rPr>
        <w:t xml:space="preserve"> and construction of the three types of packaging geom</w:t>
      </w:r>
      <w:r w:rsidR="00227B9D">
        <w:rPr>
          <w:rFonts w:cs="Arial"/>
        </w:rPr>
        <w:t>etries are explained in detail in Chapter 4.</w:t>
      </w:r>
    </w:p>
    <w:p w14:paraId="42CABB93" w14:textId="22EC77FE" w:rsidR="00681EDD" w:rsidRDefault="00681EDD" w:rsidP="00F93B02">
      <w:pPr>
        <w:spacing w:line="360" w:lineRule="auto"/>
        <w:rPr>
          <w:rFonts w:cs="Arial"/>
        </w:rPr>
      </w:pPr>
      <w:r w:rsidRPr="002D2147">
        <w:rPr>
          <w:rFonts w:cs="Arial"/>
        </w:rPr>
        <w:t xml:space="preserve">The pouch cell offers a simple, flexible and lightweight solution to battery design. Some stack pressure is recommended but </w:t>
      </w:r>
      <w:r w:rsidR="00890E8D">
        <w:rPr>
          <w:rFonts w:cs="Arial"/>
        </w:rPr>
        <w:t>an</w:t>
      </w:r>
      <w:r w:rsidR="00B90591">
        <w:rPr>
          <w:rFonts w:cs="Arial"/>
        </w:rPr>
        <w:t xml:space="preserve"> </w:t>
      </w:r>
      <w:r w:rsidRPr="00B90591">
        <w:rPr>
          <w:rFonts w:cs="Arial"/>
          <w:noProof/>
        </w:rPr>
        <w:t>allowance</w:t>
      </w:r>
      <w:r w:rsidRPr="002D2147">
        <w:rPr>
          <w:rFonts w:cs="Arial"/>
        </w:rPr>
        <w:t xml:space="preserve"> for swelling</w:t>
      </w:r>
      <w:r w:rsidR="00890E8D">
        <w:rPr>
          <w:rFonts w:cs="Arial"/>
        </w:rPr>
        <w:t xml:space="preserve"> also</w:t>
      </w:r>
      <w:r w:rsidRPr="002D2147">
        <w:rPr>
          <w:rFonts w:cs="Arial"/>
        </w:rPr>
        <w:t xml:space="preserve"> must be made. The pouch cell</w:t>
      </w:r>
      <w:r w:rsidR="00B76912">
        <w:rPr>
          <w:rFonts w:cs="Arial"/>
        </w:rPr>
        <w:t xml:space="preserve">s can deliver high </w:t>
      </w:r>
      <w:r w:rsidR="001914B4">
        <w:rPr>
          <w:rFonts w:cs="Arial"/>
        </w:rPr>
        <w:t>currents,</w:t>
      </w:r>
      <w:r w:rsidRPr="002D2147">
        <w:rPr>
          <w:rFonts w:cs="Arial"/>
        </w:rPr>
        <w:t xml:space="preserve"> but it performs best under light loading conditions and with moderate charging. It is cost-effective but exposure to humidity and high temperature can shorten life. Adding a light stack pressure prolongs longevity by preventing delamination. Swelling of 8–10 percent over 500 cycles must be considered with some cell designs</w:t>
      </w:r>
      <w:r w:rsidR="00B66BB5">
        <w:rPr>
          <w:rFonts w:cs="Arial"/>
        </w:rPr>
        <w:t xml:space="preserve"> </w:t>
      </w:r>
      <w:r w:rsidR="00B66BB5">
        <w:rPr>
          <w:rFonts w:cs="Arial"/>
        </w:rPr>
        <w:fldChar w:fldCharType="begin"/>
      </w:r>
      <w:r w:rsidR="00475231">
        <w:rPr>
          <w:rFonts w:cs="Arial"/>
        </w:rPr>
        <w:instrText>ADDIN CITAVI.PLACEHOLDER c323b06f-0da5-4637-96fa-0b14038bca0b PFBsYWNlaG9sZGVyPg0KICA8QWRkSW5WZXJzaW9uPjUuNC4wLjI8L0FkZEluVmVyc2lvbj4NCiAgPElkPmMzMjNiMDZmLTBkYTUtNDYzNy05NmZhLTBiMTQwMzhiY2EwYjwvSWQ+DQogIDxFbnRyaWVzPg0KICAgIDxFbnRyeT4NCiAgICAgIDxJZD5mM2M3YWMxZS1hM2Y2LTQzN2YtYWQwMS05Y2Y1ZDdlODA0MTA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B66BB5">
        <w:rPr>
          <w:rFonts w:cs="Arial"/>
        </w:rPr>
        <w:fldChar w:fldCharType="separate"/>
      </w:r>
      <w:bookmarkStart w:id="63" w:name="_CTVP001c323b06f0da5463796fa0b14038bca0b"/>
      <w:r w:rsidR="00475231">
        <w:rPr>
          <w:rFonts w:cs="Arial"/>
        </w:rPr>
        <w:t>[21]</w:t>
      </w:r>
      <w:bookmarkEnd w:id="63"/>
      <w:r w:rsidR="00B66BB5">
        <w:rPr>
          <w:rFonts w:cs="Arial"/>
        </w:rPr>
        <w:fldChar w:fldCharType="end"/>
      </w:r>
      <w:r w:rsidRPr="002D2147">
        <w:rPr>
          <w:rFonts w:cs="Arial"/>
        </w:rPr>
        <w:t>.</w:t>
      </w:r>
      <w:r w:rsidR="001A0597">
        <w:rPr>
          <w:rFonts w:cs="Arial"/>
        </w:rPr>
        <w:t xml:space="preserve"> It </w:t>
      </w:r>
      <w:r w:rsidR="009229CA">
        <w:rPr>
          <w:rFonts w:cs="Arial"/>
        </w:rPr>
        <w:t>is</w:t>
      </w:r>
      <w:r w:rsidR="001A0597">
        <w:rPr>
          <w:rFonts w:cs="Arial"/>
        </w:rPr>
        <w:t xml:space="preserve"> estimated that in</w:t>
      </w:r>
      <w:r w:rsidR="001A0597" w:rsidRPr="001A0597">
        <w:rPr>
          <w:rFonts w:cs="Arial"/>
        </w:rPr>
        <w:t xml:space="preserve"> </w:t>
      </w:r>
      <w:r w:rsidR="001A0597">
        <w:rPr>
          <w:rFonts w:cs="Arial"/>
        </w:rPr>
        <w:t>the future pouch cells will</w:t>
      </w:r>
      <w:r w:rsidR="009174C4">
        <w:rPr>
          <w:rFonts w:cs="Arial"/>
        </w:rPr>
        <w:t xml:space="preserve"> become cheapest to manufacture</w:t>
      </w:r>
      <w:r w:rsidR="00662161">
        <w:rPr>
          <w:rFonts w:cs="Arial"/>
        </w:rPr>
        <w:t xml:space="preserve"> </w:t>
      </w:r>
      <w:r w:rsidR="00B66BB5">
        <w:rPr>
          <w:rFonts w:cs="Arial"/>
        </w:rPr>
        <w:fldChar w:fldCharType="begin"/>
      </w:r>
      <w:r w:rsidR="00475231">
        <w:rPr>
          <w:rFonts w:cs="Arial"/>
        </w:rPr>
        <w:instrText>ADDIN CITAVI.PLACEHOLDER 97210e3a-053e-4c33-8922-bfd7d006c400 PFBsYWNlaG9sZGVyPg0KICA8QWRkSW5WZXJzaW9uPjUuNC4wLjI8L0FkZEluVmVyc2lvbj4NCiAgPElkPjk3MjEwZTNhLTA1M2UtNGMzMy04OTIyLWJmZDdkMDA2YzQwMDwvSWQ+DQogIDxFbnRyaWVzPg0KICAgIDxFbnRyeT4NCiAgICAgIDxJZD42ZDNiZDFiZC1iNGJhLTQ4OTAtYWNhMy1kMDA1YjIyMGUwODg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B66BB5">
        <w:rPr>
          <w:rFonts w:cs="Arial"/>
        </w:rPr>
        <w:fldChar w:fldCharType="separate"/>
      </w:r>
      <w:bookmarkStart w:id="64" w:name="_CTVP00197210e3a053e4c338922bfd7d006c400"/>
      <w:r w:rsidR="00475231">
        <w:rPr>
          <w:rFonts w:cs="Arial"/>
        </w:rPr>
        <w:t>[21]</w:t>
      </w:r>
      <w:bookmarkEnd w:id="64"/>
      <w:r w:rsidR="00B66BB5">
        <w:rPr>
          <w:rFonts w:cs="Arial"/>
        </w:rPr>
        <w:fldChar w:fldCharType="end"/>
      </w:r>
      <w:r w:rsidR="00503678">
        <w:rPr>
          <w:rFonts w:cs="Arial"/>
        </w:rPr>
        <w:t>.</w:t>
      </w:r>
    </w:p>
    <w:p w14:paraId="768AC24D" w14:textId="784DF2B6" w:rsidR="00E239F6" w:rsidRDefault="00A67139" w:rsidP="00F93B02">
      <w:pPr>
        <w:spacing w:line="360" w:lineRule="auto"/>
        <w:rPr>
          <w:rFonts w:cs="Arial"/>
        </w:rPr>
      </w:pPr>
      <w:r>
        <w:rPr>
          <w:rFonts w:cs="Arial"/>
        </w:rPr>
        <w:t xml:space="preserve">It has already been discussed that </w:t>
      </w:r>
      <w:r w:rsidR="00E239F6">
        <w:rPr>
          <w:rFonts w:cs="Arial"/>
        </w:rPr>
        <w:t>cylindrical cells are used in Tesla Motors electric vehicles, while prismatic cells are common in BMW i3 and pouch type geometry are used Daimler Smart and Renault Zoe. The following three figures show the arrangements of these geometries in</w:t>
      </w:r>
      <w:r w:rsidR="00872649">
        <w:rPr>
          <w:rFonts w:cs="Arial"/>
        </w:rPr>
        <w:t>to battery packs in different EV</w:t>
      </w:r>
      <w:r w:rsidR="00E239F6">
        <w:rPr>
          <w:rFonts w:cs="Arial"/>
        </w:rPr>
        <w:t xml:space="preserve"> cars.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430"/>
      </w:tblGrid>
      <w:tr w:rsidR="00AA12B4" w14:paraId="72F84FB6" w14:textId="77777777" w:rsidTr="004B232B">
        <w:tc>
          <w:tcPr>
            <w:tcW w:w="9061" w:type="dxa"/>
            <w:gridSpan w:val="2"/>
          </w:tcPr>
          <w:p w14:paraId="00436577" w14:textId="77777777" w:rsidR="00AA12B4" w:rsidRDefault="004B232B" w:rsidP="00F93B02">
            <w:pPr>
              <w:spacing w:line="360" w:lineRule="auto"/>
              <w:jc w:val="center"/>
              <w:rPr>
                <w:rFonts w:cs="Arial"/>
              </w:rPr>
            </w:pPr>
            <w:r>
              <w:rPr>
                <w:noProof/>
                <w:lang w:val="de-DE" w:eastAsia="zh-CN"/>
              </w:rPr>
              <w:drawing>
                <wp:inline distT="0" distB="0" distL="0" distR="0" wp14:anchorId="6AA3B677" wp14:editId="06E3658C">
                  <wp:extent cx="4078838"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5732" cy="1994263"/>
                          </a:xfrm>
                          <a:prstGeom prst="rect">
                            <a:avLst/>
                          </a:prstGeom>
                          <a:noFill/>
                          <a:ln>
                            <a:noFill/>
                          </a:ln>
                        </pic:spPr>
                      </pic:pic>
                    </a:graphicData>
                  </a:graphic>
                </wp:inline>
              </w:drawing>
            </w:r>
          </w:p>
          <w:p w14:paraId="4EA38A2A" w14:textId="1A4F44C4" w:rsidR="004B232B" w:rsidRDefault="004B232B" w:rsidP="00F93B02">
            <w:pPr>
              <w:spacing w:line="360" w:lineRule="auto"/>
              <w:jc w:val="center"/>
              <w:rPr>
                <w:rFonts w:cs="Arial"/>
              </w:rPr>
            </w:pPr>
            <w:r>
              <w:rPr>
                <w:rFonts w:cs="Arial"/>
              </w:rPr>
              <w:t>(a)</w:t>
            </w:r>
          </w:p>
        </w:tc>
      </w:tr>
      <w:tr w:rsidR="00AA12B4" w14:paraId="4D780E47" w14:textId="77777777" w:rsidTr="004B232B">
        <w:tc>
          <w:tcPr>
            <w:tcW w:w="4530" w:type="dxa"/>
          </w:tcPr>
          <w:p w14:paraId="4109DB0F" w14:textId="77777777" w:rsidR="00AA12B4" w:rsidRDefault="004B232B" w:rsidP="00F93B02">
            <w:pPr>
              <w:spacing w:line="360" w:lineRule="auto"/>
              <w:jc w:val="center"/>
              <w:rPr>
                <w:rFonts w:cs="Arial"/>
              </w:rPr>
            </w:pPr>
            <w:r>
              <w:rPr>
                <w:noProof/>
                <w:lang w:val="de-DE" w:eastAsia="zh-CN"/>
              </w:rPr>
              <w:drawing>
                <wp:inline distT="0" distB="0" distL="0" distR="0" wp14:anchorId="46F637C2" wp14:editId="0570AD1B">
                  <wp:extent cx="2209800" cy="1624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160" t="19876" r="10516" b="5315"/>
                          <a:stretch/>
                        </pic:blipFill>
                        <pic:spPr bwMode="auto">
                          <a:xfrm>
                            <a:off x="0" y="0"/>
                            <a:ext cx="2226693" cy="1636747"/>
                          </a:xfrm>
                          <a:prstGeom prst="rect">
                            <a:avLst/>
                          </a:prstGeom>
                          <a:noFill/>
                          <a:ln>
                            <a:noFill/>
                          </a:ln>
                          <a:extLst>
                            <a:ext uri="{53640926-AAD7-44D8-BBD7-CCE9431645EC}">
                              <a14:shadowObscured xmlns:a14="http://schemas.microsoft.com/office/drawing/2010/main"/>
                            </a:ext>
                          </a:extLst>
                        </pic:spPr>
                      </pic:pic>
                    </a:graphicData>
                  </a:graphic>
                </wp:inline>
              </w:drawing>
            </w:r>
          </w:p>
          <w:p w14:paraId="3B16ECE2" w14:textId="53C79AC1" w:rsidR="004B232B" w:rsidRDefault="004B232B" w:rsidP="00F93B02">
            <w:pPr>
              <w:spacing w:line="360" w:lineRule="auto"/>
              <w:jc w:val="center"/>
              <w:rPr>
                <w:rFonts w:cs="Arial"/>
              </w:rPr>
            </w:pPr>
            <w:r>
              <w:rPr>
                <w:rFonts w:cs="Arial"/>
              </w:rPr>
              <w:t>(b)</w:t>
            </w:r>
          </w:p>
        </w:tc>
        <w:tc>
          <w:tcPr>
            <w:tcW w:w="4531" w:type="dxa"/>
          </w:tcPr>
          <w:p w14:paraId="5C1EE30B" w14:textId="77777777" w:rsidR="00AA12B4" w:rsidRDefault="004B232B" w:rsidP="00F93B02">
            <w:pPr>
              <w:spacing w:line="360" w:lineRule="auto"/>
              <w:jc w:val="center"/>
              <w:rPr>
                <w:rFonts w:cs="Arial"/>
              </w:rPr>
            </w:pPr>
            <w:r>
              <w:rPr>
                <w:noProof/>
                <w:lang w:val="de-DE" w:eastAsia="zh-CN"/>
              </w:rPr>
              <w:drawing>
                <wp:inline distT="0" distB="0" distL="0" distR="0" wp14:anchorId="7A393165" wp14:editId="68A7C0B4">
                  <wp:extent cx="2276475" cy="1643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206" t="18871" r="12153" b="5633"/>
                          <a:stretch/>
                        </pic:blipFill>
                        <pic:spPr bwMode="auto">
                          <a:xfrm>
                            <a:off x="0" y="0"/>
                            <a:ext cx="2306810" cy="1665558"/>
                          </a:xfrm>
                          <a:prstGeom prst="rect">
                            <a:avLst/>
                          </a:prstGeom>
                          <a:noFill/>
                          <a:ln>
                            <a:noFill/>
                          </a:ln>
                          <a:extLst>
                            <a:ext uri="{53640926-AAD7-44D8-BBD7-CCE9431645EC}">
                              <a14:shadowObscured xmlns:a14="http://schemas.microsoft.com/office/drawing/2010/main"/>
                            </a:ext>
                          </a:extLst>
                        </pic:spPr>
                      </pic:pic>
                    </a:graphicData>
                  </a:graphic>
                </wp:inline>
              </w:drawing>
            </w:r>
          </w:p>
          <w:p w14:paraId="798A6600" w14:textId="4808E67D" w:rsidR="004B232B" w:rsidRDefault="004B232B" w:rsidP="00F93B02">
            <w:pPr>
              <w:spacing w:line="360" w:lineRule="auto"/>
              <w:jc w:val="center"/>
              <w:rPr>
                <w:rFonts w:cs="Arial"/>
              </w:rPr>
            </w:pPr>
            <w:r>
              <w:rPr>
                <w:rFonts w:cs="Arial"/>
              </w:rPr>
              <w:t>(c)</w:t>
            </w:r>
          </w:p>
        </w:tc>
      </w:tr>
    </w:tbl>
    <w:p w14:paraId="3AC1C2FF" w14:textId="2D8A0ECF" w:rsidR="00E239F6" w:rsidRPr="00890E8D" w:rsidRDefault="007F5B6A" w:rsidP="00890E8D">
      <w:pPr>
        <w:pStyle w:val="Caption"/>
        <w:spacing w:line="360" w:lineRule="auto"/>
        <w:jc w:val="both"/>
        <w:rPr>
          <w:rFonts w:cs="Arial"/>
          <w:sz w:val="20"/>
          <w:szCs w:val="20"/>
        </w:rPr>
      </w:pPr>
      <w:bookmarkStart w:id="65" w:name="_Ref521402572"/>
      <w:bookmarkStart w:id="66" w:name="_Toc528066875"/>
      <w:r w:rsidRPr="00890E8D">
        <w:rPr>
          <w:sz w:val="20"/>
          <w:szCs w:val="20"/>
        </w:rPr>
        <w:t xml:space="preserve">Figure </w:t>
      </w:r>
      <w:r w:rsidR="00FD51A6" w:rsidRPr="00890E8D">
        <w:rPr>
          <w:sz w:val="20"/>
          <w:szCs w:val="20"/>
        </w:rPr>
        <w:fldChar w:fldCharType="begin"/>
      </w:r>
      <w:r w:rsidR="00FD51A6" w:rsidRPr="00890E8D">
        <w:rPr>
          <w:sz w:val="20"/>
          <w:szCs w:val="20"/>
        </w:rPr>
        <w:instrText xml:space="preserve"> STYLEREF 1 \s </w:instrText>
      </w:r>
      <w:r w:rsidR="00FD51A6" w:rsidRPr="00890E8D">
        <w:rPr>
          <w:sz w:val="20"/>
          <w:szCs w:val="20"/>
        </w:rPr>
        <w:fldChar w:fldCharType="separate"/>
      </w:r>
      <w:r w:rsidR="00A440CB">
        <w:rPr>
          <w:noProof/>
          <w:sz w:val="20"/>
          <w:szCs w:val="20"/>
        </w:rPr>
        <w:t>2</w:t>
      </w:r>
      <w:r w:rsidR="00FD51A6" w:rsidRPr="00890E8D">
        <w:rPr>
          <w:sz w:val="20"/>
          <w:szCs w:val="20"/>
        </w:rPr>
        <w:fldChar w:fldCharType="end"/>
      </w:r>
      <w:r w:rsidR="00FD51A6" w:rsidRPr="00890E8D">
        <w:rPr>
          <w:sz w:val="20"/>
          <w:szCs w:val="20"/>
        </w:rPr>
        <w:t>.</w:t>
      </w:r>
      <w:r w:rsidR="00FD51A6" w:rsidRPr="00890E8D">
        <w:rPr>
          <w:sz w:val="20"/>
          <w:szCs w:val="20"/>
        </w:rPr>
        <w:fldChar w:fldCharType="begin"/>
      </w:r>
      <w:r w:rsidR="00FD51A6" w:rsidRPr="00890E8D">
        <w:rPr>
          <w:sz w:val="20"/>
          <w:szCs w:val="20"/>
        </w:rPr>
        <w:instrText xml:space="preserve"> SEQ Figure \* ARABIC \s 1 </w:instrText>
      </w:r>
      <w:r w:rsidR="00FD51A6" w:rsidRPr="00890E8D">
        <w:rPr>
          <w:sz w:val="20"/>
          <w:szCs w:val="20"/>
        </w:rPr>
        <w:fldChar w:fldCharType="separate"/>
      </w:r>
      <w:r w:rsidR="00A440CB">
        <w:rPr>
          <w:noProof/>
          <w:sz w:val="20"/>
          <w:szCs w:val="20"/>
        </w:rPr>
        <w:t>6</w:t>
      </w:r>
      <w:r w:rsidR="00FD51A6" w:rsidRPr="00890E8D">
        <w:rPr>
          <w:sz w:val="20"/>
          <w:szCs w:val="20"/>
        </w:rPr>
        <w:fldChar w:fldCharType="end"/>
      </w:r>
      <w:bookmarkEnd w:id="65"/>
      <w:r w:rsidRPr="00890E8D">
        <w:rPr>
          <w:noProof/>
          <w:sz w:val="20"/>
          <w:szCs w:val="20"/>
        </w:rPr>
        <w:t xml:space="preserve">. Battery pack arrangement for (a) Cylindrical </w:t>
      </w:r>
      <w:r w:rsidR="00EF12F3" w:rsidRPr="00890E8D">
        <w:rPr>
          <w:noProof/>
          <w:sz w:val="20"/>
          <w:szCs w:val="20"/>
        </w:rPr>
        <w:fldChar w:fldCharType="begin"/>
      </w:r>
      <w:r w:rsidR="00475231" w:rsidRPr="00890E8D">
        <w:rPr>
          <w:noProof/>
          <w:sz w:val="20"/>
          <w:szCs w:val="20"/>
        </w:rPr>
        <w:instrText>ADDIN CITAVI.PLACEHOLDER 8a96f1a0-3b15-40db-8c29-6aef7f040aff PFBsYWNlaG9sZGVyPg0KICA8QWRkSW5WZXJzaW9uPjUuNC4wLjI8L0FkZEluVmVyc2lvbj4NCiAgPElkPjhhOTZmMWEwLTNiMTUtNDBkYi04YzI5LTZhZWY3ZjA0MGFmZjwvSWQ+DQogIDxFbnRyaWVzPg0KICAgIDxFbnRyeT4NCiAgICAgIDxJZD4zOTFiZDIzZS05NjQwLTQ4NTQtOTU3NC00MjA2YjNlM2MzYjg8L0lkPg0KICAgICAgPFJlZmVyZW5jZUlkPjY0MmI0ZDRjLWI0YTYtNGI4NC1hOWYzLWI4YmQ4NjE1Mzg2Zj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zXTwvVGV4dD4NCiAgICA8L1RleHRVbml0Pg0KICA8L1RleHRVbml0cz4NCjwvUGxhY2Vob2xkZXI+</w:instrText>
      </w:r>
      <w:r w:rsidR="00EF12F3" w:rsidRPr="00890E8D">
        <w:rPr>
          <w:noProof/>
          <w:sz w:val="20"/>
          <w:szCs w:val="20"/>
        </w:rPr>
        <w:fldChar w:fldCharType="separate"/>
      </w:r>
      <w:bookmarkStart w:id="67" w:name="_CTVP0018a96f1a03b1540db8c296aef7f040aff"/>
      <w:r w:rsidR="00475231" w:rsidRPr="00890E8D">
        <w:rPr>
          <w:noProof/>
          <w:sz w:val="20"/>
          <w:szCs w:val="20"/>
        </w:rPr>
        <w:t>[23]</w:t>
      </w:r>
      <w:bookmarkEnd w:id="67"/>
      <w:r w:rsidR="00EF12F3" w:rsidRPr="00890E8D">
        <w:rPr>
          <w:noProof/>
          <w:sz w:val="20"/>
          <w:szCs w:val="20"/>
        </w:rPr>
        <w:fldChar w:fldCharType="end"/>
      </w:r>
      <w:r w:rsidRPr="00890E8D">
        <w:rPr>
          <w:noProof/>
          <w:sz w:val="20"/>
          <w:szCs w:val="20"/>
        </w:rPr>
        <w:t>, (b) Pouch</w:t>
      </w:r>
      <w:r w:rsidR="000E1CB7" w:rsidRPr="00890E8D">
        <w:rPr>
          <w:noProof/>
          <w:sz w:val="20"/>
          <w:szCs w:val="20"/>
        </w:rPr>
        <w:t xml:space="preserve"> </w:t>
      </w:r>
      <w:r w:rsidR="00EF12F3" w:rsidRPr="00890E8D">
        <w:rPr>
          <w:noProof/>
          <w:sz w:val="20"/>
          <w:szCs w:val="20"/>
        </w:rPr>
        <w:fldChar w:fldCharType="begin"/>
      </w:r>
      <w:r w:rsidR="00475231" w:rsidRPr="00890E8D">
        <w:rPr>
          <w:noProof/>
          <w:sz w:val="20"/>
          <w:szCs w:val="20"/>
        </w:rPr>
        <w:instrText>ADDIN CITAVI.PLACEHOLDER 68c79290-d475-47ca-8a56-db30bf2c549f PFBsYWNlaG9sZGVyPg0KICA8QWRkSW5WZXJzaW9uPjUuNC4wLjI8L0FkZEluVmVyc2lvbj4NCiAgPElkPjY4Yzc5MjkwLWQ0NzUtNDdjYS04YTU2LWRiMzBiZjJjNTQ5ZjwvSWQ+DQogIDxFbnRyaWVzPg0KICAgIDxFbnRyeT4NCiAgICAgIDxJZD4zN2ZhYTRhMC05ZmRjLTQ0ZTQtYjY1NS05NjcwNTZlOGIzNGI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VxdWVuY2VOdW1iZXI+NjQ8L1NlcXVlbmNlTnVtYmVy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y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0XTwvVGV4dD4NCiAgICA8L1RleHRVbml0Pg0KICA8L1RleHRVbml0cz4NCjwvUGxhY2Vob2xkZXI+</w:instrText>
      </w:r>
      <w:r w:rsidR="00EF12F3" w:rsidRPr="00890E8D">
        <w:rPr>
          <w:noProof/>
          <w:sz w:val="20"/>
          <w:szCs w:val="20"/>
        </w:rPr>
        <w:fldChar w:fldCharType="separate"/>
      </w:r>
      <w:bookmarkStart w:id="68" w:name="_CTVP00168c79290d47547ca8a56db30bf2c549f"/>
      <w:r w:rsidR="00475231" w:rsidRPr="00890E8D">
        <w:rPr>
          <w:noProof/>
          <w:sz w:val="20"/>
          <w:szCs w:val="20"/>
        </w:rPr>
        <w:t>[24]</w:t>
      </w:r>
      <w:bookmarkEnd w:id="68"/>
      <w:r w:rsidR="00EF12F3" w:rsidRPr="00890E8D">
        <w:rPr>
          <w:noProof/>
          <w:sz w:val="20"/>
          <w:szCs w:val="20"/>
        </w:rPr>
        <w:fldChar w:fldCharType="end"/>
      </w:r>
      <w:r w:rsidRPr="00890E8D">
        <w:rPr>
          <w:noProof/>
          <w:sz w:val="20"/>
          <w:szCs w:val="20"/>
        </w:rPr>
        <w:t>, (c) Prismatic cells</w:t>
      </w:r>
      <w:r w:rsidR="000E1CB7" w:rsidRPr="00890E8D">
        <w:rPr>
          <w:noProof/>
          <w:sz w:val="20"/>
          <w:szCs w:val="20"/>
        </w:rPr>
        <w:t xml:space="preserve"> </w:t>
      </w:r>
      <w:r w:rsidR="00EF12F3" w:rsidRPr="00890E8D">
        <w:rPr>
          <w:noProof/>
          <w:sz w:val="20"/>
          <w:szCs w:val="20"/>
        </w:rPr>
        <w:fldChar w:fldCharType="begin"/>
      </w:r>
      <w:r w:rsidR="00475231" w:rsidRPr="00890E8D">
        <w:rPr>
          <w:noProof/>
          <w:sz w:val="20"/>
          <w:szCs w:val="20"/>
        </w:rPr>
        <w:instrText>ADDIN CITAVI.PLACEHOLDER a801d8c9-2825-4263-adbb-14aea23a3cd7 PFBsYWNlaG9sZGVyPg0KICA8QWRkSW5WZXJzaW9uPjUuNC4wLjI8L0FkZEluVmVyc2lvbj4NCiAgPElkPmE4MDFkOGM5LTI4MjUtNDI2My1hZGJiLTE0YWVhMjNhM2NkNzwvSWQ+DQogIDxFbnRyaWVzPg0KICAgIDxFbnRyeT4NCiAgICAgIDxJZD5lNTg1MzgyMy0xMDc1LTQyYjYtOGY1MC0wZTcxMjEwNzkzZTk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VxdWVuY2VOdW1iZXI+NjQ8L1NlcXVlbmNlTnVtYmVy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y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0XTwvVGV4dD4NCiAgICA8L1RleHRVbml0Pg0KICA8L1RleHRVbml0cz4NCjwvUGxhY2Vob2xkZXI+</w:instrText>
      </w:r>
      <w:r w:rsidR="00EF12F3" w:rsidRPr="00890E8D">
        <w:rPr>
          <w:noProof/>
          <w:sz w:val="20"/>
          <w:szCs w:val="20"/>
        </w:rPr>
        <w:fldChar w:fldCharType="separate"/>
      </w:r>
      <w:bookmarkStart w:id="69" w:name="_CTVP001a801d8c928254263adbb14aea23a3cd7"/>
      <w:r w:rsidR="00475231" w:rsidRPr="00890E8D">
        <w:rPr>
          <w:noProof/>
          <w:sz w:val="20"/>
          <w:szCs w:val="20"/>
        </w:rPr>
        <w:t>[24]</w:t>
      </w:r>
      <w:bookmarkEnd w:id="66"/>
      <w:bookmarkEnd w:id="69"/>
      <w:r w:rsidR="00EF12F3" w:rsidRPr="00890E8D">
        <w:rPr>
          <w:noProof/>
          <w:sz w:val="20"/>
          <w:szCs w:val="20"/>
        </w:rPr>
        <w:fldChar w:fldCharType="end"/>
      </w:r>
      <w:r w:rsidR="00503678" w:rsidRPr="00890E8D">
        <w:rPr>
          <w:noProof/>
          <w:sz w:val="20"/>
          <w:szCs w:val="20"/>
        </w:rPr>
        <w:t xml:space="preserve"> </w:t>
      </w:r>
    </w:p>
    <w:p w14:paraId="36627B31" w14:textId="2CE9C9A1" w:rsidR="00520BE0" w:rsidRDefault="00EF12F3" w:rsidP="00F93B02">
      <w:pPr>
        <w:spacing w:line="360" w:lineRule="auto"/>
        <w:rPr>
          <w:rFonts w:cs="Arial"/>
        </w:rPr>
      </w:pPr>
      <w:r>
        <w:rPr>
          <w:rFonts w:cs="Arial"/>
        </w:rPr>
        <w:lastRenderedPageBreak/>
        <w:fldChar w:fldCharType="begin"/>
      </w:r>
      <w:r w:rsidR="000A0D9B">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A440CB" w:rsidRPr="00A440CB">
        <w:t xml:space="preserve">Figure </w:t>
      </w:r>
      <w:r w:rsidR="00A440CB" w:rsidRPr="00A440CB">
        <w:rPr>
          <w:noProof/>
        </w:rPr>
        <w:t>2.6</w:t>
      </w:r>
      <w:r>
        <w:rPr>
          <w:rFonts w:cs="Arial"/>
        </w:rPr>
        <w:fldChar w:fldCharType="end"/>
      </w:r>
      <w:r w:rsidR="001C27BC">
        <w:rPr>
          <w:rFonts w:cs="Arial"/>
        </w:rPr>
        <w:t xml:space="preserve"> (a)</w:t>
      </w:r>
      <w:r w:rsidR="007E295D">
        <w:rPr>
          <w:rFonts w:cs="Arial"/>
        </w:rPr>
        <w:t xml:space="preserve"> shows</w:t>
      </w:r>
      <w:r w:rsidR="000A0D9B">
        <w:rPr>
          <w:rFonts w:cs="Arial"/>
        </w:rPr>
        <w:t xml:space="preserve"> </w:t>
      </w:r>
      <w:r w:rsidR="000A0D9B" w:rsidRPr="00B90591">
        <w:rPr>
          <w:rFonts w:cs="Arial"/>
          <w:noProof/>
        </w:rPr>
        <w:t>18650</w:t>
      </w:r>
      <w:r w:rsidR="000A0D9B">
        <w:rPr>
          <w:rFonts w:cs="Arial"/>
        </w:rPr>
        <w:t xml:space="preserve"> cylindrical cell battery pack for the Tesla S model. </w:t>
      </w:r>
      <w:r w:rsidR="005F5F18">
        <w:fldChar w:fldCharType="begin"/>
      </w:r>
      <w:r w:rsidR="005F5F18">
        <w:instrText xml:space="preserve"> REF _Ref521402572 \h  \* MERGEFORMAT </w:instrText>
      </w:r>
      <w:r w:rsidR="005F5F18">
        <w:fldChar w:fldCharType="separate"/>
      </w:r>
      <w:r w:rsidR="00A440CB" w:rsidRPr="00A440CB">
        <w:t xml:space="preserve">Figure </w:t>
      </w:r>
      <w:r w:rsidR="00A440CB" w:rsidRPr="00A440CB">
        <w:rPr>
          <w:noProof/>
        </w:rPr>
        <w:t>2.6</w:t>
      </w:r>
      <w:r w:rsidR="005F5F18">
        <w:fldChar w:fldCharType="end"/>
      </w:r>
      <w:r w:rsidR="001C27BC">
        <w:t xml:space="preserve"> (</w:t>
      </w:r>
      <w:r w:rsidR="000A0D9B">
        <w:rPr>
          <w:rFonts w:cs="Arial"/>
        </w:rPr>
        <w:t>b</w:t>
      </w:r>
      <w:r w:rsidR="001C27BC">
        <w:rPr>
          <w:rFonts w:cs="Arial"/>
        </w:rPr>
        <w:t>)</w:t>
      </w:r>
      <w:r w:rsidR="000A0D9B">
        <w:rPr>
          <w:rFonts w:cs="Arial"/>
        </w:rPr>
        <w:t xml:space="preserve"> and </w:t>
      </w:r>
      <w:r w:rsidR="005F5F18">
        <w:fldChar w:fldCharType="begin"/>
      </w:r>
      <w:r w:rsidR="005F5F18">
        <w:instrText xml:space="preserve"> REF _Ref521402572 \h  \* MERGEFORMAT </w:instrText>
      </w:r>
      <w:r w:rsidR="005F5F18">
        <w:fldChar w:fldCharType="separate"/>
      </w:r>
      <w:r w:rsidR="00A440CB" w:rsidRPr="00A440CB">
        <w:t xml:space="preserve">Figure </w:t>
      </w:r>
      <w:r w:rsidR="00A440CB" w:rsidRPr="00A440CB">
        <w:rPr>
          <w:noProof/>
        </w:rPr>
        <w:t>2.6</w:t>
      </w:r>
      <w:r w:rsidR="005F5F18">
        <w:fldChar w:fldCharType="end"/>
      </w:r>
      <w:r w:rsidR="001C27BC">
        <w:t xml:space="preserve"> (</w:t>
      </w:r>
      <w:r w:rsidR="000A0D9B">
        <w:rPr>
          <w:rFonts w:cs="Arial"/>
        </w:rPr>
        <w:t>c</w:t>
      </w:r>
      <w:r w:rsidR="001C27BC">
        <w:rPr>
          <w:rFonts w:cs="Arial"/>
        </w:rPr>
        <w:t>)</w:t>
      </w:r>
      <w:r w:rsidR="000A0D9B">
        <w:rPr>
          <w:rFonts w:cs="Arial"/>
        </w:rPr>
        <w:t xml:space="preserve"> show the pouch an</w:t>
      </w:r>
      <w:r w:rsidR="007E295D">
        <w:rPr>
          <w:rFonts w:cs="Arial"/>
        </w:rPr>
        <w:t>d prismatic cell battery packs w</w:t>
      </w:r>
      <w:r w:rsidR="000A0D9B">
        <w:rPr>
          <w:rFonts w:cs="Arial"/>
        </w:rPr>
        <w:t xml:space="preserve">hich are being developed by AUDI for their future electric cars. </w:t>
      </w:r>
      <w:r w:rsidR="00A5037D">
        <w:rPr>
          <w:rFonts w:cs="Arial"/>
        </w:rPr>
        <w:t>While the cylindrical cells leave behind some space from one cell to another due to their cylindrical shape, prismatic and pouch geometries show a more compact packaging, with the thin pouches providing scope for more flexibility.</w:t>
      </w:r>
    </w:p>
    <w:p w14:paraId="1C58F6F8" w14:textId="4D1D7490" w:rsidR="00E82EBB" w:rsidRPr="001A2374" w:rsidRDefault="00E82EBB" w:rsidP="001A2374">
      <w:pPr>
        <w:pStyle w:val="Caption"/>
        <w:spacing w:line="360" w:lineRule="auto"/>
        <w:jc w:val="both"/>
        <w:rPr>
          <w:rFonts w:cs="Arial"/>
          <w:sz w:val="20"/>
          <w:szCs w:val="20"/>
        </w:rPr>
      </w:pPr>
      <w:bookmarkStart w:id="70" w:name="_Ref520908968"/>
      <w:bookmarkStart w:id="71" w:name="_Ref526195931"/>
      <w:bookmarkStart w:id="72" w:name="_Toc528066896"/>
      <w:r w:rsidRPr="001A2374">
        <w:rPr>
          <w:sz w:val="20"/>
          <w:szCs w:val="20"/>
        </w:rPr>
        <w:t xml:space="preserve">Table </w:t>
      </w:r>
      <w:r w:rsidR="00CA6FF9" w:rsidRPr="001A2374">
        <w:rPr>
          <w:sz w:val="20"/>
          <w:szCs w:val="20"/>
        </w:rPr>
        <w:fldChar w:fldCharType="begin"/>
      </w:r>
      <w:r w:rsidR="00CA6FF9" w:rsidRPr="001A2374">
        <w:rPr>
          <w:sz w:val="20"/>
          <w:szCs w:val="20"/>
        </w:rPr>
        <w:instrText xml:space="preserve"> STYLEREF 1 \s </w:instrText>
      </w:r>
      <w:r w:rsidR="00CA6FF9" w:rsidRPr="001A2374">
        <w:rPr>
          <w:sz w:val="20"/>
          <w:szCs w:val="20"/>
        </w:rPr>
        <w:fldChar w:fldCharType="separate"/>
      </w:r>
      <w:r w:rsidR="00A440CB">
        <w:rPr>
          <w:noProof/>
          <w:sz w:val="20"/>
          <w:szCs w:val="20"/>
        </w:rPr>
        <w:t>2</w:t>
      </w:r>
      <w:r w:rsidR="00CA6FF9" w:rsidRPr="001A2374">
        <w:rPr>
          <w:sz w:val="20"/>
          <w:szCs w:val="20"/>
        </w:rPr>
        <w:fldChar w:fldCharType="end"/>
      </w:r>
      <w:r w:rsidR="00CA6FF9" w:rsidRPr="001A2374">
        <w:rPr>
          <w:sz w:val="20"/>
          <w:szCs w:val="20"/>
        </w:rPr>
        <w:t>.</w:t>
      </w:r>
      <w:r w:rsidR="00CA6FF9" w:rsidRPr="001A2374">
        <w:rPr>
          <w:sz w:val="20"/>
          <w:szCs w:val="20"/>
        </w:rPr>
        <w:fldChar w:fldCharType="begin"/>
      </w:r>
      <w:r w:rsidR="00CA6FF9" w:rsidRPr="001A2374">
        <w:rPr>
          <w:sz w:val="20"/>
          <w:szCs w:val="20"/>
        </w:rPr>
        <w:instrText xml:space="preserve"> SEQ Table \* ARABIC \s 1 </w:instrText>
      </w:r>
      <w:r w:rsidR="00CA6FF9" w:rsidRPr="001A2374">
        <w:rPr>
          <w:sz w:val="20"/>
          <w:szCs w:val="20"/>
        </w:rPr>
        <w:fldChar w:fldCharType="separate"/>
      </w:r>
      <w:r w:rsidR="00A440CB">
        <w:rPr>
          <w:noProof/>
          <w:sz w:val="20"/>
          <w:szCs w:val="20"/>
        </w:rPr>
        <w:t>3</w:t>
      </w:r>
      <w:r w:rsidR="00CA6FF9" w:rsidRPr="001A2374">
        <w:rPr>
          <w:sz w:val="20"/>
          <w:szCs w:val="20"/>
        </w:rPr>
        <w:fldChar w:fldCharType="end"/>
      </w:r>
      <w:bookmarkEnd w:id="70"/>
      <w:bookmarkEnd w:id="71"/>
      <w:r w:rsidRPr="001A2374">
        <w:rPr>
          <w:sz w:val="20"/>
          <w:szCs w:val="20"/>
        </w:rPr>
        <w:t>. Comparison of cell packaging geometries</w:t>
      </w:r>
      <w:r w:rsidR="00633809" w:rsidRPr="001A2374">
        <w:rPr>
          <w:sz w:val="20"/>
          <w:szCs w:val="20"/>
        </w:rPr>
        <w:t xml:space="preserve"> </w:t>
      </w:r>
      <w:r w:rsidR="00EF12F3" w:rsidRPr="001A2374">
        <w:rPr>
          <w:sz w:val="20"/>
          <w:szCs w:val="20"/>
        </w:rPr>
        <w:fldChar w:fldCharType="begin"/>
      </w:r>
      <w:r w:rsidR="00475231" w:rsidRPr="001A2374">
        <w:rPr>
          <w:sz w:val="20"/>
          <w:szCs w:val="20"/>
        </w:rPr>
        <w:instrText>ADDIN CITAVI.PLACEHOLDER a2c3e87c-e7c7-4050-ac39-1b7831693a30 PFBsYWNlaG9sZGVyPg0KICA8QWRkSW5WZXJzaW9uPjUuNC4wLjI8L0FkZEluVmVyc2lvbj4NCiAgPElkPmEyYzNlODdjLWU3YzctNDA1MC1hYzM5LTFiNzgzMTY5M2EzMDwvSWQ+DQogIDxFbnRyaWVzPg0KICAgIDxFbnRyeT4NCiAgICAgIDxJZD4zZWMyZjQyMS1mZGJhLTRmMjctYWEyNS0yODgzYjg1MmQ3ZTE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j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V08L1RleHQ+DQogICAgPC9UZXh0VW5pdD4NCiAgPC9UZXh0VW5pdHM+DQo8L1BsYWNlaG9sZGVyPg==</w:instrText>
      </w:r>
      <w:r w:rsidR="00EF12F3" w:rsidRPr="001A2374">
        <w:rPr>
          <w:sz w:val="20"/>
          <w:szCs w:val="20"/>
        </w:rPr>
        <w:fldChar w:fldCharType="separate"/>
      </w:r>
      <w:bookmarkStart w:id="73" w:name="_CTVP001a2c3e87ce7c74050ac391b7831693a30"/>
      <w:r w:rsidR="00475231" w:rsidRPr="001A2374">
        <w:rPr>
          <w:sz w:val="20"/>
          <w:szCs w:val="20"/>
        </w:rPr>
        <w:t>[25]</w:t>
      </w:r>
      <w:bookmarkEnd w:id="72"/>
      <w:bookmarkEnd w:id="73"/>
      <w:r w:rsidR="00EF12F3" w:rsidRPr="001A2374">
        <w:rPr>
          <w:sz w:val="20"/>
          <w:szCs w:val="20"/>
        </w:rPr>
        <w:fldChar w:fldCharType="end"/>
      </w:r>
    </w:p>
    <w:tbl>
      <w:tblPr>
        <w:tblStyle w:val="LightShading-Accent1"/>
        <w:tblW w:w="4971" w:type="pct"/>
        <w:tblLook w:val="0660" w:firstRow="1" w:lastRow="1" w:firstColumn="0" w:lastColumn="0" w:noHBand="1" w:noVBand="1"/>
      </w:tblPr>
      <w:tblGrid>
        <w:gridCol w:w="2560"/>
        <w:gridCol w:w="3814"/>
        <w:gridCol w:w="2410"/>
      </w:tblGrid>
      <w:tr w:rsidR="00996B94" w:rsidRPr="0089652D" w14:paraId="241ADEDB" w14:textId="77777777" w:rsidTr="00996B94">
        <w:trPr>
          <w:cnfStyle w:val="100000000000" w:firstRow="1" w:lastRow="0" w:firstColumn="0" w:lastColumn="0" w:oddVBand="0" w:evenVBand="0" w:oddHBand="0" w:evenHBand="0" w:firstRowFirstColumn="0" w:firstRowLastColumn="0" w:lastRowFirstColumn="0" w:lastRowLastColumn="0"/>
        </w:trPr>
        <w:tc>
          <w:tcPr>
            <w:tcW w:w="1457" w:type="pct"/>
            <w:tcBorders>
              <w:left w:val="single" w:sz="4" w:space="0" w:color="auto"/>
              <w:right w:val="single" w:sz="4" w:space="0" w:color="auto"/>
            </w:tcBorders>
          </w:tcPr>
          <w:p w14:paraId="1C0756B2" w14:textId="77777777" w:rsidR="00996B94" w:rsidRPr="0089652D" w:rsidRDefault="00996B94" w:rsidP="00911EA3">
            <w:pPr>
              <w:spacing w:after="0" w:line="360" w:lineRule="auto"/>
              <w:rPr>
                <w:rFonts w:cs="Arial"/>
                <w:color w:val="auto"/>
              </w:rPr>
            </w:pPr>
            <w:r w:rsidRPr="0089652D">
              <w:rPr>
                <w:rFonts w:cs="Arial"/>
                <w:color w:val="auto"/>
              </w:rPr>
              <w:t>Cylindrical</w:t>
            </w:r>
          </w:p>
        </w:tc>
        <w:tc>
          <w:tcPr>
            <w:tcW w:w="2171" w:type="pct"/>
            <w:tcBorders>
              <w:left w:val="single" w:sz="4" w:space="0" w:color="auto"/>
              <w:right w:val="single" w:sz="4" w:space="0" w:color="auto"/>
            </w:tcBorders>
          </w:tcPr>
          <w:p w14:paraId="6095B2E5" w14:textId="77777777" w:rsidR="00996B94" w:rsidRPr="0089652D" w:rsidRDefault="00996B94" w:rsidP="00911EA3">
            <w:pPr>
              <w:spacing w:after="0" w:line="360" w:lineRule="auto"/>
              <w:rPr>
                <w:rFonts w:cs="Arial"/>
                <w:color w:val="auto"/>
              </w:rPr>
            </w:pPr>
            <w:r w:rsidRPr="0089652D">
              <w:rPr>
                <w:rFonts w:cs="Arial"/>
                <w:color w:val="auto"/>
              </w:rPr>
              <w:t>Prismatic</w:t>
            </w:r>
          </w:p>
        </w:tc>
        <w:tc>
          <w:tcPr>
            <w:tcW w:w="1372" w:type="pct"/>
            <w:tcBorders>
              <w:left w:val="single" w:sz="4" w:space="0" w:color="auto"/>
              <w:right w:val="single" w:sz="4" w:space="0" w:color="auto"/>
            </w:tcBorders>
          </w:tcPr>
          <w:p w14:paraId="69FCD8ED" w14:textId="77777777" w:rsidR="00996B94" w:rsidRPr="0089652D" w:rsidRDefault="00996B94" w:rsidP="00911EA3">
            <w:pPr>
              <w:spacing w:after="0" w:line="360" w:lineRule="auto"/>
              <w:rPr>
                <w:rFonts w:cs="Arial"/>
                <w:color w:val="auto"/>
              </w:rPr>
            </w:pPr>
            <w:r w:rsidRPr="0089652D">
              <w:rPr>
                <w:rFonts w:cs="Arial"/>
                <w:color w:val="auto"/>
              </w:rPr>
              <w:t>Pouch</w:t>
            </w:r>
          </w:p>
        </w:tc>
      </w:tr>
      <w:tr w:rsidR="00996B94" w:rsidRPr="0089652D" w14:paraId="69F30D93" w14:textId="77777777" w:rsidTr="00996B94">
        <w:trPr>
          <w:trHeight w:val="1094"/>
        </w:trPr>
        <w:tc>
          <w:tcPr>
            <w:tcW w:w="1457" w:type="pct"/>
            <w:tcBorders>
              <w:top w:val="single" w:sz="8" w:space="0" w:color="4F81BD" w:themeColor="accent1"/>
              <w:left w:val="single" w:sz="4" w:space="0" w:color="auto"/>
              <w:bottom w:val="single" w:sz="4" w:space="0" w:color="auto"/>
              <w:right w:val="single" w:sz="4" w:space="0" w:color="auto"/>
            </w:tcBorders>
          </w:tcPr>
          <w:p w14:paraId="35E43A78" w14:textId="77777777" w:rsidR="00996B94" w:rsidRDefault="00996B94" w:rsidP="00911EA3">
            <w:pPr>
              <w:pStyle w:val="DecimalAligned"/>
              <w:spacing w:after="0"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Ease of manufacture</w:t>
            </w:r>
          </w:p>
          <w:p w14:paraId="0FA3EF4E" w14:textId="77777777" w:rsidR="00996B94" w:rsidRDefault="00996B94" w:rsidP="00911EA3">
            <w:pPr>
              <w:pStyle w:val="DecimalAligned"/>
              <w:spacing w:after="0"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Good mechanical stability</w:t>
            </w:r>
          </w:p>
          <w:p w14:paraId="1F20316B" w14:textId="09EFFE6A" w:rsidR="00996B94" w:rsidRDefault="00996B94" w:rsidP="00911EA3">
            <w:pPr>
              <w:pStyle w:val="DecimalAligned"/>
              <w:spacing w:after="0"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 xml:space="preserve">Withstand high internal pressure </w:t>
            </w:r>
          </w:p>
          <w:p w14:paraId="3114A48C" w14:textId="261C1BA8" w:rsidR="00996B94" w:rsidRDefault="00996B94" w:rsidP="00911EA3">
            <w:pPr>
              <w:pStyle w:val="DecimalAligned"/>
              <w:spacing w:after="0"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Lower cost (</w:t>
            </w:r>
            <w:r w:rsidR="007B36FA">
              <w:rPr>
                <w:rFonts w:ascii="Arial" w:hAnsi="Arial" w:cs="Arial"/>
                <w:color w:val="auto"/>
              </w:rPr>
              <w:t>per W/h)</w:t>
            </w:r>
          </w:p>
          <w:p w14:paraId="7FF95E0E" w14:textId="64E08FA0" w:rsidR="00996B94" w:rsidRDefault="00996B94" w:rsidP="00911EA3">
            <w:pPr>
              <w:pStyle w:val="DecimalAligned"/>
              <w:spacing w:after="0"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Long calendar life</w:t>
            </w:r>
          </w:p>
          <w:p w14:paraId="1C9A3F11" w14:textId="77777777" w:rsidR="00996B94" w:rsidRPr="0026703E" w:rsidRDefault="00996B94" w:rsidP="00911EA3">
            <w:pPr>
              <w:pStyle w:val="DecimalAligned"/>
              <w:spacing w:after="0"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Higher energy density</w:t>
            </w:r>
          </w:p>
        </w:tc>
        <w:tc>
          <w:tcPr>
            <w:tcW w:w="2171" w:type="pct"/>
            <w:tcBorders>
              <w:top w:val="single" w:sz="8" w:space="0" w:color="4F81BD" w:themeColor="accent1"/>
              <w:left w:val="single" w:sz="4" w:space="0" w:color="auto"/>
              <w:bottom w:val="single" w:sz="4" w:space="0" w:color="auto"/>
              <w:right w:val="single" w:sz="4" w:space="0" w:color="auto"/>
            </w:tcBorders>
          </w:tcPr>
          <w:p w14:paraId="64722BF1" w14:textId="77777777" w:rsidR="00996B94" w:rsidRDefault="00996B94" w:rsidP="00911EA3">
            <w:pPr>
              <w:pStyle w:val="DecimalAligned"/>
              <w:spacing w:after="0"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Thin profile (effective use of space)</w:t>
            </w:r>
          </w:p>
          <w:p w14:paraId="0B0CA24F" w14:textId="77777777" w:rsidR="00996B94" w:rsidRDefault="00996B94" w:rsidP="00911EA3">
            <w:pPr>
              <w:pStyle w:val="DecimalAligned"/>
              <w:spacing w:after="0"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Allows flexible design</w:t>
            </w:r>
          </w:p>
          <w:p w14:paraId="7EBB576F" w14:textId="3221A469" w:rsidR="00996B94" w:rsidRPr="0026703E" w:rsidRDefault="00996B94" w:rsidP="00911EA3">
            <w:pPr>
              <w:pStyle w:val="DecimalAligned"/>
              <w:spacing w:after="0" w:line="360" w:lineRule="auto"/>
              <w:rPr>
                <w:rFonts w:ascii="Arial" w:hAnsi="Arial" w:cs="Arial"/>
                <w:color w:val="auto"/>
              </w:rPr>
            </w:pPr>
            <w:r>
              <w:rPr>
                <w:rFonts w:ascii="Arial" w:hAnsi="Arial" w:cs="Arial"/>
                <w:color w:val="auto"/>
              </w:rPr>
              <w:t xml:space="preserve">+ </w:t>
            </w:r>
            <w:r w:rsidR="00F76FD4">
              <w:rPr>
                <w:rFonts w:ascii="Arial" w:hAnsi="Arial" w:cs="Arial"/>
                <w:color w:val="auto"/>
              </w:rPr>
              <w:t>Encased in metal/</w:t>
            </w:r>
            <w:r w:rsidRPr="0026703E">
              <w:rPr>
                <w:rFonts w:ascii="Arial" w:hAnsi="Arial" w:cs="Arial"/>
                <w:color w:val="auto"/>
              </w:rPr>
              <w:t>steel for stability</w:t>
            </w:r>
          </w:p>
        </w:tc>
        <w:tc>
          <w:tcPr>
            <w:tcW w:w="1372" w:type="pct"/>
            <w:tcBorders>
              <w:top w:val="single" w:sz="8" w:space="0" w:color="4F81BD" w:themeColor="accent1"/>
              <w:left w:val="single" w:sz="4" w:space="0" w:color="auto"/>
              <w:bottom w:val="single" w:sz="4" w:space="0" w:color="auto"/>
              <w:right w:val="single" w:sz="4" w:space="0" w:color="auto"/>
            </w:tcBorders>
          </w:tcPr>
          <w:p w14:paraId="74163A01" w14:textId="77777777" w:rsidR="00996B94" w:rsidRDefault="00996B94" w:rsidP="00911EA3">
            <w:pPr>
              <w:pStyle w:val="DecimalAligned"/>
              <w:spacing w:after="0" w:line="360" w:lineRule="auto"/>
              <w:rPr>
                <w:rFonts w:ascii="Arial" w:hAnsi="Arial" w:cs="Arial"/>
                <w:color w:val="auto"/>
              </w:rPr>
            </w:pPr>
            <w:r>
              <w:rPr>
                <w:rFonts w:ascii="Arial" w:hAnsi="Arial" w:cs="Arial"/>
                <w:color w:val="auto"/>
              </w:rPr>
              <w:t>+ N</w:t>
            </w:r>
            <w:r w:rsidRPr="0089652D">
              <w:rPr>
                <w:rFonts w:ascii="Arial" w:hAnsi="Arial" w:cs="Arial"/>
                <w:color w:val="auto"/>
              </w:rPr>
              <w:t>o need for metallic casing</w:t>
            </w:r>
          </w:p>
          <w:p w14:paraId="13BC1BCC" w14:textId="77777777" w:rsidR="00996B94" w:rsidRDefault="00996B94" w:rsidP="00911EA3">
            <w:pPr>
              <w:pStyle w:val="DecimalAligned"/>
              <w:spacing w:after="0" w:line="360" w:lineRule="auto"/>
              <w:rPr>
                <w:rFonts w:ascii="Arial" w:hAnsi="Arial" w:cs="Arial"/>
                <w:color w:val="auto"/>
              </w:rPr>
            </w:pPr>
            <w:r>
              <w:rPr>
                <w:rFonts w:ascii="Arial" w:hAnsi="Arial" w:cs="Arial"/>
                <w:color w:val="auto"/>
              </w:rPr>
              <w:t>+ Most efficient use of space</w:t>
            </w:r>
          </w:p>
          <w:p w14:paraId="32831616" w14:textId="34F4F071" w:rsidR="00996B94" w:rsidRPr="002E1ED2" w:rsidRDefault="00996B94" w:rsidP="00911EA3">
            <w:pPr>
              <w:pStyle w:val="DecimalAligned"/>
              <w:spacing w:after="0" w:line="360" w:lineRule="auto"/>
              <w:rPr>
                <w:rFonts w:ascii="Arial" w:hAnsi="Arial" w:cs="Arial"/>
                <w:color w:val="auto"/>
              </w:rPr>
            </w:pPr>
            <w:r>
              <w:rPr>
                <w:rFonts w:ascii="Arial" w:hAnsi="Arial" w:cs="Arial"/>
                <w:color w:val="auto"/>
              </w:rPr>
              <w:t xml:space="preserve">+ </w:t>
            </w:r>
            <w:r w:rsidRPr="00B90591">
              <w:rPr>
                <w:rFonts w:ascii="Arial" w:hAnsi="Arial" w:cs="Arial"/>
                <w:noProof/>
                <w:color w:val="auto"/>
              </w:rPr>
              <w:t>Lightweight</w:t>
            </w:r>
          </w:p>
        </w:tc>
      </w:tr>
      <w:tr w:rsidR="00996B94" w:rsidRPr="00996B94" w14:paraId="145122B2" w14:textId="77777777" w:rsidTr="00996B94">
        <w:trPr>
          <w:cnfStyle w:val="010000000000" w:firstRow="0" w:lastRow="1" w:firstColumn="0" w:lastColumn="0" w:oddVBand="0" w:evenVBand="0" w:oddHBand="0" w:evenHBand="0" w:firstRowFirstColumn="0" w:firstRowLastColumn="0" w:lastRowFirstColumn="0" w:lastRowLastColumn="0"/>
          <w:trHeight w:val="1084"/>
        </w:trPr>
        <w:tc>
          <w:tcPr>
            <w:tcW w:w="1457" w:type="pct"/>
            <w:tcBorders>
              <w:top w:val="single" w:sz="4" w:space="0" w:color="auto"/>
              <w:left w:val="single" w:sz="4" w:space="0" w:color="auto"/>
              <w:right w:val="single" w:sz="4" w:space="0" w:color="auto"/>
            </w:tcBorders>
          </w:tcPr>
          <w:p w14:paraId="2C5CBA76" w14:textId="57E04318" w:rsidR="00996B94" w:rsidRPr="00996B94" w:rsidRDefault="00996B94" w:rsidP="00911EA3">
            <w:pPr>
              <w:pStyle w:val="DecimalAligned"/>
              <w:spacing w:after="0" w:line="360" w:lineRule="auto"/>
              <w:rPr>
                <w:rFonts w:ascii="Arial" w:hAnsi="Arial" w:cs="Arial"/>
                <w:b w:val="0"/>
                <w:bCs w:val="0"/>
                <w:color w:val="auto"/>
              </w:rPr>
            </w:pPr>
            <w:r w:rsidRPr="00996B94">
              <w:rPr>
                <w:rFonts w:ascii="Arial" w:hAnsi="Arial" w:cs="Arial"/>
                <w:b w:val="0"/>
                <w:bCs w:val="0"/>
                <w:color w:val="auto"/>
              </w:rPr>
              <w:t xml:space="preserve">- </w:t>
            </w:r>
            <w:r w:rsidR="00385944">
              <w:rPr>
                <w:rFonts w:ascii="Arial" w:hAnsi="Arial" w:cs="Arial"/>
                <w:b w:val="0"/>
                <w:bCs w:val="0"/>
                <w:color w:val="auto"/>
              </w:rPr>
              <w:t>Less space efficiency in battery packaging</w:t>
            </w:r>
          </w:p>
          <w:p w14:paraId="7C6A1695" w14:textId="77777777" w:rsidR="00996B94" w:rsidRPr="00996B94" w:rsidRDefault="00996B94" w:rsidP="00911EA3">
            <w:pPr>
              <w:pStyle w:val="DecimalAligned"/>
              <w:spacing w:after="0" w:line="360" w:lineRule="auto"/>
              <w:rPr>
                <w:rFonts w:ascii="Arial" w:hAnsi="Arial" w:cs="Arial"/>
                <w:b w:val="0"/>
                <w:bCs w:val="0"/>
                <w:color w:val="auto"/>
              </w:rPr>
            </w:pPr>
            <w:r w:rsidRPr="00996B94">
              <w:rPr>
                <w:rFonts w:ascii="Arial" w:hAnsi="Arial" w:cs="Arial"/>
                <w:b w:val="0"/>
                <w:bCs w:val="0"/>
                <w:color w:val="auto"/>
              </w:rPr>
              <w:t>- Heavy</w:t>
            </w:r>
          </w:p>
          <w:p w14:paraId="0CF14A8B" w14:textId="57DBF0F8" w:rsidR="00996B94" w:rsidRPr="00132B91" w:rsidRDefault="00996B94" w:rsidP="00911EA3">
            <w:pPr>
              <w:pStyle w:val="DecimalAligned"/>
              <w:spacing w:after="0" w:line="360" w:lineRule="auto"/>
              <w:rPr>
                <w:rFonts w:ascii="Arial" w:hAnsi="Arial" w:cs="Arial"/>
                <w:b w:val="0"/>
                <w:bCs w:val="0"/>
                <w:color w:val="auto"/>
              </w:rPr>
            </w:pPr>
          </w:p>
        </w:tc>
        <w:tc>
          <w:tcPr>
            <w:tcW w:w="2171" w:type="pct"/>
            <w:tcBorders>
              <w:top w:val="single" w:sz="4" w:space="0" w:color="auto"/>
              <w:left w:val="single" w:sz="4" w:space="0" w:color="auto"/>
              <w:right w:val="single" w:sz="4" w:space="0" w:color="auto"/>
            </w:tcBorders>
          </w:tcPr>
          <w:p w14:paraId="1FC56614" w14:textId="77777777" w:rsidR="00996B94" w:rsidRPr="00996B94" w:rsidRDefault="00996B94" w:rsidP="00911EA3">
            <w:pPr>
              <w:pStyle w:val="DecimalAligned"/>
              <w:spacing w:after="0" w:line="360" w:lineRule="auto"/>
              <w:rPr>
                <w:rFonts w:ascii="Arial" w:hAnsi="Arial" w:cs="Arial"/>
                <w:b w:val="0"/>
                <w:bCs w:val="0"/>
                <w:color w:val="auto"/>
              </w:rPr>
            </w:pPr>
            <w:r w:rsidRPr="00996B94">
              <w:rPr>
                <w:rFonts w:ascii="Arial" w:hAnsi="Arial" w:cs="Arial"/>
                <w:b w:val="0"/>
                <w:bCs w:val="0"/>
                <w:color w:val="auto"/>
              </w:rPr>
              <w:t>- Expensive to manufacture</w:t>
            </w:r>
          </w:p>
          <w:p w14:paraId="72E9CDDA" w14:textId="73712654" w:rsidR="00996B94" w:rsidRPr="00996B94" w:rsidRDefault="00F76FD4" w:rsidP="00911EA3">
            <w:pPr>
              <w:pStyle w:val="DecimalAligned"/>
              <w:spacing w:after="0" w:line="360" w:lineRule="auto"/>
              <w:rPr>
                <w:rFonts w:ascii="Arial" w:hAnsi="Arial" w:cs="Arial"/>
                <w:b w:val="0"/>
                <w:bCs w:val="0"/>
                <w:color w:val="auto"/>
              </w:rPr>
            </w:pPr>
            <w:r>
              <w:rPr>
                <w:rFonts w:ascii="Arial" w:hAnsi="Arial" w:cs="Arial"/>
                <w:b w:val="0"/>
                <w:bCs w:val="0"/>
                <w:color w:val="auto"/>
              </w:rPr>
              <w:t>- Less efficient</w:t>
            </w:r>
            <w:r w:rsidR="00996B94" w:rsidRPr="00996B94">
              <w:rPr>
                <w:rFonts w:ascii="Arial" w:hAnsi="Arial" w:cs="Arial"/>
                <w:b w:val="0"/>
                <w:bCs w:val="0"/>
                <w:color w:val="auto"/>
              </w:rPr>
              <w:t xml:space="preserve"> thermal management</w:t>
            </w:r>
          </w:p>
          <w:p w14:paraId="0E8B1411" w14:textId="77777777" w:rsidR="00996B94" w:rsidRPr="00996B94" w:rsidRDefault="00996B94" w:rsidP="00911EA3">
            <w:pPr>
              <w:pStyle w:val="DecimalAligned"/>
              <w:spacing w:after="0" w:line="360" w:lineRule="auto"/>
              <w:rPr>
                <w:rFonts w:ascii="Arial" w:hAnsi="Arial" w:cs="Arial"/>
                <w:b w:val="0"/>
                <w:bCs w:val="0"/>
                <w:color w:val="auto"/>
              </w:rPr>
            </w:pPr>
            <w:r w:rsidRPr="00996B94">
              <w:rPr>
                <w:rFonts w:ascii="Arial" w:hAnsi="Arial" w:cs="Arial"/>
                <w:b w:val="0"/>
                <w:bCs w:val="0"/>
                <w:color w:val="auto"/>
              </w:rPr>
              <w:t>- Shorter cycle life</w:t>
            </w:r>
          </w:p>
          <w:p w14:paraId="088D8B00" w14:textId="77777777" w:rsidR="00996B94" w:rsidRPr="00996B94" w:rsidRDefault="00996B94" w:rsidP="00911EA3">
            <w:pPr>
              <w:pStyle w:val="DecimalAligned"/>
              <w:spacing w:after="0" w:line="360" w:lineRule="auto"/>
              <w:rPr>
                <w:rFonts w:ascii="Arial" w:hAnsi="Arial" w:cs="Arial"/>
                <w:b w:val="0"/>
                <w:bCs w:val="0"/>
                <w:color w:val="auto"/>
              </w:rPr>
            </w:pPr>
            <w:r w:rsidRPr="00996B94">
              <w:rPr>
                <w:rFonts w:ascii="Arial" w:hAnsi="Arial" w:cs="Arial"/>
                <w:b w:val="0"/>
                <w:bCs w:val="0"/>
                <w:color w:val="auto"/>
              </w:rPr>
              <w:t>- Deforms at high pressure</w:t>
            </w:r>
          </w:p>
          <w:p w14:paraId="391A22AB" w14:textId="0D2EED69" w:rsidR="00996B94" w:rsidRPr="00132B91" w:rsidRDefault="00996B94" w:rsidP="00911EA3">
            <w:pPr>
              <w:pStyle w:val="DecimalAligned"/>
              <w:spacing w:after="0" w:line="360" w:lineRule="auto"/>
              <w:rPr>
                <w:rFonts w:ascii="Arial" w:hAnsi="Arial" w:cs="Arial"/>
                <w:color w:val="auto"/>
              </w:rPr>
            </w:pPr>
            <w:r w:rsidRPr="00996B94">
              <w:rPr>
                <w:rFonts w:ascii="Arial" w:hAnsi="Arial" w:cs="Arial"/>
                <w:b w:val="0"/>
                <w:bCs w:val="0"/>
                <w:color w:val="auto"/>
              </w:rPr>
              <w:t>- Higher cost (</w:t>
            </w:r>
            <w:r w:rsidR="00385944">
              <w:rPr>
                <w:rFonts w:ascii="Arial" w:hAnsi="Arial" w:cs="Arial"/>
                <w:b w:val="0"/>
                <w:bCs w:val="0"/>
                <w:color w:val="auto"/>
              </w:rPr>
              <w:t>per W/h</w:t>
            </w:r>
            <w:r w:rsidRPr="00996B94">
              <w:rPr>
                <w:rFonts w:ascii="Arial" w:hAnsi="Arial" w:cs="Arial"/>
                <w:b w:val="0"/>
                <w:bCs w:val="0"/>
                <w:color w:val="auto"/>
              </w:rPr>
              <w:t>)</w:t>
            </w:r>
          </w:p>
        </w:tc>
        <w:tc>
          <w:tcPr>
            <w:tcW w:w="1372" w:type="pct"/>
            <w:tcBorders>
              <w:top w:val="single" w:sz="4" w:space="0" w:color="auto"/>
              <w:left w:val="single" w:sz="4" w:space="0" w:color="auto"/>
              <w:right w:val="single" w:sz="4" w:space="0" w:color="auto"/>
            </w:tcBorders>
          </w:tcPr>
          <w:p w14:paraId="3AB0BF48" w14:textId="77777777" w:rsidR="00996B94" w:rsidRPr="00996B94" w:rsidRDefault="00996B94" w:rsidP="00911EA3">
            <w:pPr>
              <w:pStyle w:val="DecimalAligned"/>
              <w:spacing w:after="0" w:line="360" w:lineRule="auto"/>
              <w:rPr>
                <w:rFonts w:ascii="Arial" w:hAnsi="Arial" w:cs="Arial"/>
                <w:b w:val="0"/>
                <w:bCs w:val="0"/>
                <w:color w:val="auto"/>
              </w:rPr>
            </w:pPr>
            <w:r w:rsidRPr="00996B94">
              <w:rPr>
                <w:rFonts w:ascii="Arial" w:hAnsi="Arial" w:cs="Arial"/>
                <w:b w:val="0"/>
                <w:bCs w:val="0"/>
                <w:color w:val="auto"/>
              </w:rPr>
              <w:t>- Provision for swelling must be made</w:t>
            </w:r>
          </w:p>
          <w:p w14:paraId="29A6F9BC" w14:textId="77777777" w:rsidR="00996B94" w:rsidRPr="00996B94" w:rsidRDefault="00996B94" w:rsidP="00911EA3">
            <w:pPr>
              <w:pStyle w:val="DecimalAligned"/>
              <w:spacing w:after="0" w:line="360" w:lineRule="auto"/>
              <w:rPr>
                <w:rFonts w:ascii="Arial" w:hAnsi="Arial" w:cs="Arial"/>
                <w:b w:val="0"/>
                <w:bCs w:val="0"/>
                <w:color w:val="auto"/>
              </w:rPr>
            </w:pPr>
            <w:r w:rsidRPr="00996B94">
              <w:rPr>
                <w:rFonts w:ascii="Arial" w:hAnsi="Arial" w:cs="Arial"/>
                <w:b w:val="0"/>
                <w:bCs w:val="0"/>
                <w:color w:val="auto"/>
              </w:rPr>
              <w:t>- Cons like prismatic structure</w:t>
            </w:r>
          </w:p>
          <w:p w14:paraId="4EB51771" w14:textId="77777777" w:rsidR="00996B94" w:rsidRPr="00996B94" w:rsidRDefault="00996B94" w:rsidP="00911EA3">
            <w:pPr>
              <w:pStyle w:val="DecimalAligned"/>
              <w:spacing w:after="0" w:line="360" w:lineRule="auto"/>
              <w:rPr>
                <w:rFonts w:ascii="Arial" w:hAnsi="Arial" w:cs="Arial"/>
                <w:b w:val="0"/>
                <w:bCs w:val="0"/>
                <w:color w:val="auto"/>
              </w:rPr>
            </w:pPr>
          </w:p>
        </w:tc>
      </w:tr>
    </w:tbl>
    <w:p w14:paraId="4F68F17C" w14:textId="6DB1E968" w:rsidR="001A2374" w:rsidRDefault="001A2374" w:rsidP="00911EA3">
      <w:pPr>
        <w:spacing w:before="240" w:line="360" w:lineRule="auto"/>
      </w:pPr>
      <w:r>
        <w:rPr>
          <w:rFonts w:cs="Arial"/>
        </w:rPr>
        <w:t xml:space="preserve">While the </w:t>
      </w:r>
      <w:r w:rsidRPr="00B90591">
        <w:rPr>
          <w:rFonts w:cs="Arial"/>
          <w:noProof/>
        </w:rPr>
        <w:t>use</w:t>
      </w:r>
      <w:r>
        <w:rPr>
          <w:rFonts w:cs="Arial"/>
        </w:rPr>
        <w:t xml:space="preserve"> of these geometries in different EVs has already been discussed, they find different applications in other fields as well. Cylindrical cells mostly find use in portable applications and are used in p</w:t>
      </w:r>
      <w:r w:rsidRPr="004D5E57">
        <w:rPr>
          <w:rFonts w:cs="Arial"/>
        </w:rPr>
        <w:t>ower tools, me</w:t>
      </w:r>
      <w:r>
        <w:rPr>
          <w:rFonts w:cs="Arial"/>
        </w:rPr>
        <w:t xml:space="preserve">dical instruments, laptops, </w:t>
      </w:r>
      <w:r w:rsidRPr="00B90591">
        <w:rPr>
          <w:rFonts w:cs="Arial"/>
          <w:noProof/>
        </w:rPr>
        <w:t>and</w:t>
      </w:r>
      <w:r>
        <w:rPr>
          <w:rFonts w:cs="Arial"/>
        </w:rPr>
        <w:t xml:space="preserve"> e</w:t>
      </w:r>
      <w:r w:rsidRPr="004D5E57">
        <w:rPr>
          <w:rFonts w:cs="Arial"/>
        </w:rPr>
        <w:t>-bike</w:t>
      </w:r>
      <w:r>
        <w:rPr>
          <w:rFonts w:cs="Arial"/>
        </w:rPr>
        <w:t>s. Prismatic cells are popular in cellphones</w:t>
      </w:r>
      <w:r w:rsidRPr="00996B94">
        <w:rPr>
          <w:rFonts w:cs="Arial"/>
        </w:rPr>
        <w:t>, tablets and low-profile laptops</w:t>
      </w:r>
      <w:r>
        <w:rPr>
          <w:rFonts w:cs="Arial"/>
        </w:rPr>
        <w:t xml:space="preserve"> e</w:t>
      </w:r>
      <w:r w:rsidRPr="00996B94">
        <w:rPr>
          <w:rFonts w:cs="Arial"/>
        </w:rPr>
        <w:t>lectric powertrains</w:t>
      </w:r>
      <w:r>
        <w:rPr>
          <w:rFonts w:cs="Arial"/>
        </w:rPr>
        <w:t>, so</w:t>
      </w:r>
      <w:r w:rsidRPr="00996B94">
        <w:rPr>
          <w:rFonts w:cs="Arial"/>
        </w:rPr>
        <w:t xml:space="preserve">lar/wind storage </w:t>
      </w:r>
      <w:r>
        <w:rPr>
          <w:rFonts w:cs="Arial"/>
        </w:rPr>
        <w:t xml:space="preserve">uninterrupted power supply (UPS). Pouch cells are also </w:t>
      </w:r>
      <w:r w:rsidRPr="00B90591">
        <w:rPr>
          <w:rFonts w:cs="Arial"/>
          <w:noProof/>
        </w:rPr>
        <w:t>used</w:t>
      </w:r>
      <w:r>
        <w:rPr>
          <w:rFonts w:cs="Arial"/>
          <w:noProof/>
        </w:rPr>
        <w:t xml:space="preserve"> in</w:t>
      </w:r>
      <w:r>
        <w:rPr>
          <w:rFonts w:cs="Arial"/>
        </w:rPr>
        <w:t xml:space="preserve"> portable applications like drones and hobby gadg</w:t>
      </w:r>
      <w:r w:rsidRPr="00996B94">
        <w:rPr>
          <w:rFonts w:cs="Arial"/>
        </w:rPr>
        <w:t>ets</w:t>
      </w:r>
      <w:r>
        <w:rPr>
          <w:rFonts w:cs="Arial"/>
        </w:rPr>
        <w:t xml:space="preserve"> and in e</w:t>
      </w:r>
      <w:r w:rsidRPr="00996B94">
        <w:rPr>
          <w:rFonts w:cs="Arial"/>
        </w:rPr>
        <w:t>nergy storage systems (ESS</w:t>
      </w:r>
      <w:r>
        <w:rPr>
          <w:rFonts w:cs="Arial"/>
        </w:rPr>
        <w:fldChar w:fldCharType="begin"/>
      </w:r>
      <w:r>
        <w:instrText xml:space="preserve"> XE "</w:instrText>
      </w:r>
      <w:r w:rsidRPr="009D6DD4">
        <w:rPr>
          <w:rFonts w:cs="Arial"/>
        </w:rPr>
        <w:instrText>ESS</w:instrText>
      </w:r>
      <w:r>
        <w:instrText>" \t "</w:instrText>
      </w:r>
      <w:r w:rsidRPr="003B5A74">
        <w:rPr>
          <w:rFonts w:asciiTheme="minorHAnsi" w:hAnsiTheme="minorHAnsi" w:cstheme="minorHAnsi"/>
          <w:i/>
        </w:rPr>
        <w:instrText>Energy Storage Systems</w:instrText>
      </w:r>
      <w:r>
        <w:instrText xml:space="preserve">" </w:instrText>
      </w:r>
      <w:r>
        <w:rPr>
          <w:rFonts w:cs="Arial"/>
        </w:rPr>
        <w:fldChar w:fldCharType="end"/>
      </w:r>
      <w:r w:rsidRPr="00996B94">
        <w:rPr>
          <w:rFonts w:cs="Arial"/>
        </w:rPr>
        <w:t>)</w:t>
      </w:r>
      <w:r>
        <w:rPr>
          <w:rFonts w:cs="Arial"/>
        </w:rPr>
        <w:t xml:space="preserve">. Standardized pouch cells are not available and it gives the manufacturers the flexibility to design to their specific needs </w:t>
      </w:r>
      <w:r>
        <w:rPr>
          <w:rFonts w:cs="Arial"/>
        </w:rPr>
        <w:fldChar w:fldCharType="begin"/>
      </w:r>
      <w:r>
        <w:rPr>
          <w:rFonts w:cs="Arial"/>
        </w:rPr>
        <w:instrText>ADDIN CITAVI.PLACEHOLDER 3998bee6-ff8e-46b1-a1b0-2e8dc55c97d0 PFBsYWNlaG9sZGVyPg0KICA8QWRkSW5WZXJzaW9uPjUuNC4wLjI8L0FkZEluVmVyc2lvbj4NCiAgPElkPjM5OThiZWU2LWZmOGUtNDZiMS1hMWIwLTJlOGRjNTVjOTdkMDwvSWQ+DQogIDxFbnRyaWVzPg0KICAgIDxFbnRyeT4NCiAgICAgIDxJZD5mZThkNGJjOC1jMTUyLTQxOTAtYTlmNi04ZDc5MTVlYTQ2ZGQ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j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V08L1RleHQ+DQogICAgPC9UZXh0VW5pdD4NCiAgPC9UZXh0VW5pdHM+DQo8L1BsYWNlaG9sZGVyPg==</w:instrText>
      </w:r>
      <w:r>
        <w:rPr>
          <w:rFonts w:cs="Arial"/>
        </w:rPr>
        <w:fldChar w:fldCharType="separate"/>
      </w:r>
      <w:bookmarkStart w:id="74" w:name="_CTVP0013998bee6ff8e46b1a1b02e8dc55c97d0"/>
      <w:r>
        <w:rPr>
          <w:rFonts w:cs="Arial"/>
        </w:rPr>
        <w:t>[25]</w:t>
      </w:r>
      <w:bookmarkEnd w:id="74"/>
      <w:r>
        <w:rPr>
          <w:rFonts w:cs="Arial"/>
        </w:rPr>
        <w:fldChar w:fldCharType="end"/>
      </w:r>
      <w:r>
        <w:rPr>
          <w:rFonts w:cs="Arial"/>
        </w:rPr>
        <w:t xml:space="preserve">. Each cell geometry has its own pros and cons in each application but currently, the scope itself is limited by the maturity of technologies with cylindrical cells being the most advanced and researched. </w:t>
      </w:r>
      <w:r>
        <w:t>Jaggi</w:t>
      </w:r>
      <w:r>
        <w:rPr>
          <w:rFonts w:cs="Arial"/>
        </w:rPr>
        <w:t xml:space="preserve"> </w:t>
      </w:r>
      <w:r>
        <w:rPr>
          <w:rFonts w:cs="Arial"/>
        </w:rPr>
        <w:fldChar w:fldCharType="begin"/>
      </w:r>
      <w:r>
        <w:rPr>
          <w:rFonts w:cs="Arial"/>
        </w:rPr>
        <w:instrText>ADDIN CITAVI.PLACEHOLDER 1bbf9a43-a4df-4c19-ac11-d6f52066606d PFBsYWNlaG9sZGVyPg0KICA8QWRkSW5WZXJzaW9uPjUuNC4wLjI8L0FkZEluVmVyc2lvbj4NCiAgPElkPjFiYmY5YTQzLWE0ZGYtNGMxOS1hYzExLWQ2ZjUyMDY2NjA2ZDwvSWQ+DQogIDxFbnRyaWVzPg0KICAgIDxFbnRyeT4NCiAgICAgIDxJZD4wODk0YzU1ZS01YzkwLTQwZDYtOTFiZC0wMjdiMWY3NDZkMzU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j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V08L1RleHQ+DQogICAgPC9UZXh0VW5pdD4NCiAgPC9UZXh0VW5pdHM+DQo8L1BsYWNlaG9sZGVyPg==</w:instrText>
      </w:r>
      <w:r>
        <w:rPr>
          <w:rFonts w:cs="Arial"/>
        </w:rPr>
        <w:fldChar w:fldCharType="separate"/>
      </w:r>
      <w:bookmarkStart w:id="75" w:name="_CTVP0011bbf9a43a4df4c19ac11d6f52066606d"/>
      <w:r>
        <w:rPr>
          <w:rFonts w:cs="Arial"/>
        </w:rPr>
        <w:t>[25]</w:t>
      </w:r>
      <w:bookmarkEnd w:id="75"/>
      <w:r>
        <w:rPr>
          <w:rFonts w:cs="Arial"/>
        </w:rPr>
        <w:fldChar w:fldCharType="end"/>
      </w:r>
      <w:r>
        <w:rPr>
          <w:rFonts w:cs="Arial"/>
        </w:rPr>
        <w:t xml:space="preserve"> summarizes the advantages and disadvantages of each type of cell geometry as shown in </w:t>
      </w:r>
      <w:r>
        <w:rPr>
          <w:rFonts w:cs="Arial"/>
        </w:rPr>
        <w:fldChar w:fldCharType="begin"/>
      </w:r>
      <w:r>
        <w:rPr>
          <w:rFonts w:cs="Arial"/>
        </w:rPr>
        <w:instrText xml:space="preserve"> REF _Ref526195931 \h  \* MERGEFORMAT </w:instrText>
      </w:r>
      <w:r>
        <w:rPr>
          <w:rFonts w:cs="Arial"/>
        </w:rPr>
      </w:r>
      <w:r>
        <w:rPr>
          <w:rFonts w:cs="Arial"/>
        </w:rPr>
        <w:fldChar w:fldCharType="separate"/>
      </w:r>
      <w:r w:rsidR="00A440CB" w:rsidRPr="00A440CB">
        <w:t xml:space="preserve">Table </w:t>
      </w:r>
      <w:r w:rsidR="00A440CB" w:rsidRPr="00A440CB">
        <w:rPr>
          <w:noProof/>
        </w:rPr>
        <w:t>2.3</w:t>
      </w:r>
      <w:r>
        <w:rPr>
          <w:rFonts w:cs="Arial"/>
        </w:rPr>
        <w:fldChar w:fldCharType="end"/>
      </w:r>
      <w:r w:rsidRPr="0074301E">
        <w:rPr>
          <w:rFonts w:cs="Arial"/>
        </w:rPr>
        <w:t>.</w:t>
      </w:r>
    </w:p>
    <w:p w14:paraId="07ACB593" w14:textId="158274D6" w:rsidR="00D23237" w:rsidRDefault="001A2374" w:rsidP="00F93B02">
      <w:pPr>
        <w:pStyle w:val="Heading1"/>
        <w:spacing w:line="360" w:lineRule="auto"/>
        <w:rPr>
          <w:lang w:eastAsia="de-DE"/>
        </w:rPr>
      </w:pPr>
      <w:bookmarkStart w:id="76" w:name="_Toc528067750"/>
      <w:r>
        <w:rPr>
          <w:lang w:eastAsia="de-DE"/>
        </w:rPr>
        <w:lastRenderedPageBreak/>
        <w:t>Literature Summary</w:t>
      </w:r>
      <w:bookmarkEnd w:id="76"/>
    </w:p>
    <w:p w14:paraId="07BE70A5" w14:textId="1F622C06" w:rsidR="00C33A9E" w:rsidRDefault="000B6662" w:rsidP="00F93B02">
      <w:pPr>
        <w:spacing w:line="360" w:lineRule="auto"/>
        <w:rPr>
          <w:rFonts w:cs="Arial"/>
        </w:rPr>
      </w:pPr>
      <w:bookmarkStart w:id="77" w:name="_Toc347817712"/>
      <w:bookmarkStart w:id="78" w:name="_Toc347819530"/>
      <w:bookmarkStart w:id="79" w:name="_Toc347834214"/>
      <w:r>
        <w:rPr>
          <w:rFonts w:cs="Arial"/>
        </w:rPr>
        <w:t>Lithium</w:t>
      </w:r>
      <w:r w:rsidR="00C33A9E">
        <w:rPr>
          <w:rFonts w:cs="Arial"/>
        </w:rPr>
        <w:t xml:space="preserve">-ion cells are taking over the storage market from low power </w:t>
      </w:r>
      <w:r w:rsidR="00E10580">
        <w:rPr>
          <w:rFonts w:cs="Arial"/>
        </w:rPr>
        <w:t xml:space="preserve">to high power applications. The low reduction potential and low weight of lithium makes it suitable to be hosted by transition metals. These transition metals are Ti, V, Cr, Mn, Fe, Co, Ni and Cu </w:t>
      </w:r>
      <w:r w:rsidR="00E10580">
        <w:rPr>
          <w:rFonts w:cs="Arial"/>
        </w:rPr>
        <w:fldChar w:fldCharType="begin"/>
      </w:r>
      <w:r w:rsidR="00E10580">
        <w:rPr>
          <w:rFonts w:cs="Arial"/>
        </w:rPr>
        <w:instrText>ADDIN CITAVI.PLACEHOLDER cab8eb8e-41cd-4864-b327-703e0028a1c8 PFBsYWNlaG9sZGVyPg0KICA8QWRkSW5WZXJzaW9uPjUuNC4wLjI8L0FkZEluVmVyc2lvbj4NCiAgPElkPmNhYjhlYjhlLTQxY2QtNDg2NC1iMzI3LTcwM2UwMDI4YTFjODwvSWQ+DQogIDxFbnRyaWVzPg0KICAgIDxFbnRyeT4NCiAgICAgIDxJZD43NThmNmEzOC1jYjZkLTQ0MDUtODcwMS1iOThkNjJjNGJhZjA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E10580">
        <w:rPr>
          <w:rFonts w:cs="Arial"/>
        </w:rPr>
        <w:fldChar w:fldCharType="separate"/>
      </w:r>
      <w:bookmarkStart w:id="80" w:name="_CTVP001cab8eb8e41cd4864b327703e0028a1c8"/>
      <w:r w:rsidR="00E10580">
        <w:rPr>
          <w:rFonts w:cs="Arial"/>
        </w:rPr>
        <w:t>[6]</w:t>
      </w:r>
      <w:bookmarkEnd w:id="80"/>
      <w:r w:rsidR="00E10580">
        <w:rPr>
          <w:rFonts w:cs="Arial"/>
        </w:rPr>
        <w:fldChar w:fldCharType="end"/>
      </w:r>
      <w:r w:rsidR="00E10580">
        <w:rPr>
          <w:rFonts w:cs="Arial"/>
        </w:rPr>
        <w:t xml:space="preserve">. That is why, lithium-ion cells can be built with many different cathode chemistries. The previous chapter discussed </w:t>
      </w:r>
      <w:r w:rsidR="00B90591">
        <w:rPr>
          <w:rFonts w:cs="Arial"/>
        </w:rPr>
        <w:t xml:space="preserve">the </w:t>
      </w:r>
      <w:r w:rsidR="00C33A9E" w:rsidRPr="00B90591">
        <w:rPr>
          <w:rFonts w:cs="Arial"/>
          <w:noProof/>
        </w:rPr>
        <w:t>benefits</w:t>
      </w:r>
      <w:r w:rsidR="00C33A9E">
        <w:rPr>
          <w:rFonts w:cs="Arial"/>
        </w:rPr>
        <w:t xml:space="preserve"> of using LiFePO</w:t>
      </w:r>
      <w:r w:rsidR="00C33A9E" w:rsidRPr="00DF34E1">
        <w:rPr>
          <w:rFonts w:cs="Arial"/>
          <w:vertAlign w:val="subscript"/>
        </w:rPr>
        <w:t>4</w:t>
      </w:r>
      <w:r w:rsidR="00C33A9E">
        <w:rPr>
          <w:rFonts w:cs="Arial"/>
        </w:rPr>
        <w:t xml:space="preserve"> based cathodes. Many studies have been done to compare the different chemistries</w:t>
      </w:r>
      <w:r w:rsidR="000D29C1">
        <w:rPr>
          <w:rFonts w:cs="Arial"/>
        </w:rPr>
        <w:t xml:space="preserve"> and different sizes</w:t>
      </w:r>
      <w:r w:rsidR="00C33A9E">
        <w:rPr>
          <w:rFonts w:cs="Arial"/>
        </w:rPr>
        <w:t xml:space="preserve"> of </w:t>
      </w:r>
      <w:r w:rsidR="000D29C1">
        <w:rPr>
          <w:rFonts w:cs="Arial"/>
        </w:rPr>
        <w:t>l</w:t>
      </w:r>
      <w:r w:rsidR="00304BF0">
        <w:rPr>
          <w:rFonts w:cs="Arial"/>
        </w:rPr>
        <w:t>ithium-ion</w:t>
      </w:r>
      <w:r w:rsidR="000D29C1">
        <w:rPr>
          <w:rFonts w:cs="Arial"/>
        </w:rPr>
        <w:t xml:space="preserve"> cells</w:t>
      </w:r>
      <w:r w:rsidR="00C33A9E">
        <w:rPr>
          <w:rFonts w:cs="Arial"/>
        </w:rPr>
        <w:t xml:space="preserve">. </w:t>
      </w:r>
    </w:p>
    <w:p w14:paraId="2FF40BCF" w14:textId="1A082A40" w:rsidR="00C33A9E" w:rsidRDefault="00C33A9E" w:rsidP="00F93B02">
      <w:pPr>
        <w:spacing w:line="360" w:lineRule="auto"/>
        <w:rPr>
          <w:rFonts w:cs="Arial"/>
        </w:rPr>
      </w:pPr>
      <w:r>
        <w:rPr>
          <w:rFonts w:cs="Arial"/>
        </w:rPr>
        <w:t xml:space="preserve">On the other hand, studies on the packaging geometries of the </w:t>
      </w:r>
      <w:r w:rsidR="00E10580">
        <w:rPr>
          <w:rFonts w:cs="Arial"/>
        </w:rPr>
        <w:t>l</w:t>
      </w:r>
      <w:r w:rsidR="00304BF0">
        <w:rPr>
          <w:rFonts w:cs="Arial"/>
        </w:rPr>
        <w:t>ithium-ion</w:t>
      </w:r>
      <w:r>
        <w:rPr>
          <w:rFonts w:cs="Arial"/>
        </w:rPr>
        <w:t xml:space="preserve"> cells are limited. Pouch based packaging geometries, for </w:t>
      </w:r>
      <w:r w:rsidR="00E10580">
        <w:rPr>
          <w:rFonts w:cs="Arial"/>
        </w:rPr>
        <w:t>example</w:t>
      </w:r>
      <w:r>
        <w:rPr>
          <w:rFonts w:cs="Arial"/>
        </w:rPr>
        <w:t xml:space="preserve">, are finding </w:t>
      </w:r>
      <w:r w:rsidRPr="00B90591">
        <w:rPr>
          <w:rFonts w:cs="Arial"/>
          <w:noProof/>
        </w:rPr>
        <w:t>lot</w:t>
      </w:r>
      <w:r w:rsidR="00E10580">
        <w:rPr>
          <w:rFonts w:cs="Arial"/>
          <w:noProof/>
        </w:rPr>
        <w:t>s</w:t>
      </w:r>
      <w:r>
        <w:rPr>
          <w:rFonts w:cs="Arial"/>
        </w:rPr>
        <w:t xml:space="preserve"> of applications in EVs</w:t>
      </w:r>
      <w:r w:rsidR="00E10580">
        <w:rPr>
          <w:rFonts w:cs="Arial"/>
        </w:rPr>
        <w:t>. Pouch cells</w:t>
      </w:r>
      <w:r>
        <w:rPr>
          <w:rFonts w:cs="Arial"/>
        </w:rPr>
        <w:t xml:space="preserve"> are even replacing cylindrical cells in many cases because</w:t>
      </w:r>
      <w:r w:rsidR="00D37ED7">
        <w:rPr>
          <w:rFonts w:cs="Arial"/>
        </w:rPr>
        <w:t xml:space="preserve"> of</w:t>
      </w:r>
      <w:r>
        <w:rPr>
          <w:rFonts w:cs="Arial"/>
        </w:rPr>
        <w:t xml:space="preserve"> </w:t>
      </w:r>
      <w:r w:rsidR="00D37ED7">
        <w:rPr>
          <w:rFonts w:cs="Arial"/>
        </w:rPr>
        <w:t xml:space="preserve">low weight and </w:t>
      </w:r>
      <w:r>
        <w:rPr>
          <w:rFonts w:cs="Arial"/>
        </w:rPr>
        <w:t xml:space="preserve">the improved energy density. </w:t>
      </w:r>
      <w:r w:rsidR="00B501B1">
        <w:rPr>
          <w:rFonts w:cs="Arial"/>
        </w:rPr>
        <w:t>Very few</w:t>
      </w:r>
      <w:r>
        <w:rPr>
          <w:rFonts w:cs="Arial"/>
        </w:rPr>
        <w:t xml:space="preserve"> studies include a thorough co</w:t>
      </w:r>
      <w:r w:rsidR="00D37ED7">
        <w:rPr>
          <w:rFonts w:cs="Arial"/>
        </w:rPr>
        <w:t>mparison based on their</w:t>
      </w:r>
      <w:r>
        <w:rPr>
          <w:rFonts w:cs="Arial"/>
        </w:rPr>
        <w:t xml:space="preserve"> performance analysis with respect to parameters like capacity evolution, internal resistance, differences in chemical chan</w:t>
      </w:r>
      <w:r w:rsidR="00D37ED7">
        <w:rPr>
          <w:rFonts w:cs="Arial"/>
        </w:rPr>
        <w:t>ges during cycling</w:t>
      </w:r>
      <w:r>
        <w:rPr>
          <w:rFonts w:cs="Arial"/>
        </w:rPr>
        <w:t xml:space="preserve">. This chapter discusses the </w:t>
      </w:r>
      <w:r w:rsidR="00C63382">
        <w:rPr>
          <w:rFonts w:cs="Arial"/>
        </w:rPr>
        <w:t xml:space="preserve">state of the </w:t>
      </w:r>
      <w:r w:rsidR="00906BC1">
        <w:rPr>
          <w:rFonts w:cs="Arial"/>
        </w:rPr>
        <w:t>art</w:t>
      </w:r>
      <w:r>
        <w:rPr>
          <w:rFonts w:cs="Arial"/>
        </w:rPr>
        <w:t xml:space="preserve"> in research for the comparison study between the cell packaging geometries. The literature reviewed in this s</w:t>
      </w:r>
      <w:r w:rsidR="007D3CAA">
        <w:rPr>
          <w:rFonts w:cs="Arial"/>
        </w:rPr>
        <w:t xml:space="preserve">tudy is not just limited to </w:t>
      </w:r>
      <w:r w:rsidR="00FA7A9F">
        <w:rPr>
          <w:rFonts w:cs="Arial"/>
        </w:rPr>
        <w:t>LFP-graphite</w:t>
      </w:r>
      <w:r>
        <w:rPr>
          <w:rFonts w:cs="Arial"/>
        </w:rPr>
        <w:t xml:space="preserve"> and </w:t>
      </w:r>
      <w:r w:rsidR="00D37ED7">
        <w:rPr>
          <w:rFonts w:cs="Arial"/>
        </w:rPr>
        <w:t>l</w:t>
      </w:r>
      <w:r w:rsidR="00304BF0">
        <w:rPr>
          <w:rFonts w:cs="Arial"/>
        </w:rPr>
        <w:t>ithium-ion</w:t>
      </w:r>
      <w:r w:rsidR="005C138C">
        <w:rPr>
          <w:rFonts w:cs="Arial"/>
        </w:rPr>
        <w:t xml:space="preserve"> cells </w:t>
      </w:r>
      <w:r>
        <w:rPr>
          <w:rFonts w:cs="Arial"/>
        </w:rPr>
        <w:t>but tries to incorporate relatable results from the work on other electrochemical cells as well.</w:t>
      </w:r>
    </w:p>
    <w:p w14:paraId="4075E1EF" w14:textId="77777777" w:rsidR="004B708E" w:rsidRDefault="004B708E" w:rsidP="00F93B02">
      <w:pPr>
        <w:pStyle w:val="Heading2"/>
        <w:spacing w:line="360" w:lineRule="auto"/>
      </w:pPr>
      <w:bookmarkStart w:id="81" w:name="_Toc528067751"/>
      <w:r>
        <w:t>Literature review on packaging geometry comparison</w:t>
      </w:r>
      <w:bookmarkEnd w:id="81"/>
    </w:p>
    <w:p w14:paraId="05697095" w14:textId="46A2FBF2" w:rsidR="00C33A9E" w:rsidRDefault="00C33A9E" w:rsidP="00F93B02">
      <w:pPr>
        <w:spacing w:line="360" w:lineRule="auto"/>
        <w:rPr>
          <w:rFonts w:cs="Arial"/>
        </w:rPr>
      </w:pPr>
      <w:r>
        <w:rPr>
          <w:rFonts w:cs="Arial"/>
        </w:rPr>
        <w:t>A physical and geometrical comparison of the three packaging types can be found in the work done by</w:t>
      </w:r>
      <w:r w:rsidR="00913C89">
        <w:rPr>
          <w:rFonts w:cs="Arial"/>
        </w:rPr>
        <w:t xml:space="preserve"> Lee et al.</w:t>
      </w:r>
      <w:r w:rsidR="00E10580">
        <w:rPr>
          <w:rFonts w:cs="Arial"/>
        </w:rPr>
        <w:t xml:space="preserve"> </w:t>
      </w:r>
      <w:r w:rsidR="00E10580">
        <w:rPr>
          <w:rFonts w:cs="Arial"/>
        </w:rPr>
        <w:fldChar w:fldCharType="begin"/>
      </w:r>
      <w:r w:rsidR="00475231">
        <w:rPr>
          <w:rFonts w:cs="Arial"/>
        </w:rPr>
        <w:instrText>ADDIN CITAVI.PLACEHOLDER f4470a8e-d217-476d-a52e-788bdc09697b PFBsYWNlaG9sZGVyPg0KICA8QWRkSW5WZXJzaW9uPjUuNC4wLjI8L0FkZEluVmVyc2lvbj4NCiAgPElkPmY0NDcwYThlLWQyMTctNDc2ZC1hNTJlLTc4OGJkYzA5Njk3YjwvSWQ+DQogIDxFbnRyaWVzPg0KICAgIDxFbnRyeT4NCiAgICAgIDxJZD4wYzUzMjU5Yy0zM2E3LTQxMDktOWY0NC0xNzY0OGYyYjljYT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10580">
        <w:rPr>
          <w:rFonts w:cs="Arial"/>
        </w:rPr>
        <w:fldChar w:fldCharType="separate"/>
      </w:r>
      <w:bookmarkStart w:id="82" w:name="_CTVP001f4470a8ed217476da52e788bdc09697b"/>
      <w:r w:rsidR="00475231">
        <w:rPr>
          <w:rFonts w:cs="Arial"/>
        </w:rPr>
        <w:t>[26]</w:t>
      </w:r>
      <w:bookmarkEnd w:id="82"/>
      <w:r w:rsidR="00E10580">
        <w:rPr>
          <w:rFonts w:cs="Arial"/>
        </w:rPr>
        <w:fldChar w:fldCharType="end"/>
      </w:r>
      <w:r w:rsidR="00E10580">
        <w:rPr>
          <w:rFonts w:cs="Arial"/>
        </w:rPr>
        <w:t>.</w:t>
      </w:r>
      <w:r w:rsidR="00D37ED7">
        <w:rPr>
          <w:rFonts w:cs="Arial"/>
        </w:rPr>
        <w:t xml:space="preserve"> They have compared</w:t>
      </w:r>
      <w:r>
        <w:rPr>
          <w:rFonts w:cs="Arial"/>
        </w:rPr>
        <w:t xml:space="preserve"> the physical constraints of jelly roll wound types (cylindrical and prismatic) with </w:t>
      </w:r>
      <w:r w:rsidRPr="00B90591">
        <w:rPr>
          <w:rFonts w:cs="Arial"/>
          <w:noProof/>
        </w:rPr>
        <w:t>flat</w:t>
      </w:r>
      <w:r w:rsidR="00B90591">
        <w:rPr>
          <w:rFonts w:cs="Arial"/>
          <w:noProof/>
        </w:rPr>
        <w:t>ly</w:t>
      </w:r>
      <w:r>
        <w:rPr>
          <w:rFonts w:cs="Arial"/>
        </w:rPr>
        <w:t xml:space="preserve"> stacked designs (pouch) for </w:t>
      </w:r>
      <w:r w:rsidR="00630339">
        <w:rPr>
          <w:rFonts w:cs="Arial"/>
        </w:rPr>
        <w:t>l</w:t>
      </w:r>
      <w:r w:rsidR="000B6662">
        <w:rPr>
          <w:rFonts w:cs="Arial"/>
        </w:rPr>
        <w:t>ithium</w:t>
      </w:r>
      <w:r>
        <w:rPr>
          <w:rFonts w:cs="Arial"/>
        </w:rPr>
        <w:t xml:space="preserve">-polymer cells. In the case of jelly roll configurations, the metal enclosure of slimmer batteries (for e.g. prismatic cells) do not exert enough pressure onto the electrodes and </w:t>
      </w:r>
      <w:r w:rsidR="00630339">
        <w:rPr>
          <w:rFonts w:cs="Arial"/>
        </w:rPr>
        <w:t xml:space="preserve">this </w:t>
      </w:r>
      <w:r>
        <w:rPr>
          <w:rFonts w:cs="Arial"/>
        </w:rPr>
        <w:t xml:space="preserve">results in poor thickness control. </w:t>
      </w:r>
      <w:r w:rsidR="004047C8">
        <w:rPr>
          <w:rFonts w:cs="Arial"/>
        </w:rPr>
        <w:t>The study</w:t>
      </w:r>
      <w:r>
        <w:rPr>
          <w:rFonts w:cs="Arial"/>
        </w:rPr>
        <w:t xml:space="preserve"> also enumerates some of the advantage</w:t>
      </w:r>
      <w:r w:rsidR="001C11E4">
        <w:rPr>
          <w:rFonts w:cs="Arial"/>
        </w:rPr>
        <w:t xml:space="preserve">s of a flat design: </w:t>
      </w:r>
      <w:r>
        <w:rPr>
          <w:rFonts w:cs="Arial"/>
        </w:rPr>
        <w:t>uniform battery thickness, higher energy densities due</w:t>
      </w:r>
      <w:r w:rsidR="001C11E4">
        <w:rPr>
          <w:rFonts w:cs="Arial"/>
        </w:rPr>
        <w:t xml:space="preserve"> to</w:t>
      </w:r>
      <w:r>
        <w:rPr>
          <w:rFonts w:cs="Arial"/>
        </w:rPr>
        <w:t xml:space="preserve"> lower dead volume and lower cell impedance due to the plurality of electrical contacts through electrode tabs. Further, free stack structures without any folding options</w:t>
      </w:r>
      <w:r w:rsidR="0022226B">
        <w:rPr>
          <w:rFonts w:cs="Arial"/>
        </w:rPr>
        <w:t xml:space="preserve"> (</w:t>
      </w:r>
      <w:r w:rsidR="004047C8">
        <w:rPr>
          <w:rFonts w:cs="Arial"/>
        </w:rPr>
        <w:t>pouch type cells)</w:t>
      </w:r>
      <w:r>
        <w:rPr>
          <w:rFonts w:cs="Arial"/>
        </w:rPr>
        <w:t xml:space="preserve"> allow the separator materials to contract when e</w:t>
      </w:r>
      <w:r w:rsidR="004047C8">
        <w:rPr>
          <w:rFonts w:cs="Arial"/>
        </w:rPr>
        <w:t>xposed to shutdown temperatures.</w:t>
      </w:r>
      <w:r>
        <w:rPr>
          <w:rFonts w:cs="Arial"/>
        </w:rPr>
        <w:t xml:space="preserve"> </w:t>
      </w:r>
      <w:r w:rsidR="004047C8">
        <w:rPr>
          <w:rFonts w:cs="Arial"/>
        </w:rPr>
        <w:t>This</w:t>
      </w:r>
      <w:r>
        <w:rPr>
          <w:rFonts w:cs="Arial"/>
        </w:rPr>
        <w:t xml:space="preserve"> </w:t>
      </w:r>
      <w:r w:rsidR="004047C8">
        <w:rPr>
          <w:rFonts w:cs="Arial"/>
        </w:rPr>
        <w:t>helps</w:t>
      </w:r>
      <w:r>
        <w:rPr>
          <w:rFonts w:cs="Arial"/>
        </w:rPr>
        <w:t xml:space="preserve"> in triggering safety events more easily around the electrode edges. The work illustrates the need for studying cell designs for safer </w:t>
      </w:r>
      <w:r w:rsidR="004047C8">
        <w:rPr>
          <w:rFonts w:cs="Arial"/>
        </w:rPr>
        <w:t>l</w:t>
      </w:r>
      <w:r w:rsidR="00304BF0">
        <w:rPr>
          <w:rFonts w:cs="Arial"/>
        </w:rPr>
        <w:t>ithium-ion</w:t>
      </w:r>
      <w:r>
        <w:rPr>
          <w:rFonts w:cs="Arial"/>
        </w:rPr>
        <w:t xml:space="preserve"> b</w:t>
      </w:r>
      <w:r w:rsidR="00E10580">
        <w:rPr>
          <w:rFonts w:cs="Arial"/>
        </w:rPr>
        <w:t>attery technology</w:t>
      </w:r>
      <w:r w:rsidR="002434C7">
        <w:rPr>
          <w:rFonts w:cs="Arial"/>
        </w:rPr>
        <w:t xml:space="preserve"> </w:t>
      </w:r>
      <w:r w:rsidR="00EF12F3">
        <w:rPr>
          <w:rFonts w:cs="Arial"/>
        </w:rPr>
        <w:fldChar w:fldCharType="begin"/>
      </w:r>
      <w:r w:rsidR="00475231">
        <w:rPr>
          <w:rFonts w:cs="Arial"/>
        </w:rPr>
        <w:instrText>ADDIN CITAVI.PLACEHOLDER a5d344e3-f1cd-4b3f-a363-c570ee22ff33 PFBsYWNlaG9sZGVyPg0KICA8QWRkSW5WZXJzaW9uPjUuNC4wLjI8L0FkZEluVmVyc2lvbj4NCiAgPElkPmE1ZDM0NGUzLWYxY2QtNGIzZi1hMzYzLWM1NzBlZTIyZmYzMzwvSWQ+DQogIDxFbnRyaWVzPg0KICAgIDxFbnRyeT4NCiAgICAgIDxJZD5iMzRkMmMyZC00ZWVmLTQ0NjctYTk2My1hNmU2OWZhZjhlZDA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83" w:name="_CTVP001a5d344e3f1cd4b3fa363c570ee22ff33"/>
      <w:r w:rsidR="00475231">
        <w:rPr>
          <w:rFonts w:cs="Arial"/>
        </w:rPr>
        <w:t>[26]</w:t>
      </w:r>
      <w:bookmarkEnd w:id="83"/>
      <w:r w:rsidR="00EF12F3">
        <w:rPr>
          <w:rFonts w:cs="Arial"/>
        </w:rPr>
        <w:fldChar w:fldCharType="end"/>
      </w:r>
      <w:r w:rsidR="00E10580">
        <w:rPr>
          <w:rFonts w:cs="Arial"/>
        </w:rPr>
        <w:t>.</w:t>
      </w:r>
      <w:r w:rsidR="00913C89">
        <w:rPr>
          <w:rFonts w:cs="Arial"/>
        </w:rPr>
        <w:t xml:space="preserve"> </w:t>
      </w:r>
    </w:p>
    <w:p w14:paraId="3910C70A" w14:textId="6AACB6D6" w:rsidR="00C33A9E" w:rsidRDefault="00C33A9E" w:rsidP="00F93B02">
      <w:pPr>
        <w:spacing w:line="360" w:lineRule="auto"/>
        <w:rPr>
          <w:rFonts w:cs="Arial"/>
        </w:rPr>
      </w:pPr>
      <w:r>
        <w:rPr>
          <w:rFonts w:cs="Arial"/>
        </w:rPr>
        <w:t xml:space="preserve">The work by </w:t>
      </w:r>
      <w:r w:rsidR="00913C89">
        <w:rPr>
          <w:rFonts w:cs="Arial"/>
        </w:rPr>
        <w:t>Maiser</w:t>
      </w:r>
      <w:r w:rsidR="00E10580">
        <w:rPr>
          <w:rFonts w:cs="Arial"/>
        </w:rPr>
        <w:t xml:space="preserve"> </w:t>
      </w:r>
      <w:r w:rsidR="00E10580">
        <w:rPr>
          <w:rFonts w:cs="Arial"/>
        </w:rPr>
        <w:fldChar w:fldCharType="begin"/>
      </w:r>
      <w:r w:rsidR="00475231">
        <w:rPr>
          <w:rFonts w:cs="Arial"/>
        </w:rPr>
        <w:instrText>ADDIN CITAVI.PLACEHOLDER 8725b3fb-5ba7-4890-8915-9b981080dcae PFBsYWNlaG9sZGVyPg0KICA8QWRkSW5WZXJzaW9uPjUuNC4wLjI8L0FkZEluVmVyc2lvbj4NCiAgPElkPjg3MjViM2ZiLTViYTctNDg5MC04OTE1LTliOTgxMDgwZGNhZTwvSWQ+DQogIDxFbnRyaWVzPg0KICAgIDxFbnRyeT4NCiAgICAgIDxJZD5lZDVhODE4NC1iNGNjLTRlOGQtODBhZC1hMzRiM2VlOGNh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10580">
        <w:rPr>
          <w:rFonts w:cs="Arial"/>
        </w:rPr>
        <w:fldChar w:fldCharType="separate"/>
      </w:r>
      <w:bookmarkStart w:id="84" w:name="_CTVP0018725b3fb5ba7489089159b981080dcae"/>
      <w:r w:rsidR="00475231">
        <w:rPr>
          <w:rFonts w:cs="Arial"/>
        </w:rPr>
        <w:t>[27]</w:t>
      </w:r>
      <w:bookmarkEnd w:id="84"/>
      <w:r w:rsidR="00E10580">
        <w:rPr>
          <w:rFonts w:cs="Arial"/>
        </w:rPr>
        <w:fldChar w:fldCharType="end"/>
      </w:r>
      <w:r w:rsidR="00913C89">
        <w:rPr>
          <w:rFonts w:cs="Arial"/>
        </w:rPr>
        <w:t xml:space="preserve"> </w:t>
      </w:r>
      <w:r w:rsidRPr="005C777C">
        <w:rPr>
          <w:rFonts w:cs="Arial"/>
        </w:rPr>
        <w:t>gives a brief overview of battery packaging concepts, their specific</w:t>
      </w:r>
      <w:r>
        <w:rPr>
          <w:rFonts w:cs="Arial"/>
        </w:rPr>
        <w:t xml:space="preserve"> </w:t>
      </w:r>
      <w:r w:rsidRPr="005C777C">
        <w:rPr>
          <w:rFonts w:cs="Arial"/>
        </w:rPr>
        <w:t>advantages</w:t>
      </w:r>
      <w:r w:rsidR="00B90591">
        <w:rPr>
          <w:rFonts w:cs="Arial"/>
        </w:rPr>
        <w:t>,</w:t>
      </w:r>
      <w:r w:rsidRPr="005C777C">
        <w:rPr>
          <w:rFonts w:cs="Arial"/>
        </w:rPr>
        <w:t xml:space="preserve"> </w:t>
      </w:r>
      <w:r w:rsidRPr="00B90591">
        <w:rPr>
          <w:rFonts w:cs="Arial"/>
          <w:noProof/>
        </w:rPr>
        <w:t>and</w:t>
      </w:r>
      <w:r w:rsidRPr="005C777C">
        <w:rPr>
          <w:rFonts w:cs="Arial"/>
        </w:rPr>
        <w:t xml:space="preserve"> drawbacks, as well as the i</w:t>
      </w:r>
      <w:r w:rsidR="00F24D01">
        <w:rPr>
          <w:rFonts w:cs="Arial"/>
        </w:rPr>
        <w:t>nfluence of packaging on the</w:t>
      </w:r>
      <w:r w:rsidRPr="005C777C">
        <w:rPr>
          <w:rFonts w:cs="Arial"/>
        </w:rPr>
        <w:t xml:space="preserve"> performance and cost.</w:t>
      </w:r>
      <w:r w:rsidR="004C48D5">
        <w:rPr>
          <w:rFonts w:cs="Arial"/>
        </w:rPr>
        <w:t xml:space="preserve"> It concludes that</w:t>
      </w:r>
      <w:r>
        <w:rPr>
          <w:rFonts w:cs="Arial"/>
        </w:rPr>
        <w:t xml:space="preserve"> the front-end produ</w:t>
      </w:r>
      <w:r w:rsidR="007510F6">
        <w:rPr>
          <w:rFonts w:cs="Arial"/>
        </w:rPr>
        <w:t>ction has</w:t>
      </w:r>
      <w:r>
        <w:rPr>
          <w:rFonts w:cs="Arial"/>
        </w:rPr>
        <w:t xml:space="preserve"> the highest im</w:t>
      </w:r>
      <w:r w:rsidR="004C48D5">
        <w:rPr>
          <w:rFonts w:cs="Arial"/>
        </w:rPr>
        <w:t>pact on the cost of the battery.</w:t>
      </w:r>
      <w:r>
        <w:rPr>
          <w:rFonts w:cs="Arial"/>
        </w:rPr>
        <w:t xml:space="preserve"> </w:t>
      </w:r>
      <w:r w:rsidR="004C48D5">
        <w:rPr>
          <w:rFonts w:cs="Arial"/>
        </w:rPr>
        <w:t xml:space="preserve">Further, it states that </w:t>
      </w:r>
      <w:r>
        <w:rPr>
          <w:rFonts w:cs="Arial"/>
        </w:rPr>
        <w:t xml:space="preserve">back-end design and processing (packaging) adds important </w:t>
      </w:r>
      <w:r>
        <w:rPr>
          <w:rFonts w:cs="Arial"/>
        </w:rPr>
        <w:lastRenderedPageBreak/>
        <w:t xml:space="preserve">safety and intelligent control features without which </w:t>
      </w:r>
      <w:r w:rsidR="00F24D01">
        <w:rPr>
          <w:rFonts w:cs="Arial"/>
        </w:rPr>
        <w:t>l</w:t>
      </w:r>
      <w:r w:rsidR="00304BF0">
        <w:rPr>
          <w:rFonts w:cs="Arial"/>
        </w:rPr>
        <w:t>ithium-ion</w:t>
      </w:r>
      <w:r>
        <w:rPr>
          <w:rFonts w:cs="Arial"/>
        </w:rPr>
        <w:t xml:space="preserve"> batteries would not be manageable. It also reviews a brief history, characteristics</w:t>
      </w:r>
      <w:r w:rsidR="00B90591">
        <w:rPr>
          <w:rFonts w:cs="Arial"/>
        </w:rPr>
        <w:t>,</w:t>
      </w:r>
      <w:r>
        <w:rPr>
          <w:rFonts w:cs="Arial"/>
        </w:rPr>
        <w:t xml:space="preserve"> </w:t>
      </w:r>
      <w:r w:rsidRPr="00B90591">
        <w:rPr>
          <w:rFonts w:cs="Arial"/>
          <w:noProof/>
        </w:rPr>
        <w:t>and</w:t>
      </w:r>
      <w:r>
        <w:rPr>
          <w:rFonts w:cs="Arial"/>
        </w:rPr>
        <w:t xml:space="preserve"> applications of the three packaging geometries relevant to this work</w:t>
      </w:r>
      <w:r w:rsidR="00913C89">
        <w:rPr>
          <w:rFonts w:cs="Arial"/>
        </w:rPr>
        <w:t xml:space="preserve"> </w:t>
      </w:r>
      <w:r w:rsidR="00EF12F3">
        <w:rPr>
          <w:rFonts w:cs="Arial"/>
        </w:rPr>
        <w:fldChar w:fldCharType="begin"/>
      </w:r>
      <w:r w:rsidR="00475231">
        <w:rPr>
          <w:rFonts w:cs="Arial"/>
        </w:rPr>
        <w:instrText>ADDIN CITAVI.PLACEHOLDER 3409e333-0d09-47ca-ae83-8522fd8b7ef1 PFBsYWNlaG9sZGVyPg0KICA8QWRkSW5WZXJzaW9uPjUuNC4wLjI8L0FkZEluVmVyc2lvbj4NCiAgPElkPjM0MDllMzMzLTBkMDktNDdjYS1hZTgzLTg1MjJmZDhiN2VmMTwvSWQ+DQogIDxFbnRyaWVzPg0KICAgIDxFbnRyeT4NCiAgICAgIDxJZD4yZDcxMmE3NC01YzFiLTQ0NjQtYTkyNy1hNWQzODA3ZjRiOGM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F12F3">
        <w:rPr>
          <w:rFonts w:cs="Arial"/>
        </w:rPr>
        <w:fldChar w:fldCharType="separate"/>
      </w:r>
      <w:bookmarkStart w:id="85" w:name="_CTVP0013409e3330d0947caae838522fd8b7ef1"/>
      <w:r w:rsidR="00475231">
        <w:rPr>
          <w:rFonts w:cs="Arial"/>
        </w:rPr>
        <w:t>[27]</w:t>
      </w:r>
      <w:bookmarkEnd w:id="85"/>
      <w:r w:rsidR="00EF12F3">
        <w:rPr>
          <w:rFonts w:cs="Arial"/>
        </w:rPr>
        <w:fldChar w:fldCharType="end"/>
      </w:r>
      <w:r w:rsidR="00E10580">
        <w:rPr>
          <w:rFonts w:cs="Arial"/>
        </w:rPr>
        <w:t>.</w:t>
      </w:r>
    </w:p>
    <w:p w14:paraId="53B0AC57" w14:textId="5ADD4A47" w:rsidR="00C33A9E" w:rsidRDefault="00913C89" w:rsidP="00F93B02">
      <w:pPr>
        <w:spacing w:line="360" w:lineRule="auto"/>
        <w:rPr>
          <w:rFonts w:cs="Arial"/>
        </w:rPr>
      </w:pPr>
      <w:r>
        <w:rPr>
          <w:rFonts w:cs="Arial"/>
        </w:rPr>
        <w:t>Mulder et al</w:t>
      </w:r>
      <w:r w:rsidR="002434C7">
        <w:rPr>
          <w:rFonts w:cs="Arial"/>
        </w:rPr>
        <w:t>.</w:t>
      </w:r>
      <w:r>
        <w:rPr>
          <w:rFonts w:cs="Arial"/>
        </w:rPr>
        <w:t xml:space="preserve"> </w:t>
      </w:r>
      <w:r w:rsidR="00E10580">
        <w:rPr>
          <w:rFonts w:cs="Arial"/>
        </w:rPr>
        <w:fldChar w:fldCharType="begin"/>
      </w:r>
      <w:r w:rsidR="00475231">
        <w:rPr>
          <w:rFonts w:cs="Arial"/>
        </w:rPr>
        <w:instrText>ADDIN CITAVI.PLACEHOLDER 7913a5fd-1481-47f8-9407-79e0f1708a95 PFBsYWNlaG9sZGVyPg0KICA8QWRkSW5WZXJzaW9uPjUuNC4wLjI8L0FkZEluVmVyc2lvbj4NCiAgPElkPjc5MTNhNWZkLTE0ODEtNDdmOC05NDA3LTc5ZTBmMTcwOGE5NTwvSWQ+DQogIDxFbnRyaWVzPg0KICAgIDxFbnRyeT4NCiAgICAgIDxJZD41MzU2YWY0NS1lZGExLTRhZWItYjk2Ni01MGM2YjBmNzY2OTg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E10580">
        <w:rPr>
          <w:rFonts w:cs="Arial"/>
        </w:rPr>
        <w:fldChar w:fldCharType="separate"/>
      </w:r>
      <w:bookmarkStart w:id="86" w:name="_CTVP0017913a5fd148147f8940779e0f1708a95"/>
      <w:r w:rsidR="00475231">
        <w:rPr>
          <w:rFonts w:cs="Arial"/>
        </w:rPr>
        <w:t>[28]</w:t>
      </w:r>
      <w:bookmarkEnd w:id="86"/>
      <w:r w:rsidR="00E10580">
        <w:rPr>
          <w:rFonts w:cs="Arial"/>
        </w:rPr>
        <w:fldChar w:fldCharType="end"/>
      </w:r>
      <w:r>
        <w:rPr>
          <w:rFonts w:cs="Arial"/>
        </w:rPr>
        <w:t xml:space="preserve"> </w:t>
      </w:r>
      <w:r w:rsidR="00C33A9E">
        <w:rPr>
          <w:rFonts w:cs="Arial"/>
        </w:rPr>
        <w:t xml:space="preserve">have done a comprehensive study on the comparison of commercial </w:t>
      </w:r>
      <w:r w:rsidR="008E3078">
        <w:rPr>
          <w:rFonts w:cs="Arial"/>
        </w:rPr>
        <w:t>l</w:t>
      </w:r>
      <w:r w:rsidR="00304BF0">
        <w:rPr>
          <w:rFonts w:cs="Arial"/>
        </w:rPr>
        <w:t>ithium-ion</w:t>
      </w:r>
      <w:r w:rsidR="00C33A9E">
        <w:rPr>
          <w:rFonts w:cs="Arial"/>
        </w:rPr>
        <w:t xml:space="preserve">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different geometries were also </w:t>
      </w:r>
      <w:r w:rsidR="00EE6275">
        <w:rPr>
          <w:rFonts w:cs="Arial"/>
        </w:rPr>
        <w:t>studied,</w:t>
      </w:r>
      <w:r w:rsidR="00C33A9E">
        <w:rPr>
          <w:rFonts w:cs="Arial"/>
        </w:rPr>
        <w:t xml:space="preserve"> and a comparison was made.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w:t>
      </w:r>
      <w:r w:rsidR="000A05E6">
        <w:rPr>
          <w:rFonts w:cs="Arial"/>
        </w:rPr>
        <w:t>material and rated</w:t>
      </w:r>
      <w:r w:rsidR="005731BD">
        <w:rPr>
          <w:rFonts w:cs="Arial"/>
        </w:rPr>
        <w:t xml:space="preserve"> capacities </w:t>
      </w:r>
      <w:r w:rsidR="00EF12F3">
        <w:rPr>
          <w:rFonts w:cs="Arial"/>
        </w:rPr>
        <w:fldChar w:fldCharType="begin"/>
      </w:r>
      <w:r w:rsidR="00475231">
        <w:rPr>
          <w:rFonts w:cs="Arial"/>
        </w:rPr>
        <w:instrText>ADDIN CITAVI.PLACEHOLDER 34188550-ad76-4627-ba1b-cb7be7283db6 PFBsYWNlaG9sZGVyPg0KICA8QWRkSW5WZXJzaW9uPjUuNC4wLjI8L0FkZEluVmVyc2lvbj4NCiAgPElkPjM0MTg4NTUwLWFkNzYtNDYyNy1iYTFiLWNiN2JlNzI4M2RiNjwvSWQ+DQogIDxFbnRyaWVzPg0KICAgIDxFbnRyeT4NCiAgICAgIDxJZD44ZGIzZGY4Ni05YTEwLTQxNTMtYTNlZi01ZThlMDA0ODRjNjk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EF12F3">
        <w:rPr>
          <w:rFonts w:cs="Arial"/>
        </w:rPr>
        <w:fldChar w:fldCharType="separate"/>
      </w:r>
      <w:bookmarkStart w:id="87" w:name="_CTVP00134188550ad764627ba1bcb7be7283db6"/>
      <w:r w:rsidR="00475231">
        <w:rPr>
          <w:rFonts w:cs="Arial"/>
        </w:rPr>
        <w:t>[28]</w:t>
      </w:r>
      <w:bookmarkEnd w:id="87"/>
      <w:r w:rsidR="00EF12F3">
        <w:rPr>
          <w:rFonts w:cs="Arial"/>
        </w:rPr>
        <w:fldChar w:fldCharType="end"/>
      </w:r>
      <w:r w:rsidR="005731BD">
        <w:rPr>
          <w:rFonts w:cs="Arial"/>
        </w:rPr>
        <w:t>.</w:t>
      </w:r>
      <w:r w:rsidR="008E3078">
        <w:rPr>
          <w:rFonts w:cs="Arial"/>
        </w:rPr>
        <w:t xml:space="preserve"> Therefore</w:t>
      </w:r>
      <w:r w:rsidR="005731BD">
        <w:rPr>
          <w:rFonts w:cs="Arial"/>
        </w:rPr>
        <w:t>,</w:t>
      </w:r>
      <w:r w:rsidR="008E3078">
        <w:rPr>
          <w:rFonts w:cs="Arial"/>
        </w:rPr>
        <w:t xml:space="preserve"> this work does not serve as a </w:t>
      </w:r>
      <w:r w:rsidR="00BF4669">
        <w:rPr>
          <w:rFonts w:cs="Arial"/>
        </w:rPr>
        <w:t>conclusive</w:t>
      </w:r>
      <w:r w:rsidR="008E3078">
        <w:rPr>
          <w:rFonts w:cs="Arial"/>
        </w:rPr>
        <w:t xml:space="preserve"> comparison of the three geometries.</w:t>
      </w:r>
    </w:p>
    <w:p w14:paraId="3BD05A0D" w14:textId="184A03FF" w:rsidR="00C33A9E" w:rsidRDefault="00BA3BFA" w:rsidP="00F93B02">
      <w:pPr>
        <w:spacing w:line="360" w:lineRule="auto"/>
        <w:rPr>
          <w:rFonts w:cs="Arial"/>
        </w:rPr>
      </w:pPr>
      <w:r>
        <w:rPr>
          <w:rFonts w:cs="Arial"/>
        </w:rPr>
        <w:t>Further literature referred</w:t>
      </w:r>
      <w:r w:rsidR="00C33A9E">
        <w:rPr>
          <w:rFonts w:cs="Arial"/>
        </w:rPr>
        <w:t xml:space="preserve"> for th</w:t>
      </w:r>
      <w:r w:rsidR="003C0995">
        <w:rPr>
          <w:rFonts w:cs="Arial"/>
        </w:rPr>
        <w:t>e thesis</w:t>
      </w:r>
      <w:r w:rsidR="00C33A9E">
        <w:rPr>
          <w:rFonts w:cs="Arial"/>
        </w:rPr>
        <w:t xml:space="preserve"> involved studies on capacity evolution, aging parameters, internal resistances</w:t>
      </w:r>
      <w:r w:rsidR="00EC7206">
        <w:rPr>
          <w:rFonts w:cs="Arial"/>
        </w:rPr>
        <w:t xml:space="preserve"> and</w:t>
      </w:r>
      <w:r w:rsidR="00C33A9E">
        <w:rPr>
          <w:rFonts w:cs="Arial"/>
        </w:rPr>
        <w:t xml:space="preserve"> temperature </w:t>
      </w:r>
      <w:r w:rsidR="00E10580">
        <w:rPr>
          <w:rFonts w:cs="Arial"/>
        </w:rPr>
        <w:t>rise</w:t>
      </w:r>
      <w:r w:rsidR="00C33A9E">
        <w:rPr>
          <w:rFonts w:cs="Arial"/>
        </w:rPr>
        <w:t xml:space="preserve"> </w:t>
      </w:r>
      <w:r w:rsidR="00EC7206">
        <w:rPr>
          <w:rFonts w:cs="Arial"/>
        </w:rPr>
        <w:t>in</w:t>
      </w:r>
      <w:r w:rsidR="00C33A9E">
        <w:rPr>
          <w:rFonts w:cs="Arial"/>
        </w:rPr>
        <w:t xml:space="preserve"> </w:t>
      </w:r>
      <w:r w:rsidR="003C0995">
        <w:rPr>
          <w:rFonts w:cs="Arial"/>
        </w:rPr>
        <w:t>l</w:t>
      </w:r>
      <w:r w:rsidR="000B6662">
        <w:rPr>
          <w:rFonts w:cs="Arial"/>
        </w:rPr>
        <w:t>ithium</w:t>
      </w:r>
      <w:r w:rsidR="00C33A9E">
        <w:rPr>
          <w:rFonts w:cs="Arial"/>
        </w:rPr>
        <w:t xml:space="preserve">-ion cells. The following part </w:t>
      </w:r>
      <w:r w:rsidR="00C33A9E" w:rsidRPr="00B90591">
        <w:rPr>
          <w:rFonts w:cs="Arial"/>
          <w:noProof/>
        </w:rPr>
        <w:t>discus</w:t>
      </w:r>
      <w:r w:rsidR="00B90591">
        <w:rPr>
          <w:rFonts w:cs="Arial"/>
          <w:noProof/>
        </w:rPr>
        <w:t>se</w:t>
      </w:r>
      <w:r w:rsidR="00C33A9E" w:rsidRPr="00B90591">
        <w:rPr>
          <w:rFonts w:cs="Arial"/>
          <w:noProof/>
        </w:rPr>
        <w:t>s</w:t>
      </w:r>
      <w:r w:rsidR="00C33A9E">
        <w:rPr>
          <w:rFonts w:cs="Arial"/>
        </w:rPr>
        <w:t xml:space="preserve"> in detail the various aspects related to capacity deterioration</w:t>
      </w:r>
      <w:r w:rsidR="00EC7206">
        <w:rPr>
          <w:rFonts w:cs="Arial"/>
        </w:rPr>
        <w:t>.</w:t>
      </w:r>
      <w:r w:rsidR="00C33A9E">
        <w:rPr>
          <w:rFonts w:cs="Arial"/>
        </w:rPr>
        <w:t xml:space="preserve"> </w:t>
      </w:r>
    </w:p>
    <w:p w14:paraId="431B7366" w14:textId="77777777" w:rsidR="00C33A9E" w:rsidRDefault="00684A7F" w:rsidP="00F93B02">
      <w:pPr>
        <w:pStyle w:val="Heading2"/>
        <w:spacing w:line="360" w:lineRule="auto"/>
      </w:pPr>
      <w:bookmarkStart w:id="88" w:name="_Toc520298111"/>
      <w:bookmarkStart w:id="89" w:name="_Toc528067752"/>
      <w:r>
        <w:t>C</w:t>
      </w:r>
      <w:r w:rsidR="00C33A9E" w:rsidRPr="002A4CB6">
        <w:t>apacity deterioration</w:t>
      </w:r>
      <w:bookmarkEnd w:id="88"/>
      <w:bookmarkEnd w:id="89"/>
    </w:p>
    <w:p w14:paraId="614F9A3A" w14:textId="0DCB3734" w:rsidR="00C33A9E" w:rsidRDefault="007343C9" w:rsidP="00F93B02">
      <w:pPr>
        <w:spacing w:line="360" w:lineRule="auto"/>
        <w:rPr>
          <w:rFonts w:cs="Arial"/>
        </w:rPr>
      </w:pPr>
      <w:r>
        <w:rPr>
          <w:rFonts w:cs="Arial"/>
        </w:rPr>
        <w:t xml:space="preserve">All lithium-ion cells undergo </w:t>
      </w:r>
      <w:r w:rsidR="004B2185">
        <w:rPr>
          <w:rFonts w:cs="Arial"/>
        </w:rPr>
        <w:t xml:space="preserve">capacity fade with time and multiple cycling. </w:t>
      </w:r>
      <w:r w:rsidR="00C33A9E">
        <w:rPr>
          <w:rFonts w:cs="Arial"/>
        </w:rPr>
        <w:t xml:space="preserve">The capacity deterioration of </w:t>
      </w:r>
      <w:r w:rsidR="003C0995">
        <w:rPr>
          <w:rFonts w:cs="Arial"/>
        </w:rPr>
        <w:t>l</w:t>
      </w:r>
      <w:r w:rsidR="00304BF0">
        <w:rPr>
          <w:rFonts w:cs="Arial"/>
        </w:rPr>
        <w:t>ithium-ion</w:t>
      </w:r>
      <w:r w:rsidR="00C33A9E">
        <w:rPr>
          <w:rFonts w:cs="Arial"/>
        </w:rPr>
        <w:t xml:space="preserve"> cells </w:t>
      </w:r>
      <w:r w:rsidR="00A71C2A">
        <w:rPr>
          <w:rFonts w:cs="Arial"/>
        </w:rPr>
        <w:t>can be studied using</w:t>
      </w:r>
      <w:r w:rsidR="004B2185">
        <w:rPr>
          <w:rFonts w:cs="Arial"/>
        </w:rPr>
        <w:t xml:space="preserve"> aging</w:t>
      </w:r>
      <w:r w:rsidR="00A71C2A">
        <w:rPr>
          <w:rFonts w:cs="Arial"/>
        </w:rPr>
        <w:t xml:space="preserve"> mechanisms</w:t>
      </w:r>
      <w:r w:rsidR="00C33A9E">
        <w:rPr>
          <w:rFonts w:cs="Arial"/>
        </w:rPr>
        <w:t xml:space="preserve"> as </w:t>
      </w:r>
      <w:r w:rsidR="003C0995">
        <w:rPr>
          <w:rFonts w:cs="Arial"/>
        </w:rPr>
        <w:t>listed</w:t>
      </w:r>
      <w:r w:rsidR="00C33A9E">
        <w:rPr>
          <w:rFonts w:cs="Arial"/>
        </w:rPr>
        <w:t xml:space="preserve"> by</w:t>
      </w:r>
      <w:r w:rsidR="00913C89">
        <w:rPr>
          <w:rFonts w:cs="Arial"/>
        </w:rPr>
        <w:t xml:space="preserve"> Zhao</w:t>
      </w:r>
      <w:r w:rsidR="001313BD">
        <w:rPr>
          <w:rFonts w:cs="Arial"/>
        </w:rPr>
        <w:t xml:space="preserve"> </w:t>
      </w:r>
      <w:r w:rsidR="001313BD">
        <w:rPr>
          <w:rFonts w:cs="Arial"/>
        </w:rPr>
        <w:fldChar w:fldCharType="begin"/>
      </w:r>
      <w:r w:rsidR="00475231">
        <w:rPr>
          <w:rFonts w:cs="Arial"/>
        </w:rPr>
        <w:instrText>ADDIN CITAVI.PLACEHOLDER 069d45c8-b065-46eb-a2ea-f1a9d6006b2d PFBsYWNlaG9sZGVyPg0KICA8QWRkSW5WZXJzaW9uPjUuNC4wLjI8L0FkZEluVmVyc2lvbj4NCiAgPElkPjA2OWQ0NWM4LWIwNjUtNDZlYi1hMmVhLWYxYTlkNjAwNmIyZDwvSWQ+DQogIDxFbnRyaWVzPg0KICAgIDxFbnRyeT4NCiAgICAgIDxJZD5kMzY0Nzk2Zi02Y2U5LTQ3NzctYTg5ZS0yMjU5MDlkYzYxMWQ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WzI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ldPC9UZXh0Pg0KICAgIDwvVGV4dFVuaXQ+DQogIDwvVGV4dFVuaXRzPg0KPC9QbGFjZWhvbGRlcj4=</w:instrText>
      </w:r>
      <w:r w:rsidR="001313BD">
        <w:rPr>
          <w:rFonts w:cs="Arial"/>
        </w:rPr>
        <w:fldChar w:fldCharType="separate"/>
      </w:r>
      <w:bookmarkStart w:id="90" w:name="_CTVP001069d45c8b06546eba2eaf1a9d6006b2d"/>
      <w:r w:rsidR="00475231">
        <w:rPr>
          <w:rFonts w:cs="Arial"/>
        </w:rPr>
        <w:t>[29]</w:t>
      </w:r>
      <w:bookmarkEnd w:id="90"/>
      <w:r w:rsidR="001313BD">
        <w:rPr>
          <w:rFonts w:cs="Arial"/>
        </w:rPr>
        <w:fldChar w:fldCharType="end"/>
      </w:r>
      <w:r w:rsidR="00C33A9E">
        <w:rPr>
          <w:rFonts w:cs="Arial"/>
        </w:rPr>
        <w:t xml:space="preserve">: loss of </w:t>
      </w:r>
      <w:r w:rsidR="00383F93">
        <w:rPr>
          <w:rFonts w:cs="Arial"/>
        </w:rPr>
        <w:t>l</w:t>
      </w:r>
      <w:r w:rsidR="001313BD">
        <w:rPr>
          <w:rFonts w:cs="Arial"/>
        </w:rPr>
        <w:t xml:space="preserve">ithium </w:t>
      </w:r>
      <w:r w:rsidR="00C33A9E">
        <w:rPr>
          <w:rFonts w:cs="Arial"/>
        </w:rPr>
        <w:t>inventory</w:t>
      </w:r>
      <w:r w:rsidR="003F376A">
        <w:rPr>
          <w:rFonts w:cs="Arial"/>
        </w:rPr>
        <w:t xml:space="preserve"> (LLI)</w:t>
      </w:r>
      <w:r w:rsidR="00C33A9E">
        <w:rPr>
          <w:rFonts w:cs="Arial"/>
        </w:rPr>
        <w:t>, loss of active material</w:t>
      </w:r>
      <w:r w:rsidR="003F376A">
        <w:rPr>
          <w:rFonts w:cs="Arial"/>
        </w:rPr>
        <w:t xml:space="preserve"> (LAM)</w:t>
      </w:r>
      <w:r w:rsidR="00693ED6">
        <w:rPr>
          <w:rFonts w:cs="Arial"/>
        </w:rPr>
        <w:t>, and</w:t>
      </w:r>
      <w:r w:rsidR="00C33A9E">
        <w:rPr>
          <w:rFonts w:cs="Arial"/>
        </w:rPr>
        <w:t xml:space="preserve"> ohmic resistance increase</w:t>
      </w:r>
      <w:r w:rsidR="003F376A">
        <w:rPr>
          <w:rFonts w:cs="Arial"/>
        </w:rPr>
        <w:t xml:space="preserve"> (ORI)</w:t>
      </w:r>
      <w:r w:rsidR="00632230">
        <w:rPr>
          <w:rFonts w:cs="Arial"/>
        </w:rPr>
        <w:t>.</w:t>
      </w:r>
      <w:r w:rsidR="00C33A9E">
        <w:rPr>
          <w:rFonts w:cs="Arial"/>
        </w:rPr>
        <w:t xml:space="preserve"> These mechanisms are discussed further in detail by</w:t>
      </w:r>
      <w:r w:rsidR="00913C89">
        <w:rPr>
          <w:rFonts w:cs="Arial"/>
        </w:rPr>
        <w:t xml:space="preserve"> </w:t>
      </w:r>
      <w:r w:rsidR="00E31870" w:rsidRPr="00E31870">
        <w:rPr>
          <w:rFonts w:cs="Arial"/>
        </w:rPr>
        <w:t>González</w:t>
      </w:r>
      <w:r w:rsidR="00684A7F">
        <w:rPr>
          <w:rFonts w:cs="Arial"/>
        </w:rPr>
        <w:t xml:space="preserve"> </w:t>
      </w:r>
      <w:r w:rsidR="00EF12F3">
        <w:rPr>
          <w:rFonts w:cs="Arial"/>
        </w:rPr>
        <w:fldChar w:fldCharType="begin"/>
      </w:r>
      <w:r w:rsidR="00475231">
        <w:rPr>
          <w:rFonts w:cs="Arial"/>
        </w:rPr>
        <w:instrText>ADDIN CITAVI.PLACEHOLDER 6f044eaa-ea69-4ec9-96db-9d12cdd97947 PFBsYWNlaG9sZGVyPg0KICA8QWRkSW5WZXJzaW9uPjUuNC4wLjI8L0FkZEluVmVyc2lvbj4NCiAgPElkPjZmMDQ0ZWFhLWVhNjktNGVjOS05NmRiLTlkMTJjZGQ5Nzk0NzwvSWQ+DQogIDxFbnRyaWVzPg0KICAgIDxFbnRyeT4NCiAgICAgIDxJZD44ZjFkNzc5Ny0xYjVkLTQ0NTEtYWMyZS1jZWQyMWQzY2E3ZTA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91" w:name="_CTVP0016f044eaaea694ec996db9d12cdd97947"/>
      <w:r w:rsidR="00475231">
        <w:rPr>
          <w:rFonts w:cs="Arial"/>
        </w:rPr>
        <w:t>[30]</w:t>
      </w:r>
      <w:bookmarkEnd w:id="91"/>
      <w:r w:rsidR="00EF12F3">
        <w:rPr>
          <w:rFonts w:cs="Arial"/>
        </w:rPr>
        <w:fldChar w:fldCharType="end"/>
      </w:r>
      <w:r w:rsidR="001313BD">
        <w:rPr>
          <w:rFonts w:cs="Arial"/>
        </w:rPr>
        <w:t>.</w:t>
      </w:r>
      <w:r w:rsidR="00E31870">
        <w:rPr>
          <w:rFonts w:cs="Arial"/>
        </w:rPr>
        <w:t xml:space="preserve"> </w:t>
      </w:r>
      <w:r w:rsidR="00E31870" w:rsidRPr="00E31870">
        <w:rPr>
          <w:rFonts w:cs="Arial"/>
        </w:rPr>
        <w:t>Barré</w:t>
      </w:r>
      <w:r w:rsidR="00E31870">
        <w:rPr>
          <w:rFonts w:cs="Arial"/>
        </w:rPr>
        <w:t xml:space="preserve"> et al</w:t>
      </w:r>
      <w:r w:rsidR="00684A7F">
        <w:rPr>
          <w:rFonts w:cs="Arial"/>
        </w:rPr>
        <w:t>.</w:t>
      </w:r>
      <w:r w:rsidR="001313BD">
        <w:rPr>
          <w:rFonts w:cs="Arial"/>
        </w:rPr>
        <w:t xml:space="preserve"> </w:t>
      </w:r>
      <w:r w:rsidR="001313BD">
        <w:rPr>
          <w:rFonts w:cs="Arial"/>
        </w:rPr>
        <w:fldChar w:fldCharType="begin"/>
      </w:r>
      <w:r w:rsidR="00475231">
        <w:rPr>
          <w:rFonts w:cs="Arial"/>
        </w:rPr>
        <w:instrText>ADDIN CITAVI.PLACEHOLDER cddb2271-14fb-4d71-a436-2044d3a3ceb3 PFBsYWNlaG9sZGVyPg0KICA8QWRkSW5WZXJzaW9uPjUuNC4wLjI8L0FkZEluVmVyc2lvbj4NCiAgPElkPmNkZGIyMjcxLTE0ZmItNGQ3MS1hNDM2LTIwNDRkM2EzY2ViMzwvSWQ+DQogIDxFbnRyaWVzPg0KICAgIDxFbnRyeT4NCiAgICAgIDxJZD5jNmQ3NjBhNC04YzM2LTRjYzMtOTJlYy04ODE0YTVkOGY3NTc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1313BD">
        <w:rPr>
          <w:rFonts w:cs="Arial"/>
        </w:rPr>
        <w:fldChar w:fldCharType="separate"/>
      </w:r>
      <w:bookmarkStart w:id="92" w:name="_CTVP001cddb227114fb4d71a4362044d3a3ceb3"/>
      <w:r w:rsidR="00475231">
        <w:rPr>
          <w:rFonts w:cs="Arial"/>
        </w:rPr>
        <w:t>[31]</w:t>
      </w:r>
      <w:bookmarkEnd w:id="92"/>
      <w:r w:rsidR="001313BD">
        <w:rPr>
          <w:rFonts w:cs="Arial"/>
        </w:rPr>
        <w:fldChar w:fldCharType="end"/>
      </w:r>
      <w:r w:rsidR="00C33A9E">
        <w:rPr>
          <w:rFonts w:cs="Arial"/>
        </w:rPr>
        <w:t xml:space="preserve"> have reviewed the </w:t>
      </w:r>
      <w:r w:rsidR="007B28B7">
        <w:rPr>
          <w:rFonts w:cs="Arial"/>
        </w:rPr>
        <w:t>aging</w:t>
      </w:r>
      <w:r w:rsidR="000D2A06">
        <w:rPr>
          <w:rFonts w:cs="Arial"/>
        </w:rPr>
        <w:t xml:space="preserve"> mechanism</w:t>
      </w:r>
      <w:r w:rsidR="00C33A9E">
        <w:rPr>
          <w:rFonts w:cs="Arial"/>
        </w:rPr>
        <w:t xml:space="preserve"> and </w:t>
      </w:r>
      <w:r w:rsidR="007B28B7">
        <w:rPr>
          <w:rFonts w:cs="Arial"/>
        </w:rPr>
        <w:t>aging</w:t>
      </w:r>
      <w:r w:rsidR="00C33A9E">
        <w:rPr>
          <w:rFonts w:cs="Arial"/>
        </w:rPr>
        <w:t xml:space="preserve"> battery estimation methods in </w:t>
      </w:r>
      <w:r w:rsidR="000D2A06">
        <w:rPr>
          <w:rFonts w:cs="Arial"/>
        </w:rPr>
        <w:t>l</w:t>
      </w:r>
      <w:r w:rsidR="00304BF0">
        <w:rPr>
          <w:rFonts w:cs="Arial"/>
        </w:rPr>
        <w:t>ithium-ion</w:t>
      </w:r>
      <w:r w:rsidR="00C33A9E">
        <w:rPr>
          <w:rFonts w:cs="Arial"/>
        </w:rPr>
        <w:t xml:space="preserve"> </w:t>
      </w:r>
      <w:r w:rsidR="001313BD">
        <w:rPr>
          <w:rFonts w:cs="Arial"/>
        </w:rPr>
        <w:t>cells</w:t>
      </w:r>
      <w:r w:rsidR="00C33A9E">
        <w:rPr>
          <w:rFonts w:cs="Arial"/>
        </w:rPr>
        <w:t>.</w:t>
      </w:r>
      <w:r w:rsidR="00684A7F">
        <w:rPr>
          <w:rFonts w:cs="Arial"/>
        </w:rPr>
        <w:t xml:space="preserve"> </w:t>
      </w:r>
      <w:r w:rsidR="00E31870" w:rsidRPr="00B90591">
        <w:rPr>
          <w:rFonts w:cs="Arial"/>
          <w:noProof/>
        </w:rPr>
        <w:t>Sarasketa</w:t>
      </w:r>
      <w:r w:rsidR="00E31870">
        <w:rPr>
          <w:rFonts w:cs="Arial"/>
        </w:rPr>
        <w:t>-Zabala et al</w:t>
      </w:r>
      <w:r w:rsidR="00684A7F">
        <w:rPr>
          <w:rFonts w:cs="Arial"/>
        </w:rPr>
        <w:t>.</w:t>
      </w:r>
      <w:r w:rsidR="00C33A9E">
        <w:rPr>
          <w:rFonts w:cs="Arial"/>
        </w:rPr>
        <w:t xml:space="preserve"> </w:t>
      </w:r>
      <w:r w:rsidR="001313BD">
        <w:rPr>
          <w:rFonts w:cs="Arial"/>
        </w:rPr>
        <w:fldChar w:fldCharType="begin"/>
      </w:r>
      <w:r w:rsidR="00475231">
        <w:rPr>
          <w:rFonts w:cs="Arial"/>
        </w:rPr>
        <w:instrText>ADDIN CITAVI.PLACEHOLDER 45d06535-13ff-4714-bf30-fad72d135b07 PFBsYWNlaG9sZGVyPg0KICA8QWRkSW5WZXJzaW9uPjUuNC4wLjI8L0FkZEluVmVyc2lvbj4NCiAgPElkPjQ1ZDA2NTM1LTEzZmYtNDcxNC1iZjMwLWZhZDcyZDEzNWIwNzwvSWQ+DQogIDxFbnRyaWVzPg0KICAgIDxFbnRyeT4NCiAgICAgIDxJZD5mYTljMzc1Zi1lMjM2LTQyNDctYjNmOS0xMzFhYWU2MDViZjY8L0lkPg0KICAgICAgPFJlZmVyZW5jZUlkPjkzOTQ3YzA5LTNjNzQtNDdmYS1hNTMzLWYxZTdjMTg5MWRm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ZXF1ZW5jZU51bWJlcj4zOTwvU2VxdWVuY2VOdW1iZXI+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5bM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l08L1RleHQ+DQogICAgPC9UZXh0VW5pdD4NCiAgPC9UZXh0VW5pdHM+DQo8L1BsYWNlaG9sZGVyPg==</w:instrText>
      </w:r>
      <w:r w:rsidR="001313BD">
        <w:rPr>
          <w:rFonts w:cs="Arial"/>
        </w:rPr>
        <w:fldChar w:fldCharType="separate"/>
      </w:r>
      <w:bookmarkStart w:id="93" w:name="_CTVP00145d0653513ff4714bf30fad72d135b07"/>
      <w:r w:rsidR="00475231">
        <w:rPr>
          <w:rFonts w:cs="Arial"/>
        </w:rPr>
        <w:t>[32]</w:t>
      </w:r>
      <w:bookmarkEnd w:id="93"/>
      <w:r w:rsidR="001313BD">
        <w:rPr>
          <w:rFonts w:cs="Arial"/>
        </w:rPr>
        <w:fldChar w:fldCharType="end"/>
      </w:r>
      <w:r w:rsidR="00C33A9E">
        <w:rPr>
          <w:rFonts w:cs="Arial"/>
        </w:rPr>
        <w:t xml:space="preserve"> provide a detailed analysis</w:t>
      </w:r>
      <w:r w:rsidR="00C33A9E" w:rsidRPr="00C826FC">
        <w:rPr>
          <w:rFonts w:cs="Arial"/>
        </w:rPr>
        <w:t xml:space="preserve"> of the influence of </w:t>
      </w:r>
      <w:r w:rsidR="000D2A06">
        <w:rPr>
          <w:rFonts w:cs="Arial"/>
        </w:rPr>
        <w:t>depth of discharge (</w:t>
      </w:r>
      <w:r w:rsidR="00C33A9E" w:rsidRPr="00C826FC">
        <w:rPr>
          <w:rFonts w:cs="Arial"/>
        </w:rPr>
        <w:t>DOD</w:t>
      </w:r>
      <w:r w:rsidR="00EF12F3">
        <w:rPr>
          <w:rFonts w:cs="Arial"/>
        </w:rPr>
        <w:fldChar w:fldCharType="begin"/>
      </w:r>
      <w:r w:rsidR="000D2A06">
        <w:instrText xml:space="preserve"> XE "</w:instrText>
      </w:r>
      <w:r w:rsidR="000D2A06" w:rsidRPr="001E1C98">
        <w:rPr>
          <w:rFonts w:cs="Arial"/>
        </w:rPr>
        <w:instrText>DOD</w:instrText>
      </w:r>
      <w:r w:rsidR="000D2A06">
        <w:instrText>" \t "</w:instrText>
      </w:r>
      <w:r w:rsidR="000D2A06" w:rsidRPr="00EC25C5">
        <w:rPr>
          <w:rFonts w:asciiTheme="minorHAnsi" w:hAnsiTheme="minorHAnsi" w:cstheme="minorHAnsi"/>
          <w:i/>
        </w:rPr>
        <w:instrText>Depth of Discharge</w:instrText>
      </w:r>
      <w:r w:rsidR="000D2A06">
        <w:instrText xml:space="preserve">" </w:instrText>
      </w:r>
      <w:r w:rsidR="00EF12F3">
        <w:rPr>
          <w:rFonts w:cs="Arial"/>
        </w:rPr>
        <w:fldChar w:fldCharType="end"/>
      </w:r>
      <w:r w:rsidR="000D2A06">
        <w:rPr>
          <w:rFonts w:cs="Arial"/>
        </w:rPr>
        <w:t>)</w:t>
      </w:r>
      <w:r w:rsidR="00C33A9E" w:rsidRPr="00C826FC">
        <w:rPr>
          <w:rFonts w:cs="Arial"/>
        </w:rPr>
        <w:t xml:space="preserve">, C-rate and Ah-throughput on cell </w:t>
      </w:r>
      <w:r w:rsidR="007B28B7">
        <w:rPr>
          <w:rFonts w:cs="Arial"/>
        </w:rPr>
        <w:t>aging</w:t>
      </w:r>
      <w:r w:rsidR="00C33A9E">
        <w:rPr>
          <w:rFonts w:cs="Arial"/>
        </w:rPr>
        <w:t xml:space="preserve"> of </w:t>
      </w:r>
      <w:r w:rsidR="00FA7A9F">
        <w:rPr>
          <w:rFonts w:cs="Arial"/>
        </w:rPr>
        <w:t>LFP-graphite</w:t>
      </w:r>
      <w:r w:rsidR="00C33A9E">
        <w:rPr>
          <w:rFonts w:cs="Arial"/>
        </w:rPr>
        <w:t xml:space="preserve"> cells.</w:t>
      </w:r>
      <w:r w:rsidR="00684A7F">
        <w:rPr>
          <w:rFonts w:cs="Arial"/>
        </w:rPr>
        <w:t xml:space="preserve"> </w:t>
      </w:r>
      <w:r w:rsidR="00E31870" w:rsidRPr="00B90591">
        <w:rPr>
          <w:rFonts w:cs="Arial"/>
          <w:noProof/>
        </w:rPr>
        <w:t>Pinson</w:t>
      </w:r>
      <w:r w:rsidR="001313BD">
        <w:rPr>
          <w:rFonts w:cs="Arial"/>
          <w:noProof/>
        </w:rPr>
        <w:t xml:space="preserve"> </w:t>
      </w:r>
      <w:r w:rsidR="001313BD">
        <w:rPr>
          <w:rFonts w:cs="Arial"/>
          <w:noProof/>
        </w:rPr>
        <w:fldChar w:fldCharType="begin"/>
      </w:r>
      <w:r w:rsidR="00475231">
        <w:rPr>
          <w:rFonts w:cs="Arial"/>
          <w:noProof/>
        </w:rPr>
        <w:instrText>ADDIN CITAVI.PLACEHOLDER 59a3f8c5-71d1-4bc0-86a9-f854d93f4550 PFBsYWNlaG9sZGVyPg0KICA8QWRkSW5WZXJzaW9uPjUuNC4wLjI8L0FkZEluVmVyc2lvbj4NCiAgPElkPjU5YTNmOGM1LTcxZDEtNGJjMC04NmE5LWY4NTRkOTNmNDU1MDwvSWQ+DQogIDxFbnRyaWVzPg0KICAgIDxFbnRyeT4NCiAgICAgIDxJZD5mZjU0OWI3Mi1kNTA2LTRhZDktOTQ0YS01Y2ZmMTU1ODc4YzY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z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zXTwvVGV4dD4NCiAgICA8L1RleHRVbml0Pg0KICA8L1RleHRVbml0cz4NCjwvUGxhY2Vob2xkZXI+</w:instrText>
      </w:r>
      <w:r w:rsidR="001313BD">
        <w:rPr>
          <w:rFonts w:cs="Arial"/>
          <w:noProof/>
        </w:rPr>
        <w:fldChar w:fldCharType="separate"/>
      </w:r>
      <w:bookmarkStart w:id="94" w:name="_CTVP00159a3f8c571d14bc086a9f854d93f4550"/>
      <w:r w:rsidR="00475231">
        <w:rPr>
          <w:rFonts w:cs="Arial"/>
          <w:noProof/>
        </w:rPr>
        <w:t>[33]</w:t>
      </w:r>
      <w:bookmarkEnd w:id="94"/>
      <w:r w:rsidR="001313BD">
        <w:rPr>
          <w:rFonts w:cs="Arial"/>
          <w:noProof/>
        </w:rPr>
        <w:fldChar w:fldCharType="end"/>
      </w:r>
      <w:r w:rsidR="00C33A9E" w:rsidRPr="00B90591">
        <w:rPr>
          <w:rFonts w:cs="Arial"/>
          <w:noProof/>
        </w:rPr>
        <w:t xml:space="preserve"> discuss</w:t>
      </w:r>
      <w:r w:rsidR="00E31870" w:rsidRPr="00B90591">
        <w:rPr>
          <w:rFonts w:cs="Arial"/>
          <w:noProof/>
        </w:rPr>
        <w:t>es</w:t>
      </w:r>
      <w:r w:rsidR="00C33A9E">
        <w:rPr>
          <w:rFonts w:cs="Arial"/>
        </w:rPr>
        <w:t xml:space="preserve"> the theory</w:t>
      </w:r>
      <w:r w:rsidR="00CA23C0">
        <w:rPr>
          <w:rFonts w:cs="Arial"/>
        </w:rPr>
        <w:t xml:space="preserve"> of </w:t>
      </w:r>
      <w:r w:rsidR="00E31B29">
        <w:rPr>
          <w:rFonts w:cs="Arial"/>
        </w:rPr>
        <w:t>SEI</w:t>
      </w:r>
      <w:r w:rsidR="00C33A9E">
        <w:rPr>
          <w:rFonts w:cs="Arial"/>
        </w:rPr>
        <w:t xml:space="preserve"> in rechargeable batteries: capacity </w:t>
      </w:r>
      <w:r w:rsidR="00B90591">
        <w:rPr>
          <w:rFonts w:cs="Arial"/>
          <w:noProof/>
        </w:rPr>
        <w:t>deterioration,</w:t>
      </w:r>
      <w:r w:rsidR="00C33A9E">
        <w:rPr>
          <w:rFonts w:cs="Arial"/>
        </w:rPr>
        <w:t xml:space="preserve"> accelerated aging and lifetime prediction.</w:t>
      </w:r>
      <w:r w:rsidR="00684A7F">
        <w:rPr>
          <w:rFonts w:cs="Arial"/>
        </w:rPr>
        <w:t xml:space="preserve"> </w:t>
      </w:r>
    </w:p>
    <w:p w14:paraId="38153848" w14:textId="63B1FB74" w:rsidR="00684A7F" w:rsidRDefault="008F7433" w:rsidP="00F93B02">
      <w:pPr>
        <w:spacing w:line="360" w:lineRule="auto"/>
        <w:rPr>
          <w:rFonts w:cs="Arial"/>
        </w:rPr>
      </w:pPr>
      <w:r>
        <w:rPr>
          <w:rFonts w:cs="Arial"/>
        </w:rPr>
        <w:t xml:space="preserve">Most </w:t>
      </w:r>
      <w:r w:rsidR="006C4024">
        <w:rPr>
          <w:rFonts w:cs="Arial"/>
        </w:rPr>
        <w:t>studies on understanding</w:t>
      </w:r>
      <w:r w:rsidR="00F71B9D">
        <w:rPr>
          <w:rFonts w:cs="Arial"/>
        </w:rPr>
        <w:t xml:space="preserve"> the </w:t>
      </w:r>
      <w:r w:rsidR="007B28B7">
        <w:rPr>
          <w:rFonts w:cs="Arial"/>
        </w:rPr>
        <w:t>aging</w:t>
      </w:r>
      <w:r w:rsidR="00F71B9D">
        <w:rPr>
          <w:rFonts w:cs="Arial"/>
        </w:rPr>
        <w:t xml:space="preserve"> behavior</w:t>
      </w:r>
      <w:r w:rsidR="00C33A9E">
        <w:rPr>
          <w:rFonts w:cs="Arial"/>
        </w:rPr>
        <w:t xml:space="preserve"> </w:t>
      </w:r>
      <w:r w:rsidR="006C4024">
        <w:rPr>
          <w:rFonts w:cs="Arial"/>
        </w:rPr>
        <w:t xml:space="preserve">of lithium-ion cells </w:t>
      </w:r>
      <w:r w:rsidR="00F25A79">
        <w:rPr>
          <w:rFonts w:cs="Arial"/>
        </w:rPr>
        <w:t>involve</w:t>
      </w:r>
      <w:r w:rsidR="006C4024">
        <w:rPr>
          <w:rFonts w:cs="Arial"/>
        </w:rPr>
        <w:t>d</w:t>
      </w:r>
      <w:r w:rsidR="00F25A79">
        <w:rPr>
          <w:rFonts w:cs="Arial"/>
        </w:rPr>
        <w:t xml:space="preserve"> </w:t>
      </w:r>
      <w:r w:rsidR="006C4024">
        <w:rPr>
          <w:rFonts w:cs="Arial"/>
        </w:rPr>
        <w:t>tests on</w:t>
      </w:r>
      <w:r w:rsidR="00C33A9E">
        <w:rPr>
          <w:rFonts w:cs="Arial"/>
        </w:rPr>
        <w:t xml:space="preserve"> cylindrical cells.</w:t>
      </w:r>
      <w:r w:rsidR="00F71B9D">
        <w:rPr>
          <w:rFonts w:cs="Arial"/>
        </w:rPr>
        <w:t xml:space="preserve"> Han et al.</w:t>
      </w:r>
      <w:r w:rsidR="006C4024">
        <w:rPr>
          <w:rFonts w:cs="Arial"/>
        </w:rPr>
        <w:t xml:space="preserve"> </w:t>
      </w:r>
      <w:r w:rsidR="006C4024">
        <w:rPr>
          <w:rFonts w:cs="Arial"/>
        </w:rPr>
        <w:fldChar w:fldCharType="begin"/>
      </w:r>
      <w:r w:rsidR="00475231">
        <w:rPr>
          <w:rFonts w:cs="Arial"/>
        </w:rPr>
        <w:instrText>ADDIN CITAVI.PLACEHOLDER 9fe0f004-500f-48fd-9841-37f77d4033ca PFBsYWNlaG9sZGVyPg0KICA8QWRkSW5WZXJzaW9uPjUuNC4wLjI8L0FkZEluVmVyc2lvbj4NCiAgPElkPjlmZTBmMDA0LTUwMGYtNDhmZC05ODQxLTM3Zjc3ZDQwMzNjYTwvSWQ+DQogIDxFbnRyaWVzPg0KICAgIDxFbnRyeT4NCiAgICAgIDxJZD4wMjI4YjgxZi0yYTg4LTRlZWYtOTQ2Yi0xOTIxMTc3M2ZkYmM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z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F08L1RleHQ+DQogICAgPC9UZXh0VW5pdD4NCiAgPC9UZXh0VW5pdHM+DQo8L1BsYWNlaG9sZGVyPg==</w:instrText>
      </w:r>
      <w:r w:rsidR="006C4024">
        <w:rPr>
          <w:rFonts w:cs="Arial"/>
        </w:rPr>
        <w:fldChar w:fldCharType="separate"/>
      </w:r>
      <w:bookmarkStart w:id="95" w:name="_CTVP0019fe0f004500f48fd984137f77d4033ca"/>
      <w:r w:rsidR="00475231">
        <w:rPr>
          <w:rFonts w:cs="Arial"/>
        </w:rPr>
        <w:t>[34]</w:t>
      </w:r>
      <w:bookmarkEnd w:id="95"/>
      <w:r w:rsidR="006C4024">
        <w:rPr>
          <w:rFonts w:cs="Arial"/>
        </w:rPr>
        <w:fldChar w:fldCharType="end"/>
      </w:r>
      <w:r w:rsidR="00C33A9E">
        <w:rPr>
          <w:rFonts w:cs="Arial"/>
        </w:rPr>
        <w:t xml:space="preserve"> </w:t>
      </w:r>
      <w:r w:rsidR="00C33A9E" w:rsidRPr="005C60A0">
        <w:rPr>
          <w:rFonts w:cs="Arial"/>
        </w:rPr>
        <w:t xml:space="preserve">investigated different commercial </w:t>
      </w:r>
      <w:r w:rsidR="00BA57D7">
        <w:rPr>
          <w:rFonts w:cs="Arial"/>
        </w:rPr>
        <w:t>l</w:t>
      </w:r>
      <w:r w:rsidR="00304BF0">
        <w:rPr>
          <w:rFonts w:cs="Arial"/>
        </w:rPr>
        <w:t>ithium-ion</w:t>
      </w:r>
      <w:r w:rsidR="00C33A9E" w:rsidRPr="005C60A0">
        <w:rPr>
          <w:rFonts w:cs="Arial"/>
        </w:rPr>
        <w:t xml:space="preserve"> cells and concluded that the </w:t>
      </w:r>
      <w:r w:rsidR="007B28B7">
        <w:rPr>
          <w:rFonts w:cs="Arial"/>
        </w:rPr>
        <w:t>aging</w:t>
      </w:r>
      <w:r w:rsidR="00C33A9E" w:rsidRPr="005C60A0">
        <w:rPr>
          <w:rFonts w:cs="Arial"/>
        </w:rPr>
        <w:t xml:space="preserve"> mechanism </w:t>
      </w:r>
      <w:r w:rsidR="006C4024">
        <w:rPr>
          <w:rFonts w:cs="Arial"/>
          <w:noProof/>
        </w:rPr>
        <w:t>varies</w:t>
      </w:r>
      <w:r w:rsidR="00C33A9E" w:rsidRPr="005C60A0">
        <w:rPr>
          <w:rFonts w:cs="Arial"/>
        </w:rPr>
        <w:t xml:space="preserve"> with different chemistries. Two </w:t>
      </w:r>
      <w:r w:rsidR="00FA7A9F">
        <w:rPr>
          <w:rFonts w:cs="Arial"/>
        </w:rPr>
        <w:t>LFP-GRAPHITE</w:t>
      </w:r>
      <w:r w:rsidR="00C33A9E" w:rsidRPr="005C60A0">
        <w:rPr>
          <w:rFonts w:cs="Arial"/>
        </w:rPr>
        <w:t xml:space="preserve"> cells were investigated in this study</w:t>
      </w:r>
      <w:r w:rsidR="00BA57D7">
        <w:rPr>
          <w:rFonts w:cs="Arial"/>
        </w:rPr>
        <w:t>. For one cell,</w:t>
      </w:r>
      <w:r w:rsidR="00C33A9E" w:rsidRPr="005C60A0">
        <w:rPr>
          <w:rFonts w:cs="Arial"/>
        </w:rPr>
        <w:t xml:space="preserve"> it was observed that the battery aging mainly arises from the loss of </w:t>
      </w:r>
      <w:r w:rsidR="000B6662">
        <w:rPr>
          <w:rFonts w:cs="Arial"/>
        </w:rPr>
        <w:t>lithium</w:t>
      </w:r>
      <w:r w:rsidR="00C33A9E" w:rsidRPr="005C60A0">
        <w:rPr>
          <w:rFonts w:cs="Arial"/>
        </w:rPr>
        <w:t xml:space="preserve"> inventory and lo</w:t>
      </w:r>
      <w:r w:rsidR="00BA57D7">
        <w:rPr>
          <w:rFonts w:cs="Arial"/>
        </w:rPr>
        <w:t>ss of the anode active material. W</w:t>
      </w:r>
      <w:r w:rsidR="00C33A9E" w:rsidRPr="005C60A0">
        <w:rPr>
          <w:rFonts w:cs="Arial"/>
        </w:rPr>
        <w:t xml:space="preserve">hile </w:t>
      </w:r>
      <w:r w:rsidR="00C33A9E" w:rsidRPr="005C60A0">
        <w:rPr>
          <w:rFonts w:cs="Arial"/>
        </w:rPr>
        <w:lastRenderedPageBreak/>
        <w:t>in another case</w:t>
      </w:r>
      <w:r w:rsidR="00BA57D7">
        <w:rPr>
          <w:rFonts w:cs="Arial"/>
        </w:rPr>
        <w:t>,</w:t>
      </w:r>
      <w:r w:rsidR="00C33A9E" w:rsidRPr="005C60A0">
        <w:rPr>
          <w:rFonts w:cs="Arial"/>
        </w:rPr>
        <w:t xml:space="preserve"> despite </w:t>
      </w:r>
      <w:r w:rsidR="000B6662">
        <w:rPr>
          <w:rFonts w:cs="Arial"/>
        </w:rPr>
        <w:t>lithium</w:t>
      </w:r>
      <w:r w:rsidR="00C33A9E" w:rsidRPr="005C60A0">
        <w:rPr>
          <w:rFonts w:cs="Arial"/>
        </w:rPr>
        <w:t xml:space="preserve"> inventory loss, no significant ano</w:t>
      </w:r>
      <w:r w:rsidR="006C4024">
        <w:rPr>
          <w:rFonts w:cs="Arial"/>
        </w:rPr>
        <w:t>de or cathode loss was observed</w:t>
      </w:r>
      <w:r w:rsidR="00684A7F">
        <w:rPr>
          <w:rFonts w:cs="Arial"/>
        </w:rPr>
        <w:t xml:space="preserve"> </w:t>
      </w:r>
      <w:r w:rsidR="00EF12F3">
        <w:rPr>
          <w:rFonts w:cs="Arial"/>
        </w:rPr>
        <w:fldChar w:fldCharType="begin"/>
      </w:r>
      <w:r w:rsidR="00475231">
        <w:rPr>
          <w:rFonts w:cs="Arial"/>
        </w:rPr>
        <w:instrText>ADDIN CITAVI.PLACEHOLDER 517ea851-684a-484a-a408-dc298f25010d PFBsYWNlaG9sZGVyPg0KICA8QWRkSW5WZXJzaW9uPjUuNC4wLjI8L0FkZEluVmVyc2lvbj4NCiAgPElkPjUxN2VhODUxLTY4NGEtNDg0YS1hNDA4LWRjMjk4ZjI1MDEwZDwvSWQ+DQogIDxFbnRyaWVzPg0KICAgIDxFbnRyeT4NCiAgICAgIDxJZD45YmY5ZjVjZC1iOGFjLTRkNGYtODA5ZC1kNzNlNDdhNzg0MmI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z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F08L1RleHQ+DQogICAgPC9UZXh0VW5pdD4NCiAgPC9UZXh0VW5pdHM+DQo8L1BsYWNlaG9sZGVyPg==</w:instrText>
      </w:r>
      <w:r w:rsidR="00EF12F3">
        <w:rPr>
          <w:rFonts w:cs="Arial"/>
        </w:rPr>
        <w:fldChar w:fldCharType="separate"/>
      </w:r>
      <w:bookmarkStart w:id="96" w:name="_CTVP001517ea851684a484aa408dc298f25010d"/>
      <w:r w:rsidR="00475231">
        <w:rPr>
          <w:rFonts w:cs="Arial"/>
        </w:rPr>
        <w:t>[34]</w:t>
      </w:r>
      <w:bookmarkEnd w:id="96"/>
      <w:r w:rsidR="00EF12F3">
        <w:rPr>
          <w:rFonts w:cs="Arial"/>
        </w:rPr>
        <w:fldChar w:fldCharType="end"/>
      </w:r>
      <w:r w:rsidR="006C4024">
        <w:rPr>
          <w:rFonts w:cs="Arial"/>
        </w:rPr>
        <w:t>.</w:t>
      </w:r>
      <w:r w:rsidR="00C33A9E">
        <w:rPr>
          <w:rFonts w:cs="Arial"/>
        </w:rPr>
        <w:t xml:space="preserve"> </w:t>
      </w:r>
      <w:r w:rsidR="00F71B9D">
        <w:rPr>
          <w:rFonts w:cs="Arial"/>
        </w:rPr>
        <w:t>Sun et al</w:t>
      </w:r>
      <w:r w:rsidR="00684A7F">
        <w:rPr>
          <w:rFonts w:cs="Arial"/>
        </w:rPr>
        <w:t>.</w:t>
      </w:r>
      <w:r w:rsidR="006C4024">
        <w:rPr>
          <w:rFonts w:cs="Arial"/>
        </w:rPr>
        <w:t xml:space="preserve"> </w:t>
      </w:r>
      <w:r w:rsidR="006C4024">
        <w:rPr>
          <w:rFonts w:cs="Arial"/>
        </w:rPr>
        <w:fldChar w:fldCharType="begin"/>
      </w:r>
      <w:r w:rsidR="00475231">
        <w:rPr>
          <w:rFonts w:cs="Arial"/>
        </w:rPr>
        <w:instrText>ADDIN CITAVI.PLACEHOLDER df41445f-4c22-4da1-84ac-32e6e9d37d5c PFBsYWNlaG9sZGVyPg0KICA8QWRkSW5WZXJzaW9uPjUuNC4wLjI8L0FkZEluVmVyc2lvbj4NCiAgPElkPmRmNDE0NDVmLTRjMjItNGRhMS04NGFjLTMyZTZlOWQzN2Q1YzwvSWQ+DQogIDxFbnRyaWVzPg0KICAgIDxFbnRyeT4NCiAgICAgIDxJZD43ZmRhYWY5OC1jNWY3LTQ5OTQtOGJjYS0wNGNiOWRlZjc4ZTI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z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V08L1RleHQ+DQogICAgPC9UZXh0VW5pdD4NCiAgPC9UZXh0VW5pdHM+DQo8L1BsYWNlaG9sZGVyPg==</w:instrText>
      </w:r>
      <w:r w:rsidR="006C4024">
        <w:rPr>
          <w:rFonts w:cs="Arial"/>
        </w:rPr>
        <w:fldChar w:fldCharType="separate"/>
      </w:r>
      <w:bookmarkStart w:id="97" w:name="_CTVP001df41445f4c224da184ac32e6e9d37d5c"/>
      <w:r w:rsidR="00475231">
        <w:rPr>
          <w:rFonts w:cs="Arial"/>
        </w:rPr>
        <w:t>[35]</w:t>
      </w:r>
      <w:bookmarkEnd w:id="97"/>
      <w:r w:rsidR="006C4024">
        <w:rPr>
          <w:rFonts w:cs="Arial"/>
        </w:rPr>
        <w:fldChar w:fldCharType="end"/>
      </w:r>
      <w:r w:rsidR="00F71B9D">
        <w:rPr>
          <w:rFonts w:cs="Arial"/>
        </w:rPr>
        <w:t xml:space="preserve"> </w:t>
      </w:r>
      <w:r w:rsidR="00C33A9E">
        <w:rPr>
          <w:rFonts w:cs="Arial"/>
        </w:rPr>
        <w:t xml:space="preserve">studied the degradation mechanism with respect to the cycle lifetime of commercial </w:t>
      </w:r>
      <w:r w:rsidR="00FA7A9F">
        <w:rPr>
          <w:rFonts w:cs="Arial"/>
        </w:rPr>
        <w:t>LFP-graphite</w:t>
      </w:r>
      <w:r w:rsidR="00C33A9E" w:rsidRPr="005C60A0">
        <w:rPr>
          <w:rFonts w:cs="Arial"/>
        </w:rPr>
        <w:t xml:space="preserve"> </w:t>
      </w:r>
      <w:r w:rsidR="00C33A9E">
        <w:rPr>
          <w:rFonts w:cs="Arial"/>
        </w:rPr>
        <w:t xml:space="preserve">cells at different ambient temperatures and observed that the mechanism changes for different temperatures. While at room temperatures, the capacity fade is due to active </w:t>
      </w:r>
      <w:r w:rsidR="000B6662">
        <w:rPr>
          <w:rFonts w:cs="Arial"/>
        </w:rPr>
        <w:t>lithium</w:t>
      </w:r>
      <w:r w:rsidR="00C33A9E">
        <w:rPr>
          <w:rFonts w:cs="Arial"/>
        </w:rPr>
        <w:t xml:space="preserve"> loss by generation and reformation of SEI</w:t>
      </w:r>
      <w:r w:rsidR="00EF12F3">
        <w:rPr>
          <w:rFonts w:cs="Arial"/>
        </w:rPr>
        <w:fldChar w:fldCharType="begin"/>
      </w:r>
      <w:r w:rsidR="00FE05D2">
        <w:instrText xml:space="preserve"> XE "</w:instrText>
      </w:r>
      <w:r w:rsidR="00FE05D2" w:rsidRPr="00E30E87">
        <w:rPr>
          <w:rFonts w:cs="Arial"/>
        </w:rPr>
        <w:instrText>SEI</w:instrText>
      </w:r>
      <w:r w:rsidR="00FE05D2">
        <w:instrText>" \t "</w:instrText>
      </w:r>
      <w:r w:rsidR="000A4ECE">
        <w:rPr>
          <w:rFonts w:asciiTheme="minorHAnsi" w:hAnsiTheme="minorHAnsi" w:cstheme="minorHAnsi"/>
          <w:i/>
        </w:rPr>
        <w:instrText xml:space="preserve">Solid </w:instrText>
      </w:r>
      <w:r w:rsidR="00FE05D2" w:rsidRPr="00CC268D">
        <w:rPr>
          <w:rFonts w:asciiTheme="minorHAnsi" w:hAnsiTheme="minorHAnsi" w:cstheme="minorHAnsi"/>
          <w:i/>
        </w:rPr>
        <w:instrText>Electrolyte Interface</w:instrText>
      </w:r>
      <w:r w:rsidR="00FE05D2">
        <w:instrText xml:space="preserve">" </w:instrText>
      </w:r>
      <w:r w:rsidR="00EF12F3">
        <w:rPr>
          <w:rFonts w:cs="Arial"/>
        </w:rPr>
        <w:fldChar w:fldCharType="end"/>
      </w:r>
      <w:r w:rsidR="00C33A9E">
        <w:rPr>
          <w:rFonts w:cs="Arial"/>
        </w:rPr>
        <w:t xml:space="preserve"> film, at temperatures above 35°C, the electrolyte decomposes which results in accelerated consumption of active </w:t>
      </w:r>
      <w:r w:rsidR="000B6662">
        <w:rPr>
          <w:rFonts w:cs="Arial"/>
        </w:rPr>
        <w:t>lithium</w:t>
      </w:r>
      <w:r w:rsidR="00C33A9E">
        <w:rPr>
          <w:rFonts w:cs="Arial"/>
        </w:rPr>
        <w:t>. E</w:t>
      </w:r>
      <w:r w:rsidR="00C33A9E" w:rsidRPr="009E09F9">
        <w:rPr>
          <w:rFonts w:cs="Arial"/>
        </w:rPr>
        <w:t>levated temperature</w:t>
      </w:r>
      <w:r w:rsidR="00C33A9E">
        <w:rPr>
          <w:rFonts w:cs="Arial"/>
        </w:rPr>
        <w:t>s have</w:t>
      </w:r>
      <w:r w:rsidR="00C33A9E" w:rsidRPr="009E09F9">
        <w:rPr>
          <w:rFonts w:cs="Arial"/>
        </w:rPr>
        <w:t xml:space="preserve"> an adverse influence on the performance of </w:t>
      </w:r>
      <w:r w:rsidR="0048085C">
        <w:rPr>
          <w:rFonts w:cs="Arial"/>
        </w:rPr>
        <w:t xml:space="preserve">the </w:t>
      </w:r>
      <w:r w:rsidR="00C33A9E" w:rsidRPr="0048085C">
        <w:rPr>
          <w:rFonts w:cs="Arial"/>
          <w:noProof/>
        </w:rPr>
        <w:t>LiFePO</w:t>
      </w:r>
      <w:r w:rsidR="00C33A9E" w:rsidRPr="0048085C">
        <w:rPr>
          <w:rFonts w:cs="Arial"/>
          <w:noProof/>
          <w:vertAlign w:val="subscript"/>
        </w:rPr>
        <w:t>4</w:t>
      </w:r>
      <w:r w:rsidR="00C33A9E" w:rsidRPr="009E09F9">
        <w:rPr>
          <w:rFonts w:cs="Arial"/>
        </w:rPr>
        <w:t xml:space="preserve"> material</w:t>
      </w:r>
      <w:r w:rsidR="00C33A9E">
        <w:rPr>
          <w:rFonts w:cs="Arial"/>
        </w:rPr>
        <w:t>.</w:t>
      </w:r>
      <w:r w:rsidR="00684A7F">
        <w:rPr>
          <w:rFonts w:cs="Arial"/>
        </w:rPr>
        <w:t xml:space="preserve"> </w:t>
      </w:r>
      <w:r w:rsidR="00EF12F3">
        <w:rPr>
          <w:rFonts w:cs="Arial"/>
        </w:rPr>
        <w:fldChar w:fldCharType="begin"/>
      </w:r>
      <w:r w:rsidR="00475231">
        <w:rPr>
          <w:rFonts w:cs="Arial"/>
        </w:rPr>
        <w:instrText>ADDIN CITAVI.PLACEHOLDER 635219c4-26cc-48f9-a230-66cbe2b207d4 PFBsYWNlaG9sZGVyPg0KICA8QWRkSW5WZXJzaW9uPjUuNC4wLjI8L0FkZEluVmVyc2lvbj4NCiAgPElkPjYzNTIxOWM0LTI2Y2MtNDhmOS1hMjMwLTY2Y2JlMmIyMDdkNDwvSWQ+DQogIDxFbnRyaWVzPg0KICAgIDxFbnRyeT4NCiAgICAgIDxJZD5jOWI4YTg5MC01NTE4LTQwMTMtOGMwZC00ZTM5NWRiYTFhYTc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z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V08L1RleHQ+DQogICAgPC9UZXh0VW5pdD4NCiAgPC9UZXh0VW5pdHM+DQo8L1BsYWNlaG9sZGVyPg==</w:instrText>
      </w:r>
      <w:r w:rsidR="00EF12F3">
        <w:rPr>
          <w:rFonts w:cs="Arial"/>
        </w:rPr>
        <w:fldChar w:fldCharType="separate"/>
      </w:r>
      <w:bookmarkStart w:id="98" w:name="_CTVP001635219c426cc48f9a23066cbe2b207d4"/>
      <w:r w:rsidR="00475231">
        <w:rPr>
          <w:rFonts w:cs="Arial"/>
        </w:rPr>
        <w:t>[35]</w:t>
      </w:r>
      <w:bookmarkEnd w:id="98"/>
      <w:r w:rsidR="00EF12F3">
        <w:rPr>
          <w:rFonts w:cs="Arial"/>
        </w:rPr>
        <w:fldChar w:fldCharType="end"/>
      </w:r>
      <w:r w:rsidR="00C33A9E">
        <w:rPr>
          <w:rFonts w:cs="Arial"/>
        </w:rPr>
        <w:t xml:space="preserve"> Further</w:t>
      </w:r>
      <w:r w:rsidR="00FE05D2">
        <w:rPr>
          <w:rFonts w:cs="Arial"/>
        </w:rPr>
        <w:t>,</w:t>
      </w:r>
      <w:r w:rsidR="00C33A9E">
        <w:rPr>
          <w:rFonts w:cs="Arial"/>
        </w:rPr>
        <w:t xml:space="preserve"> many </w:t>
      </w:r>
      <w:r w:rsidR="0048085C">
        <w:rPr>
          <w:rFonts w:cs="Arial"/>
          <w:noProof/>
        </w:rPr>
        <w:t>kinds of literature</w:t>
      </w:r>
      <w:r w:rsidR="00C33A9E">
        <w:rPr>
          <w:rFonts w:cs="Arial"/>
        </w:rPr>
        <w:t xml:space="preserve"> have explored the use of differential vo</w:t>
      </w:r>
      <w:r w:rsidR="00FE05D2">
        <w:rPr>
          <w:rFonts w:cs="Arial"/>
        </w:rPr>
        <w:t>ltage analysis (DVA</w:t>
      </w:r>
      <w:r w:rsidR="00EF12F3">
        <w:rPr>
          <w:rFonts w:cs="Arial"/>
        </w:rPr>
        <w:fldChar w:fldCharType="begin"/>
      </w:r>
      <w:r w:rsidR="002B2DAD">
        <w:instrText xml:space="preserve"> XE "</w:instrText>
      </w:r>
      <w:r w:rsidR="002B2DAD" w:rsidRPr="00E06704">
        <w:rPr>
          <w:rFonts w:cs="Arial"/>
        </w:rPr>
        <w:instrText>DVA</w:instrText>
      </w:r>
      <w:r w:rsidR="002B2DAD">
        <w:instrText>" \t "</w:instrText>
      </w:r>
      <w:r w:rsidR="002B2DAD" w:rsidRPr="00D42274">
        <w:rPr>
          <w:rFonts w:asciiTheme="minorHAnsi" w:hAnsiTheme="minorHAnsi" w:cstheme="minorHAnsi"/>
          <w:i/>
        </w:rPr>
        <w:instrText>Differential Voltage Analysis</w:instrText>
      </w:r>
      <w:r w:rsidR="002B2DAD">
        <w:instrText xml:space="preserve">" </w:instrText>
      </w:r>
      <w:r w:rsidR="00EF12F3">
        <w:rPr>
          <w:rFonts w:cs="Arial"/>
        </w:rPr>
        <w:fldChar w:fldCharType="end"/>
      </w:r>
      <w:r w:rsidR="00FE05D2">
        <w:rPr>
          <w:rFonts w:cs="Arial"/>
        </w:rPr>
        <w:t>) to study</w:t>
      </w:r>
      <w:r w:rsidR="006C4024">
        <w:rPr>
          <w:rFonts w:cs="Arial"/>
        </w:rPr>
        <w:t xml:space="preserve"> aging. In o</w:t>
      </w:r>
      <w:r w:rsidR="00C33A9E">
        <w:rPr>
          <w:rFonts w:cs="Arial"/>
        </w:rPr>
        <w:t xml:space="preserve">ne </w:t>
      </w:r>
      <w:r w:rsidR="00F71B9D">
        <w:rPr>
          <w:rFonts w:cs="Arial"/>
        </w:rPr>
        <w:t>such study</w:t>
      </w:r>
      <w:r w:rsidR="00C33A9E">
        <w:rPr>
          <w:rFonts w:cs="Arial"/>
        </w:rPr>
        <w:t>,</w:t>
      </w:r>
      <w:r w:rsidR="00F71B9D">
        <w:rPr>
          <w:rFonts w:cs="Arial"/>
        </w:rPr>
        <w:t xml:space="preserve"> Lewerenz et al</w:t>
      </w:r>
      <w:r w:rsidR="006C4024">
        <w:rPr>
          <w:rFonts w:cs="Arial"/>
        </w:rPr>
        <w:t xml:space="preserve">. </w:t>
      </w:r>
      <w:r w:rsidR="006C4024">
        <w:rPr>
          <w:rFonts w:cs="Arial"/>
        </w:rPr>
        <w:fldChar w:fldCharType="begin"/>
      </w:r>
      <w:r w:rsidR="00475231">
        <w:rPr>
          <w:rFonts w:cs="Arial"/>
        </w:rPr>
        <w:instrText>ADDIN CITAVI.PLACEHOLDER 67b2c382-35c9-4594-ad3e-39989cd19837 PFBsYWNlaG9sZGVyPg0KICA8QWRkSW5WZXJzaW9uPjUuNC4wLjI8L0FkZEluVmVyc2lvbj4NCiAgPElkPjY3YjJjMzgyLTM1YzktNDU5NC1hZDNlLTM5OTg5Y2QxOTgzNzwvSWQ+DQogIDxFbnRyaWVzPg0KICAgIDxFbnRyeT4NCiAgICAgIDxJZD41ZjIyOGU4Zi04MWE2LTQ4MDktOWZhYy1iMDM5NGI2NGRmM2M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6C4024">
        <w:rPr>
          <w:rFonts w:cs="Arial"/>
        </w:rPr>
        <w:fldChar w:fldCharType="separate"/>
      </w:r>
      <w:bookmarkStart w:id="99" w:name="_CTVP00167b2c38235c94594ad3e39989cd19837"/>
      <w:r w:rsidR="00475231">
        <w:rPr>
          <w:rFonts w:cs="Arial"/>
        </w:rPr>
        <w:t>[36]</w:t>
      </w:r>
      <w:bookmarkEnd w:id="99"/>
      <w:r w:rsidR="006C4024">
        <w:rPr>
          <w:rFonts w:cs="Arial"/>
        </w:rPr>
        <w:fldChar w:fldCharType="end"/>
      </w:r>
      <w:r w:rsidR="00C33A9E">
        <w:rPr>
          <w:rFonts w:cs="Arial"/>
        </w:rPr>
        <w:t xml:space="preserve"> u</w:t>
      </w:r>
      <w:r w:rsidR="006C4024">
        <w:rPr>
          <w:rFonts w:cs="Arial"/>
        </w:rPr>
        <w:t>se</w:t>
      </w:r>
      <w:r w:rsidR="00FB148A">
        <w:rPr>
          <w:rFonts w:cs="Arial"/>
        </w:rPr>
        <w:t xml:space="preserve"> DVA for calendar and cyclic</w:t>
      </w:r>
      <w:r w:rsidR="00C33A9E">
        <w:rPr>
          <w:rFonts w:cs="Arial"/>
        </w:rPr>
        <w:t xml:space="preserve"> </w:t>
      </w:r>
      <w:r w:rsidR="007B28B7">
        <w:rPr>
          <w:rFonts w:cs="Arial"/>
        </w:rPr>
        <w:t>aging</w:t>
      </w:r>
      <w:r w:rsidR="00C33A9E">
        <w:rPr>
          <w:rFonts w:cs="Arial"/>
        </w:rPr>
        <w:t xml:space="preserve"> of cylindrical </w:t>
      </w:r>
      <w:r w:rsidR="00FA7A9F">
        <w:rPr>
          <w:rFonts w:cs="Arial"/>
        </w:rPr>
        <w:t>LFP-graphite</w:t>
      </w:r>
      <w:r w:rsidR="00C33A9E">
        <w:rPr>
          <w:rFonts w:cs="Arial"/>
        </w:rPr>
        <w:t xml:space="preserve"> cells and focusses on mechanisms of homogeneity of active </w:t>
      </w:r>
      <w:r w:rsidR="000B6662">
        <w:rPr>
          <w:rFonts w:cs="Arial"/>
        </w:rPr>
        <w:t>lithium</w:t>
      </w:r>
      <w:r w:rsidR="00C33A9E">
        <w:rPr>
          <w:rFonts w:cs="Arial"/>
        </w:rPr>
        <w:t xml:space="preserve"> distribution and loss of active anode material. They arrive a</w:t>
      </w:r>
      <w:r w:rsidR="00FE05D2">
        <w:rPr>
          <w:rFonts w:cs="Arial"/>
        </w:rPr>
        <w:t xml:space="preserve">t the conclusion that </w:t>
      </w:r>
      <w:r w:rsidR="00D01793">
        <w:rPr>
          <w:rFonts w:cs="Arial"/>
        </w:rPr>
        <w:t>degradation during cyclic aging can be due to different phenomena</w:t>
      </w:r>
      <w:r w:rsidR="006C4024">
        <w:rPr>
          <w:rFonts w:cs="Arial"/>
        </w:rPr>
        <w:t>. These phenomena can be:</w:t>
      </w:r>
      <w:r w:rsidR="00C33A9E">
        <w:rPr>
          <w:rFonts w:cs="Arial"/>
        </w:rPr>
        <w:t xml:space="preserve"> loss </w:t>
      </w:r>
      <w:r w:rsidR="006C4024">
        <w:rPr>
          <w:rFonts w:cs="Arial"/>
        </w:rPr>
        <w:t xml:space="preserve">of </w:t>
      </w:r>
      <w:r w:rsidR="00C33A9E">
        <w:rPr>
          <w:rFonts w:cs="Arial"/>
        </w:rPr>
        <w:t xml:space="preserve">active </w:t>
      </w:r>
      <w:r w:rsidR="000B6662">
        <w:rPr>
          <w:rFonts w:cs="Arial"/>
        </w:rPr>
        <w:t>lithium</w:t>
      </w:r>
      <w:r w:rsidR="006C4024">
        <w:rPr>
          <w:rFonts w:cs="Arial"/>
        </w:rPr>
        <w:t>;</w:t>
      </w:r>
      <w:r w:rsidR="00C33A9E">
        <w:rPr>
          <w:rFonts w:cs="Arial"/>
        </w:rPr>
        <w:t xml:space="preserve"> local loss of active anode material fo</w:t>
      </w:r>
      <w:r w:rsidR="006C4024">
        <w:rPr>
          <w:rFonts w:cs="Arial"/>
        </w:rPr>
        <w:t>r DOD 100%; and</w:t>
      </w:r>
      <w:r w:rsidR="00C33A9E">
        <w:rPr>
          <w:rFonts w:cs="Arial"/>
        </w:rPr>
        <w:t xml:space="preserve"> deactivation of certain layers of anode and cathode due to a </w:t>
      </w:r>
      <w:r w:rsidR="000B6662">
        <w:rPr>
          <w:rFonts w:cs="Arial"/>
        </w:rPr>
        <w:t>lithium</w:t>
      </w:r>
      <w:r w:rsidR="00C33A9E">
        <w:rPr>
          <w:rFonts w:cs="Arial"/>
        </w:rPr>
        <w:t>-permeable covering layer on top of the anode.</w:t>
      </w:r>
      <w:r w:rsidR="00684A7F">
        <w:rPr>
          <w:rFonts w:cs="Arial"/>
        </w:rPr>
        <w:t xml:space="preserve"> </w:t>
      </w:r>
      <w:r w:rsidR="00EF12F3">
        <w:rPr>
          <w:rFonts w:cs="Arial"/>
        </w:rPr>
        <w:fldChar w:fldCharType="begin"/>
      </w:r>
      <w:r w:rsidR="00475231">
        <w:rPr>
          <w:rFonts w:cs="Arial"/>
        </w:rPr>
        <w:instrText>ADDIN CITAVI.PLACEHOLDER cf72c22a-090d-4d4d-b3ce-85248049aa7b PFBsYWNlaG9sZGVyPg0KICA8QWRkSW5WZXJzaW9uPjUuNC4wLjI8L0FkZEluVmVyc2lvbj4NCiAgPElkPmNmNzJjMjJhLTA5MGQtNGQ0ZC1iM2NlLTg1MjQ4MDQ5YWE3YjwvSWQ+DQogIDxFbnRyaWVzPg0KICAgIDxFbnRyeT4NCiAgICAgIDxJZD42MTkyYmQ1Ny1iMTZiLTRlNTgtYWNhYy0yYmI3MTRmY2IyZjA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EF12F3">
        <w:rPr>
          <w:rFonts w:cs="Arial"/>
        </w:rPr>
        <w:fldChar w:fldCharType="separate"/>
      </w:r>
      <w:bookmarkStart w:id="100" w:name="_CTVP001cf72c22a090d4d4db3ce85248049aa7b"/>
      <w:r w:rsidR="00475231">
        <w:rPr>
          <w:rFonts w:cs="Arial"/>
        </w:rPr>
        <w:t>[36]</w:t>
      </w:r>
      <w:bookmarkEnd w:id="100"/>
      <w:r w:rsidR="00EF12F3">
        <w:rPr>
          <w:rFonts w:cs="Arial"/>
        </w:rPr>
        <w:fldChar w:fldCharType="end"/>
      </w:r>
      <w:r w:rsidR="00F71B9D">
        <w:rPr>
          <w:rFonts w:cs="Arial"/>
        </w:rPr>
        <w:t xml:space="preserve"> </w:t>
      </w:r>
    </w:p>
    <w:p w14:paraId="211CEF42" w14:textId="55E6B0C5" w:rsidR="00684A7F" w:rsidRDefault="0050559A" w:rsidP="00F93B02">
      <w:pPr>
        <w:spacing w:line="360" w:lineRule="auto"/>
        <w:rPr>
          <w:rFonts w:cs="Arial"/>
        </w:rPr>
      </w:pPr>
      <w:r>
        <w:rPr>
          <w:rFonts w:cs="Arial"/>
        </w:rPr>
        <w:t>Aging has been a major topic of research for lithium-ion cells.</w:t>
      </w:r>
      <w:r w:rsidR="00C33A9E">
        <w:rPr>
          <w:rFonts w:cs="Arial"/>
        </w:rPr>
        <w:t xml:space="preserve"> Despite that</w:t>
      </w:r>
      <w:r w:rsidR="009B35E5">
        <w:rPr>
          <w:rFonts w:cs="Arial"/>
        </w:rPr>
        <w:t>,</w:t>
      </w:r>
      <w:r w:rsidR="00C33A9E">
        <w:rPr>
          <w:rFonts w:cs="Arial"/>
        </w:rPr>
        <w:t xml:space="preserve"> not much work has been done for the distinction of </w:t>
      </w:r>
      <w:r w:rsidR="007B28B7">
        <w:rPr>
          <w:rFonts w:cs="Arial"/>
        </w:rPr>
        <w:t>aging</w:t>
      </w:r>
      <w:r w:rsidR="00C33A9E">
        <w:rPr>
          <w:rFonts w:cs="Arial"/>
        </w:rPr>
        <w:t xml:space="preserve"> among </w:t>
      </w:r>
      <w:r w:rsidR="009B35E5">
        <w:rPr>
          <w:rFonts w:cs="Arial"/>
        </w:rPr>
        <w:t>l</w:t>
      </w:r>
      <w:r w:rsidR="00304BF0">
        <w:rPr>
          <w:rFonts w:cs="Arial"/>
        </w:rPr>
        <w:t>ithium-ion</w:t>
      </w:r>
      <w:r w:rsidR="00C33A9E">
        <w:rPr>
          <w:rFonts w:cs="Arial"/>
        </w:rPr>
        <w:t xml:space="preserve"> cells </w:t>
      </w:r>
      <w:r w:rsidR="003F376A">
        <w:rPr>
          <w:rFonts w:cs="Arial"/>
        </w:rPr>
        <w:t>with different</w:t>
      </w:r>
      <w:r w:rsidR="00C33A9E">
        <w:rPr>
          <w:rFonts w:cs="Arial"/>
        </w:rPr>
        <w:t xml:space="preserve"> packa</w:t>
      </w:r>
      <w:r w:rsidR="00684A7F">
        <w:rPr>
          <w:rFonts w:cs="Arial"/>
        </w:rPr>
        <w:t>ging geometries (</w:t>
      </w:r>
      <w:r w:rsidR="00C33A9E">
        <w:rPr>
          <w:rFonts w:cs="Arial"/>
        </w:rPr>
        <w:t>cylindrical cells being the most popular geometry for research</w:t>
      </w:r>
      <w:r w:rsidR="00684A7F">
        <w:rPr>
          <w:rFonts w:cs="Arial"/>
        </w:rPr>
        <w:t>)</w:t>
      </w:r>
      <w:r w:rsidR="00C33A9E">
        <w:rPr>
          <w:rFonts w:cs="Arial"/>
        </w:rPr>
        <w:t>.</w:t>
      </w:r>
      <w:r w:rsidR="00F71B9D">
        <w:rPr>
          <w:rFonts w:cs="Arial"/>
        </w:rPr>
        <w:t xml:space="preserve"> But the different mechanisms of </w:t>
      </w:r>
      <w:r w:rsidR="007B28B7">
        <w:rPr>
          <w:rFonts w:cs="Arial"/>
        </w:rPr>
        <w:t>aging</w:t>
      </w:r>
      <w:r w:rsidR="00F71B9D">
        <w:rPr>
          <w:rFonts w:cs="Arial"/>
        </w:rPr>
        <w:t xml:space="preserve"> have been well researched. </w:t>
      </w:r>
      <w:r w:rsidR="003F376A">
        <w:rPr>
          <w:rFonts w:cs="Arial"/>
        </w:rPr>
        <w:t>T</w:t>
      </w:r>
      <w:r w:rsidR="005D6D0E">
        <w:rPr>
          <w:rFonts w:cs="Arial"/>
        </w:rPr>
        <w:t>hese mechanisms are interrelated</w:t>
      </w:r>
      <w:r w:rsidR="00684A7F">
        <w:rPr>
          <w:rFonts w:cs="Arial"/>
        </w:rPr>
        <w:t xml:space="preserve"> and are tailored around the SEI layer formation and </w:t>
      </w:r>
      <w:r w:rsidR="003F376A">
        <w:rPr>
          <w:rFonts w:cs="Arial"/>
        </w:rPr>
        <w:t>changes</w:t>
      </w:r>
      <w:r w:rsidR="00684A7F">
        <w:rPr>
          <w:rFonts w:cs="Arial"/>
        </w:rPr>
        <w:t xml:space="preserve"> in it</w:t>
      </w:r>
      <w:r w:rsidR="005D6D0E">
        <w:rPr>
          <w:rFonts w:cs="Arial"/>
        </w:rPr>
        <w:t>.</w:t>
      </w:r>
      <w:r w:rsidR="00684A7F">
        <w:rPr>
          <w:rFonts w:cs="Arial"/>
        </w:rPr>
        <w:t xml:space="preserve"> The next subsection </w:t>
      </w:r>
      <w:r w:rsidR="003F376A">
        <w:rPr>
          <w:rFonts w:cs="Arial"/>
        </w:rPr>
        <w:t>introduces</w:t>
      </w:r>
      <w:r w:rsidR="00684A7F">
        <w:rPr>
          <w:rFonts w:cs="Arial"/>
        </w:rPr>
        <w:t xml:space="preserve"> the concept of SEI layer formation, its importance for the cell </w:t>
      </w:r>
      <w:r w:rsidR="007B28B7">
        <w:rPr>
          <w:rFonts w:cs="Arial"/>
        </w:rPr>
        <w:t>aging</w:t>
      </w:r>
      <w:r w:rsidR="00684A7F">
        <w:rPr>
          <w:rFonts w:cs="Arial"/>
        </w:rPr>
        <w:t xml:space="preserve"> and the different </w:t>
      </w:r>
      <w:r w:rsidR="007B28B7">
        <w:rPr>
          <w:rFonts w:cs="Arial"/>
        </w:rPr>
        <w:t>aging</w:t>
      </w:r>
      <w:r w:rsidR="00684A7F">
        <w:rPr>
          <w:rFonts w:cs="Arial"/>
        </w:rPr>
        <w:t xml:space="preserve"> mechanisms</w:t>
      </w:r>
      <w:r w:rsidR="008E39DA">
        <w:rPr>
          <w:rFonts w:cs="Arial"/>
        </w:rPr>
        <w:t>.</w:t>
      </w:r>
    </w:p>
    <w:p w14:paraId="7F2059AC" w14:textId="7B841EDA" w:rsidR="008E39DA" w:rsidRDefault="002E6278" w:rsidP="00F93B02">
      <w:pPr>
        <w:spacing w:line="360" w:lineRule="auto"/>
        <w:rPr>
          <w:rFonts w:cs="Arial"/>
        </w:rPr>
      </w:pPr>
      <w:r>
        <w:rPr>
          <w:rFonts w:cs="Arial"/>
        </w:rPr>
        <w:t>In this</w:t>
      </w:r>
      <w:r w:rsidR="008E39DA">
        <w:rPr>
          <w:rFonts w:cs="Arial"/>
        </w:rPr>
        <w:t xml:space="preserve"> thesis, the effects of high and low temperature, and high currents on the aging have also been considered. Uddin et al. </w:t>
      </w:r>
      <w:r w:rsidR="00EF12F3">
        <w:rPr>
          <w:rFonts w:cs="Arial"/>
        </w:rPr>
        <w:fldChar w:fldCharType="begin"/>
      </w:r>
      <w:r w:rsidR="00475231">
        <w:rPr>
          <w:rFonts w:cs="Arial"/>
        </w:rPr>
        <w:instrText>ADDIN CITAVI.PLACEHOLDER 4cd59aee-248d-4cff-befa-d6fa7de2a1fe PFBsYWNlaG9sZGVyPg0KICA8QWRkSW5WZXJzaW9uPjUuNC4wLjI8L0FkZEluVmVyc2lvbj4NCiAgPElkPjRjZDU5YWVlLTI0OGQtNGNmZi1iZWZhLWQ2ZmE3ZGUyYTFmZTwvSWQ+DQogIDxFbnRyaWVzPg0KICAgIDxFbnRyeT4NCiAgICAgIDxJZD5lZjNjMTA4Yy03YzNhLTQzNWYtYWJlNi03OTFkMjVkYTg2YzI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VxdWVuY2VOdW1iZXI+Nzk8L1NlcXVlbmNlTnVtYmVy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sidR="00EF12F3">
        <w:rPr>
          <w:rFonts w:cs="Arial"/>
        </w:rPr>
        <w:fldChar w:fldCharType="separate"/>
      </w:r>
      <w:bookmarkStart w:id="101" w:name="_CTVP0014cd59aee248d4cffbefad6fa7de2a1fe"/>
      <w:r w:rsidR="00475231">
        <w:rPr>
          <w:rFonts w:cs="Arial"/>
        </w:rPr>
        <w:t>[37]</w:t>
      </w:r>
      <w:bookmarkEnd w:id="101"/>
      <w:r w:rsidR="00EF12F3">
        <w:rPr>
          <w:rFonts w:cs="Arial"/>
        </w:rPr>
        <w:fldChar w:fldCharType="end"/>
      </w:r>
      <w:r w:rsidR="008E39DA">
        <w:rPr>
          <w:rFonts w:cs="Arial"/>
        </w:rPr>
        <w:t xml:space="preserve"> have summarized all the possible effects of these conditions on the cells and the results are summarized using the flowcharts in </w:t>
      </w:r>
      <w:r w:rsidR="003F376A">
        <w:rPr>
          <w:rFonts w:cs="Arial"/>
        </w:rPr>
        <w:fldChar w:fldCharType="begin"/>
      </w:r>
      <w:r w:rsidR="003F376A">
        <w:rPr>
          <w:rFonts w:cs="Arial"/>
        </w:rPr>
        <w:instrText xml:space="preserve"> REF _Ref525738484 \h </w:instrText>
      </w:r>
      <w:r w:rsidR="00B54328">
        <w:rPr>
          <w:rFonts w:cs="Arial"/>
        </w:rPr>
        <w:instrText xml:space="preserve"> \* MERGEFORMAT </w:instrText>
      </w:r>
      <w:r w:rsidR="003F376A">
        <w:rPr>
          <w:rFonts w:cs="Arial"/>
        </w:rPr>
      </w:r>
      <w:r w:rsidR="003F376A">
        <w:rPr>
          <w:rFonts w:cs="Arial"/>
        </w:rPr>
        <w:fldChar w:fldCharType="separate"/>
      </w:r>
      <w:r w:rsidR="00A440CB" w:rsidRPr="00A440CB">
        <w:t xml:space="preserve">Figure </w:t>
      </w:r>
      <w:r w:rsidR="00A440CB" w:rsidRPr="00A440CB">
        <w:rPr>
          <w:noProof/>
        </w:rPr>
        <w:t>3.1</w:t>
      </w:r>
      <w:r w:rsidR="003F376A">
        <w:rPr>
          <w:rFonts w:cs="Arial"/>
        </w:rPr>
        <w:fldChar w:fldCharType="end"/>
      </w:r>
      <w:r w:rsidR="003F376A">
        <w:rPr>
          <w:rFonts w:cs="Arial"/>
        </w:rPr>
        <w:t>.</w:t>
      </w:r>
    </w:p>
    <w:p w14:paraId="50261A56" w14:textId="1848A5CD" w:rsidR="000A4ECE" w:rsidRDefault="000A4ECE" w:rsidP="00F93B02">
      <w:pPr>
        <w:spacing w:line="360" w:lineRule="auto"/>
        <w:rPr>
          <w:rFonts w:cs="Arial"/>
        </w:rPr>
      </w:pPr>
    </w:p>
    <w:p w14:paraId="360D74A0" w14:textId="222A3FC7" w:rsidR="000A4ECE" w:rsidRDefault="000A4ECE" w:rsidP="00F93B02">
      <w:pPr>
        <w:spacing w:line="360" w:lineRule="auto"/>
        <w:rPr>
          <w:rFonts w:cs="Arial"/>
        </w:rPr>
      </w:pPr>
    </w:p>
    <w:p w14:paraId="49DD8325" w14:textId="0EE721F7" w:rsidR="000A4ECE" w:rsidRDefault="000A4ECE" w:rsidP="00F93B02">
      <w:pPr>
        <w:spacing w:line="360" w:lineRule="auto"/>
        <w:rPr>
          <w:rFonts w:cs="Arial"/>
        </w:rPr>
      </w:pPr>
    </w:p>
    <w:p w14:paraId="540EB5B4" w14:textId="77777777" w:rsidR="000A4ECE" w:rsidRDefault="000A4ECE" w:rsidP="00F93B02">
      <w:pPr>
        <w:spacing w:line="360" w:lineRule="auto"/>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8E39DA" w14:paraId="2EF35FBF" w14:textId="77777777" w:rsidTr="008E39DA">
        <w:trPr>
          <w:jc w:val="center"/>
        </w:trPr>
        <w:tc>
          <w:tcPr>
            <w:tcW w:w="8835" w:type="dxa"/>
          </w:tcPr>
          <w:p w14:paraId="171D1D30" w14:textId="77777777" w:rsidR="008E39DA" w:rsidRDefault="008E39DA" w:rsidP="00F93B02">
            <w:pPr>
              <w:spacing w:line="360" w:lineRule="auto"/>
              <w:jc w:val="center"/>
              <w:rPr>
                <w:rFonts w:cs="Arial"/>
              </w:rPr>
            </w:pPr>
            <w:r>
              <w:rPr>
                <w:noProof/>
                <w:lang w:val="de-DE" w:eastAsia="zh-CN"/>
              </w:rPr>
              <w:lastRenderedPageBreak/>
              <w:drawing>
                <wp:inline distT="0" distB="0" distL="0" distR="0" wp14:anchorId="266797BE" wp14:editId="605CA110">
                  <wp:extent cx="5260790" cy="118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03306" cy="1190645"/>
                          </a:xfrm>
                          <a:prstGeom prst="rect">
                            <a:avLst/>
                          </a:prstGeom>
                          <a:noFill/>
                          <a:ln>
                            <a:noFill/>
                          </a:ln>
                        </pic:spPr>
                      </pic:pic>
                    </a:graphicData>
                  </a:graphic>
                </wp:inline>
              </w:drawing>
            </w:r>
          </w:p>
          <w:p w14:paraId="52F57E19" w14:textId="77777777" w:rsidR="008E39DA" w:rsidRDefault="008E39DA" w:rsidP="00F93B02">
            <w:pPr>
              <w:spacing w:line="360" w:lineRule="auto"/>
              <w:jc w:val="center"/>
              <w:rPr>
                <w:rFonts w:cs="Arial"/>
              </w:rPr>
            </w:pPr>
            <w:r>
              <w:rPr>
                <w:rFonts w:cs="Arial"/>
              </w:rPr>
              <w:t>(a)</w:t>
            </w:r>
          </w:p>
        </w:tc>
      </w:tr>
      <w:tr w:rsidR="008E39DA" w14:paraId="53E1E870" w14:textId="77777777" w:rsidTr="008E39DA">
        <w:trPr>
          <w:jc w:val="center"/>
        </w:trPr>
        <w:tc>
          <w:tcPr>
            <w:tcW w:w="8835" w:type="dxa"/>
          </w:tcPr>
          <w:p w14:paraId="49ACF3FC" w14:textId="77777777" w:rsidR="008E39DA" w:rsidRDefault="008E39DA" w:rsidP="00F93B02">
            <w:pPr>
              <w:spacing w:line="360" w:lineRule="auto"/>
              <w:jc w:val="center"/>
              <w:rPr>
                <w:rFonts w:cs="Arial"/>
              </w:rPr>
            </w:pPr>
            <w:r>
              <w:rPr>
                <w:noProof/>
                <w:lang w:val="de-DE" w:eastAsia="zh-CN"/>
              </w:rPr>
              <w:drawing>
                <wp:inline distT="0" distB="0" distL="0" distR="0" wp14:anchorId="622DF6FF" wp14:editId="25E3D9E1">
                  <wp:extent cx="5411714" cy="3305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957" cy="3309599"/>
                          </a:xfrm>
                          <a:prstGeom prst="rect">
                            <a:avLst/>
                          </a:prstGeom>
                          <a:noFill/>
                          <a:ln>
                            <a:noFill/>
                          </a:ln>
                        </pic:spPr>
                      </pic:pic>
                    </a:graphicData>
                  </a:graphic>
                </wp:inline>
              </w:drawing>
            </w:r>
          </w:p>
          <w:p w14:paraId="0B18DCF9" w14:textId="77777777" w:rsidR="008E39DA" w:rsidRDefault="008E39DA" w:rsidP="00F93B02">
            <w:pPr>
              <w:spacing w:line="360" w:lineRule="auto"/>
              <w:jc w:val="center"/>
              <w:rPr>
                <w:rFonts w:cs="Arial"/>
              </w:rPr>
            </w:pPr>
            <w:r>
              <w:rPr>
                <w:rFonts w:cs="Arial"/>
              </w:rPr>
              <w:t>(b)</w:t>
            </w:r>
          </w:p>
        </w:tc>
      </w:tr>
      <w:tr w:rsidR="008E39DA" w14:paraId="29374EFE" w14:textId="77777777" w:rsidTr="008E39DA">
        <w:trPr>
          <w:jc w:val="center"/>
        </w:trPr>
        <w:tc>
          <w:tcPr>
            <w:tcW w:w="8835" w:type="dxa"/>
          </w:tcPr>
          <w:p w14:paraId="1C9F026E" w14:textId="77777777" w:rsidR="008E39DA" w:rsidRDefault="008E39DA" w:rsidP="00F93B02">
            <w:pPr>
              <w:spacing w:line="360" w:lineRule="auto"/>
              <w:jc w:val="center"/>
              <w:rPr>
                <w:rFonts w:cs="Arial"/>
              </w:rPr>
            </w:pPr>
            <w:r>
              <w:rPr>
                <w:noProof/>
                <w:lang w:val="de-DE" w:eastAsia="zh-CN"/>
              </w:rPr>
              <w:drawing>
                <wp:inline distT="0" distB="0" distL="0" distR="0" wp14:anchorId="2119007A" wp14:editId="551ED43B">
                  <wp:extent cx="5527343"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6736" cy="1892567"/>
                          </a:xfrm>
                          <a:prstGeom prst="rect">
                            <a:avLst/>
                          </a:prstGeom>
                          <a:noFill/>
                          <a:ln>
                            <a:noFill/>
                          </a:ln>
                        </pic:spPr>
                      </pic:pic>
                    </a:graphicData>
                  </a:graphic>
                </wp:inline>
              </w:drawing>
            </w:r>
          </w:p>
          <w:p w14:paraId="1B2D0576" w14:textId="77777777" w:rsidR="008E39DA" w:rsidRDefault="008E39DA" w:rsidP="00F93B02">
            <w:pPr>
              <w:keepNext/>
              <w:spacing w:line="360" w:lineRule="auto"/>
              <w:jc w:val="center"/>
              <w:rPr>
                <w:rFonts w:cs="Arial"/>
              </w:rPr>
            </w:pPr>
            <w:r>
              <w:rPr>
                <w:rFonts w:cs="Arial"/>
              </w:rPr>
              <w:t>(c)</w:t>
            </w:r>
          </w:p>
        </w:tc>
      </w:tr>
    </w:tbl>
    <w:p w14:paraId="172FA530" w14:textId="416151E3" w:rsidR="00F97690" w:rsidRPr="002010C2" w:rsidRDefault="008E39DA" w:rsidP="002010C2">
      <w:pPr>
        <w:pStyle w:val="Caption"/>
        <w:spacing w:line="360" w:lineRule="auto"/>
        <w:jc w:val="both"/>
        <w:rPr>
          <w:sz w:val="20"/>
          <w:szCs w:val="20"/>
        </w:rPr>
      </w:pPr>
      <w:bookmarkStart w:id="102" w:name="_Ref525738484"/>
      <w:bookmarkStart w:id="103" w:name="_Toc528066876"/>
      <w:r w:rsidRPr="002010C2">
        <w:rPr>
          <w:sz w:val="20"/>
          <w:szCs w:val="20"/>
        </w:rPr>
        <w:t xml:space="preserve">Figure </w:t>
      </w:r>
      <w:r w:rsidR="00FD51A6" w:rsidRPr="002010C2">
        <w:rPr>
          <w:sz w:val="20"/>
          <w:szCs w:val="20"/>
        </w:rPr>
        <w:fldChar w:fldCharType="begin"/>
      </w:r>
      <w:r w:rsidR="00FD51A6" w:rsidRPr="002010C2">
        <w:rPr>
          <w:sz w:val="20"/>
          <w:szCs w:val="20"/>
        </w:rPr>
        <w:instrText xml:space="preserve"> STYLEREF 1 \s </w:instrText>
      </w:r>
      <w:r w:rsidR="00FD51A6" w:rsidRPr="002010C2">
        <w:rPr>
          <w:sz w:val="20"/>
          <w:szCs w:val="20"/>
        </w:rPr>
        <w:fldChar w:fldCharType="separate"/>
      </w:r>
      <w:r w:rsidR="00A440CB">
        <w:rPr>
          <w:noProof/>
          <w:sz w:val="20"/>
          <w:szCs w:val="20"/>
        </w:rPr>
        <w:t>3</w:t>
      </w:r>
      <w:r w:rsidR="00FD51A6" w:rsidRPr="002010C2">
        <w:rPr>
          <w:sz w:val="20"/>
          <w:szCs w:val="20"/>
        </w:rPr>
        <w:fldChar w:fldCharType="end"/>
      </w:r>
      <w:r w:rsidR="00FD51A6" w:rsidRPr="002010C2">
        <w:rPr>
          <w:sz w:val="20"/>
          <w:szCs w:val="20"/>
        </w:rPr>
        <w:t>.</w:t>
      </w:r>
      <w:r w:rsidR="00FD51A6" w:rsidRPr="002010C2">
        <w:rPr>
          <w:sz w:val="20"/>
          <w:szCs w:val="20"/>
        </w:rPr>
        <w:fldChar w:fldCharType="begin"/>
      </w:r>
      <w:r w:rsidR="00FD51A6" w:rsidRPr="002010C2">
        <w:rPr>
          <w:sz w:val="20"/>
          <w:szCs w:val="20"/>
        </w:rPr>
        <w:instrText xml:space="preserve"> SEQ Figure \* ARABIC \s 1 </w:instrText>
      </w:r>
      <w:r w:rsidR="00FD51A6" w:rsidRPr="002010C2">
        <w:rPr>
          <w:sz w:val="20"/>
          <w:szCs w:val="20"/>
        </w:rPr>
        <w:fldChar w:fldCharType="separate"/>
      </w:r>
      <w:r w:rsidR="00A440CB">
        <w:rPr>
          <w:noProof/>
          <w:sz w:val="20"/>
          <w:szCs w:val="20"/>
        </w:rPr>
        <w:t>1</w:t>
      </w:r>
      <w:r w:rsidR="00FD51A6" w:rsidRPr="002010C2">
        <w:rPr>
          <w:sz w:val="20"/>
          <w:szCs w:val="20"/>
        </w:rPr>
        <w:fldChar w:fldCharType="end"/>
      </w:r>
      <w:bookmarkEnd w:id="102"/>
      <w:r w:rsidRPr="002010C2">
        <w:rPr>
          <w:sz w:val="20"/>
          <w:szCs w:val="20"/>
        </w:rPr>
        <w:t xml:space="preserve">. </w:t>
      </w:r>
      <w:r w:rsidR="00152EF5" w:rsidRPr="002010C2">
        <w:rPr>
          <w:sz w:val="20"/>
          <w:szCs w:val="20"/>
        </w:rPr>
        <w:t>B</w:t>
      </w:r>
      <w:r w:rsidRPr="002010C2">
        <w:rPr>
          <w:sz w:val="20"/>
          <w:szCs w:val="20"/>
        </w:rPr>
        <w:t xml:space="preserve">attery degradation due to cycling at (a) low temperature, (b) high temperature, (c) large currents </w:t>
      </w:r>
      <w:r w:rsidR="00EF12F3" w:rsidRPr="002010C2">
        <w:rPr>
          <w:sz w:val="20"/>
          <w:szCs w:val="20"/>
        </w:rPr>
        <w:fldChar w:fldCharType="begin"/>
      </w:r>
      <w:r w:rsidR="00475231" w:rsidRPr="002010C2">
        <w:rPr>
          <w:sz w:val="20"/>
          <w:szCs w:val="20"/>
        </w:rPr>
        <w:instrText>ADDIN CITAVI.PLACEHOLDER a70172da-7fc1-4741-981b-34405669e618 PFBsYWNlaG9sZGVyPg0KICA8QWRkSW5WZXJzaW9uPjUuNC4wLjI8L0FkZEluVmVyc2lvbj4NCiAgPElkPmE3MDE3MmRhLTdmYzEtNDc0MS05ODFiLTM0NDA1NjY5ZTYxODwvSWQ+DQogIDxFbnRyaWVzPg0KICAgIDxFbnRyeT4NCiAgICAgIDxJZD5jYzJhZWMyNi03Yzg1LTQyZDMtYjY5YS03NGU1YzkxODU3NjQ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VxdWVuY2VOdW1iZXI+Nzk8L1NlcXVlbmNlTnVtYmVy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sidR="00EF12F3" w:rsidRPr="002010C2">
        <w:rPr>
          <w:sz w:val="20"/>
          <w:szCs w:val="20"/>
        </w:rPr>
        <w:fldChar w:fldCharType="separate"/>
      </w:r>
      <w:bookmarkStart w:id="104" w:name="_CTVP001a70172da7fc14741981b34405669e618"/>
      <w:r w:rsidR="00475231" w:rsidRPr="002010C2">
        <w:rPr>
          <w:sz w:val="20"/>
          <w:szCs w:val="20"/>
        </w:rPr>
        <w:t>[37]</w:t>
      </w:r>
      <w:bookmarkEnd w:id="103"/>
      <w:bookmarkEnd w:id="104"/>
      <w:r w:rsidR="00EF12F3" w:rsidRPr="002010C2">
        <w:rPr>
          <w:sz w:val="20"/>
          <w:szCs w:val="20"/>
        </w:rPr>
        <w:fldChar w:fldCharType="end"/>
      </w:r>
    </w:p>
    <w:p w14:paraId="76E59723" w14:textId="7ECA964B" w:rsidR="00684A7F" w:rsidRDefault="00684A7F" w:rsidP="00F93B02">
      <w:pPr>
        <w:pStyle w:val="Heading3"/>
        <w:spacing w:line="360" w:lineRule="auto"/>
      </w:pPr>
      <w:bookmarkStart w:id="105" w:name="_Toc528067753"/>
      <w:r>
        <w:lastRenderedPageBreak/>
        <w:t>S</w:t>
      </w:r>
      <w:r w:rsidR="007027E1">
        <w:t>olid electrolyte interface</w:t>
      </w:r>
      <w:r>
        <w:t xml:space="preserve"> lay</w:t>
      </w:r>
      <w:r w:rsidR="0050559A">
        <w:t>er</w:t>
      </w:r>
      <w:bookmarkEnd w:id="105"/>
    </w:p>
    <w:p w14:paraId="60E410C6" w14:textId="3A6DCDA5" w:rsidR="00E1574E" w:rsidRPr="00E2577F" w:rsidRDefault="00E40AED" w:rsidP="00F93B02">
      <w:pPr>
        <w:spacing w:line="360" w:lineRule="auto"/>
        <w:rPr>
          <w:rFonts w:cs="Arial"/>
          <w:lang w:val="de-DE"/>
        </w:rPr>
      </w:pPr>
      <w:r>
        <w:rPr>
          <w:rFonts w:cs="Arial"/>
        </w:rPr>
        <w:t>During the first charging cycle</w:t>
      </w:r>
      <w:r w:rsidR="0050559A">
        <w:rPr>
          <w:rFonts w:cs="Arial"/>
        </w:rPr>
        <w:t>s</w:t>
      </w:r>
      <w:r>
        <w:rPr>
          <w:rFonts w:cs="Arial"/>
        </w:rPr>
        <w:t xml:space="preserve"> of a </w:t>
      </w:r>
      <w:r w:rsidR="00EC3534">
        <w:rPr>
          <w:rFonts w:cs="Arial"/>
        </w:rPr>
        <w:t>l</w:t>
      </w:r>
      <w:r w:rsidR="00304BF0">
        <w:rPr>
          <w:rFonts w:cs="Arial"/>
        </w:rPr>
        <w:t>ithium-ion</w:t>
      </w:r>
      <w:r>
        <w:rPr>
          <w:rFonts w:cs="Arial"/>
        </w:rPr>
        <w:t xml:space="preserve"> cell, a passivation film builds on graphite/electrolyte interface. When the charging process starts, Li</w:t>
      </w:r>
      <w:r w:rsidRPr="00E40AED">
        <w:rPr>
          <w:rFonts w:cs="Arial"/>
          <w:vertAlign w:val="superscript"/>
        </w:rPr>
        <w:t>+</w:t>
      </w:r>
      <w:r>
        <w:rPr>
          <w:rFonts w:cs="Arial"/>
        </w:rPr>
        <w:t xml:space="preserve"> ions tra</w:t>
      </w:r>
      <w:r w:rsidR="0050559A">
        <w:rPr>
          <w:rFonts w:cs="Arial"/>
        </w:rPr>
        <w:t>nsport</w:t>
      </w:r>
      <w:r>
        <w:rPr>
          <w:rFonts w:cs="Arial"/>
        </w:rPr>
        <w:t xml:space="preserve"> through the electrolyte towards the graphite anode. Some Li</w:t>
      </w:r>
      <w:r w:rsidRPr="00E40AED">
        <w:rPr>
          <w:rFonts w:cs="Arial"/>
          <w:vertAlign w:val="superscript"/>
        </w:rPr>
        <w:t>+</w:t>
      </w:r>
      <w:r>
        <w:rPr>
          <w:rFonts w:cs="Arial"/>
        </w:rPr>
        <w:t xml:space="preserve"> ions react with the degradation products of the electrolyte and form insoluble parts that deposit on the anode. Slow charging results in densely packed SEI layer which prevents graphite structure from decomposition</w:t>
      </w:r>
      <w:r w:rsidR="0050559A">
        <w:rPr>
          <w:rFonts w:cs="Arial"/>
        </w:rPr>
        <w:t xml:space="preserve"> </w:t>
      </w:r>
      <w:r w:rsidR="0050559A">
        <w:rPr>
          <w:rFonts w:cs="Arial"/>
        </w:rPr>
        <w:fldChar w:fldCharType="begin"/>
      </w:r>
      <w:r w:rsidR="00475231">
        <w:rPr>
          <w:rFonts w:cs="Arial"/>
        </w:rPr>
        <w:instrText>ADDIN CITAVI.PLACEHOLDER a54e53ee-31fb-439c-9aa0-b1b4587ede69 PFBsYWNlaG9sZGVyPg0KICA8QWRkSW5WZXJzaW9uPjUuNC4wLjI8L0FkZEluVmVyc2lvbj4NCiAgPElkPmE1NGU1M2VlLTMxZmItNDM5Yy05YWEwLWIxYjQ1ODdlZGU2OTwvSWQ+DQogIDxFbnRyaWVzPg0KICAgIDxFbnRyeT4NCiAgICAgIDxJZD4yOWJmZmRhMS1kYjhlLTQzMmYtYmUzYy02MTQxNWRkNWIxZTQ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4XTwvVGV4dD4NCiAgICA8L1RleHRVbml0Pg0KICA8L1RleHRVbml0cz4NCjwvUGxhY2Vob2xkZXI+</w:instrText>
      </w:r>
      <w:r w:rsidR="0050559A">
        <w:rPr>
          <w:rFonts w:cs="Arial"/>
        </w:rPr>
        <w:fldChar w:fldCharType="separate"/>
      </w:r>
      <w:bookmarkStart w:id="106" w:name="_CTVP001a54e53ee31fb439c9aa0b1b4587ede69"/>
      <w:r w:rsidR="00475231">
        <w:rPr>
          <w:rFonts w:cs="Arial"/>
        </w:rPr>
        <w:t>[38]</w:t>
      </w:r>
      <w:bookmarkEnd w:id="106"/>
      <w:r w:rsidR="0050559A">
        <w:rPr>
          <w:rFonts w:cs="Arial"/>
        </w:rPr>
        <w:fldChar w:fldCharType="end"/>
      </w:r>
      <w:r>
        <w:rPr>
          <w:rFonts w:cs="Arial"/>
        </w:rPr>
        <w:t>. Then the SEI layer st</w:t>
      </w:r>
      <w:r w:rsidR="00FB5F66">
        <w:rPr>
          <w:rFonts w:cs="Arial"/>
        </w:rPr>
        <w:t>rips off the solvent molecules s</w:t>
      </w:r>
      <w:r>
        <w:rPr>
          <w:rFonts w:cs="Arial"/>
        </w:rPr>
        <w:t>urrounding the Li</w:t>
      </w:r>
      <w:r w:rsidRPr="00E40AED">
        <w:rPr>
          <w:rFonts w:cs="Arial"/>
          <w:vertAlign w:val="superscript"/>
        </w:rPr>
        <w:t>+</w:t>
      </w:r>
      <w:r>
        <w:rPr>
          <w:rFonts w:cs="Arial"/>
        </w:rPr>
        <w:t xml:space="preserve"> ions. Additionally, the SEI layer prevents the anode lattice from exfoliation and in an ideal case, allows cycling of lithium batteries without major capacity fades (except for the initial capacity</w:t>
      </w:r>
      <w:r w:rsidR="00E1574E">
        <w:rPr>
          <w:rFonts w:cs="Arial"/>
        </w:rPr>
        <w:t xml:space="preserve"> drop</w:t>
      </w:r>
      <w:r>
        <w:rPr>
          <w:rFonts w:cs="Arial"/>
        </w:rPr>
        <w:t xml:space="preserve"> loss due to losing lithium</w:t>
      </w:r>
      <w:r w:rsidR="00E1574E">
        <w:rPr>
          <w:rFonts w:cs="Arial"/>
        </w:rPr>
        <w:t xml:space="preserve"> inventory</w:t>
      </w:r>
      <w:r>
        <w:rPr>
          <w:rFonts w:cs="Arial"/>
        </w:rPr>
        <w:t xml:space="preserve"> to SEI layer fo</w:t>
      </w:r>
      <w:r w:rsidR="00FB5F66">
        <w:rPr>
          <w:rFonts w:cs="Arial"/>
        </w:rPr>
        <w:t>r</w:t>
      </w:r>
      <w:r w:rsidR="0050559A">
        <w:rPr>
          <w:rFonts w:cs="Arial"/>
        </w:rPr>
        <w:t>mation)</w:t>
      </w:r>
      <w:r w:rsidR="00E1574E">
        <w:rPr>
          <w:rFonts w:cs="Arial"/>
        </w:rPr>
        <w:t xml:space="preserve"> </w:t>
      </w:r>
      <w:r w:rsidR="00EF12F3">
        <w:rPr>
          <w:rFonts w:cs="Arial"/>
        </w:rPr>
        <w:fldChar w:fldCharType="begin"/>
      </w:r>
      <w:r w:rsidR="00475231">
        <w:rPr>
          <w:rFonts w:cs="Arial"/>
        </w:rPr>
        <w:instrText>ADDIN CITAVI.PLACEHOLDER f9725ff7-1fb5-40d6-a247-615f4005994d PFBsYWNlaG9sZGVyPg0KICA8QWRkSW5WZXJzaW9uPjUuNC4wLjI8L0FkZEluVmVyc2lvbj4NCiAgPElkPmY5NzI1ZmY3LTFmYjUtNDBkNi1hMjQ3LTYxNWY0MDA1OTk0ZDwvSWQ+DQogIDxFbnRyaWVzPg0KICAgIDxFbnRyeT4NCiAgICAgIDxJZD42NGFiOGZmYy1kYmE4LTQzOTEtOTNhOC02YjQ2YmRhMDVmMjI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4XTwvVGV4dD4NCiAgICA8L1RleHRVbml0Pg0KICA8L1RleHRVbml0cz4NCjwvUGxhY2Vob2xkZXI+</w:instrText>
      </w:r>
      <w:r w:rsidR="00EF12F3">
        <w:rPr>
          <w:rFonts w:cs="Arial"/>
        </w:rPr>
        <w:fldChar w:fldCharType="separate"/>
      </w:r>
      <w:bookmarkStart w:id="107" w:name="_CTVP001f9725ff71fb540d6a247615f4005994d"/>
      <w:r w:rsidR="00475231">
        <w:rPr>
          <w:rFonts w:cs="Arial"/>
        </w:rPr>
        <w:t>[38]</w:t>
      </w:r>
      <w:bookmarkEnd w:id="107"/>
      <w:r w:rsidR="00EF12F3">
        <w:rPr>
          <w:rFonts w:cs="Arial"/>
        </w:rPr>
        <w:fldChar w:fldCharType="end"/>
      </w:r>
      <w:r w:rsidR="0050559A">
        <w:rPr>
          <w:rFonts w:cs="Arial"/>
        </w:rPr>
        <w:t>.</w:t>
      </w:r>
      <w:r>
        <w:rPr>
          <w:rFonts w:cs="Arial"/>
        </w:rPr>
        <w:t xml:space="preserve"> </w:t>
      </w:r>
      <w:r w:rsidR="00154855">
        <w:rPr>
          <w:rFonts w:cs="Arial"/>
        </w:rPr>
        <w:t xml:space="preserve">It is vital to the performance of the </w:t>
      </w:r>
      <w:r w:rsidR="00066AE4">
        <w:rPr>
          <w:rFonts w:cs="Arial"/>
        </w:rPr>
        <w:t>l</w:t>
      </w:r>
      <w:r w:rsidR="00304BF0">
        <w:rPr>
          <w:rFonts w:cs="Arial"/>
        </w:rPr>
        <w:t>ithium-ion</w:t>
      </w:r>
      <w:r w:rsidR="00154855">
        <w:rPr>
          <w:rFonts w:cs="Arial"/>
        </w:rPr>
        <w:t xml:space="preserve"> </w:t>
      </w:r>
      <w:r w:rsidR="00154855" w:rsidRPr="002F15C5">
        <w:rPr>
          <w:rFonts w:cs="Arial"/>
          <w:noProof/>
        </w:rPr>
        <w:t>cell</w:t>
      </w:r>
      <w:r w:rsidR="00154855">
        <w:rPr>
          <w:rFonts w:cs="Arial"/>
        </w:rPr>
        <w:t xml:space="preserve"> since the entirety of the anode must have a uniform layer of SEI to prevent further </w:t>
      </w:r>
      <w:r w:rsidR="0050559A">
        <w:rPr>
          <w:rFonts w:cs="Arial"/>
        </w:rPr>
        <w:t>electrolyte decay</w:t>
      </w:r>
      <w:r w:rsidR="00154855">
        <w:rPr>
          <w:rFonts w:cs="Arial"/>
        </w:rPr>
        <w:t xml:space="preserve"> </w:t>
      </w:r>
      <w:r w:rsidR="00EF12F3">
        <w:rPr>
          <w:rFonts w:cs="Arial"/>
        </w:rPr>
        <w:fldChar w:fldCharType="begin"/>
      </w:r>
      <w:r w:rsidR="00475231">
        <w:rPr>
          <w:rFonts w:cs="Arial"/>
        </w:rPr>
        <w:instrText>ADDIN CITAVI.PLACEHOLDER f2ffd8d1-4a39-4bb7-a901-232ece7795f9 PFBsYWNlaG9sZGVyPg0KICA8QWRkSW5WZXJzaW9uPjUuNC4wLjI8L0FkZEluVmVyc2lvbj4NCiAgPElkPmYyZmZkOGQxLTRhMzktNGJiNy1hOTAxLTIzMmVjZTc3OTVmOTwvSWQ+DQogIDxFbnRyaWVzPg0KICAgIDxFbnRyeT4NCiAgICAgIDxJZD4yNmExMjJmYi01MDA1LTRmYzQtYTRjOS0wODhiZGIwODI3Ym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108" w:name="_CTVP001f2ffd8d14a394bb7a901232ece7795f9"/>
      <w:r w:rsidR="00475231">
        <w:rPr>
          <w:rFonts w:cs="Arial"/>
        </w:rPr>
        <w:t>[26]</w:t>
      </w:r>
      <w:bookmarkEnd w:id="108"/>
      <w:r w:rsidR="00EF12F3">
        <w:rPr>
          <w:rFonts w:cs="Arial"/>
        </w:rPr>
        <w:fldChar w:fldCharType="end"/>
      </w:r>
      <w:r w:rsidR="0050559A">
        <w:rPr>
          <w:rFonts w:cs="Arial"/>
        </w:rPr>
        <w:t>.</w:t>
      </w:r>
    </w:p>
    <w:p w14:paraId="28646DE6" w14:textId="5F42BEA1" w:rsidR="00FE32C4" w:rsidRDefault="00926C10" w:rsidP="00F93B02">
      <w:pPr>
        <w:spacing w:line="360" w:lineRule="auto"/>
        <w:rPr>
          <w:rFonts w:cs="Arial"/>
        </w:rPr>
      </w:pPr>
      <w:r w:rsidRPr="00D51FD9">
        <w:rPr>
          <w:rFonts w:cs="Arial"/>
          <w:lang w:val="de-DE"/>
        </w:rPr>
        <w:t xml:space="preserve">Xu </w:t>
      </w:r>
      <w:r w:rsidR="00EF12F3">
        <w:rPr>
          <w:rFonts w:cs="Arial"/>
        </w:rPr>
        <w:fldChar w:fldCharType="begin"/>
      </w:r>
      <w:r w:rsidR="00475231">
        <w:rPr>
          <w:rFonts w:cs="Arial"/>
          <w:lang w:val="de-DE"/>
        </w:rPr>
        <w:instrText>ADDIN CITAVI.PLACEHOLDER cbf07674-c9c8-4c0a-b665-b4e9d9716af0 PFBsYWNlaG9sZGVyPg0KICA8QWRkSW5WZXJzaW9uPjUuNC4wLjI8L0FkZEluVmVyc2lvbj4NCiAgPElkPmNiZjA3Njc0LWM5YzgtNGMwYS1iNjY1LWI0ZTlkOTcxNmFmMDwvSWQ+DQogIDxFbnRyaWVzPg0KICAgIDxFbnRyeT4NCiAgICAgIDxJZD44M2QxNTcxMC0wMTMzLTQxYjMtYWYyNS0xOGU3MzE4OTQzZTE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09" w:name="_CTVP001cbf07674c9c84c0ab665b4e9d9716af0"/>
      <w:r w:rsidR="00475231" w:rsidRPr="00475231">
        <w:rPr>
          <w:rFonts w:cs="Arial"/>
          <w:lang w:val="de-DE"/>
        </w:rPr>
        <w:t>[39]</w:t>
      </w:r>
      <w:bookmarkEnd w:id="109"/>
      <w:r w:rsidR="00EF12F3">
        <w:rPr>
          <w:rFonts w:cs="Arial"/>
        </w:rPr>
        <w:fldChar w:fldCharType="end"/>
      </w:r>
      <w:r w:rsidRPr="00D51FD9">
        <w:rPr>
          <w:rFonts w:cs="Arial"/>
          <w:lang w:val="de-DE"/>
        </w:rPr>
        <w:t xml:space="preserve"> </w:t>
      </w:r>
      <w:r w:rsidR="0050559A">
        <w:rPr>
          <w:rFonts w:cs="Arial"/>
          <w:lang w:val="de-DE"/>
        </w:rPr>
        <w:t>reviewed the</w:t>
      </w:r>
      <w:r w:rsidRPr="00D51FD9">
        <w:rPr>
          <w:rFonts w:cs="Arial"/>
          <w:lang w:val="de-DE"/>
        </w:rPr>
        <w:t xml:space="preserve"> c</w:t>
      </w:r>
      <w:r w:rsidR="0050559A">
        <w:rPr>
          <w:rFonts w:cs="Arial"/>
          <w:lang w:val="de-DE"/>
        </w:rPr>
        <w:t>hemical processes</w:t>
      </w:r>
      <w:r w:rsidRPr="00D51FD9">
        <w:rPr>
          <w:rFonts w:cs="Arial"/>
          <w:lang w:val="de-DE"/>
        </w:rPr>
        <w:t xml:space="preserve"> involved in non-aqueous electrolytes in </w:t>
      </w:r>
      <w:r w:rsidR="00517C8F" w:rsidRPr="00D51FD9">
        <w:rPr>
          <w:rFonts w:cs="Arial"/>
          <w:lang w:val="de-DE"/>
        </w:rPr>
        <w:t>l</w:t>
      </w:r>
      <w:r w:rsidR="00304BF0" w:rsidRPr="00D51FD9">
        <w:rPr>
          <w:rFonts w:cs="Arial"/>
          <w:lang w:val="de-DE"/>
        </w:rPr>
        <w:t>ithium-ion</w:t>
      </w:r>
      <w:r w:rsidRPr="00D51FD9">
        <w:rPr>
          <w:rFonts w:cs="Arial"/>
          <w:lang w:val="de-DE"/>
        </w:rPr>
        <w:t xml:space="preserve"> batteries and also included a detailed description of SEI layer formation. </w:t>
      </w:r>
      <w:r w:rsidR="00A62CDA">
        <w:rPr>
          <w:rFonts w:cs="Arial"/>
        </w:rPr>
        <w:t>It first explains passivation as the process where the products from the initial decompos</w:t>
      </w:r>
      <w:r w:rsidR="00BB6FC0">
        <w:rPr>
          <w:rFonts w:cs="Arial"/>
        </w:rPr>
        <w:t>i</w:t>
      </w:r>
      <w:r w:rsidR="00A62CDA">
        <w:rPr>
          <w:rFonts w:cs="Arial"/>
        </w:rPr>
        <w:t>tion of electrolyte form a dense, protective film that covers up the pristine surface of the electrode and prevents any sustained decompos</w:t>
      </w:r>
      <w:r w:rsidR="00BB6FC0">
        <w:rPr>
          <w:rFonts w:cs="Arial"/>
        </w:rPr>
        <w:t>i</w:t>
      </w:r>
      <w:r w:rsidR="00A62CDA">
        <w:rPr>
          <w:rFonts w:cs="Arial"/>
        </w:rPr>
        <w:t xml:space="preserve">tions. He also concludes from a study of other works that these passivation layers are the foundation upon which </w:t>
      </w:r>
      <w:r w:rsidR="001A5D4E">
        <w:rPr>
          <w:rFonts w:cs="Arial"/>
        </w:rPr>
        <w:t>l</w:t>
      </w:r>
      <w:r w:rsidR="00304BF0">
        <w:rPr>
          <w:rFonts w:cs="Arial"/>
        </w:rPr>
        <w:t>ithium-ion</w:t>
      </w:r>
      <w:r w:rsidR="00A62CDA">
        <w:rPr>
          <w:rFonts w:cs="Arial"/>
        </w:rPr>
        <w:t xml:space="preserve"> batteries are built. The work further goes on to discuss the formation of passivation layers on both the cathode and the anode. </w:t>
      </w:r>
      <w:r w:rsidR="001A5D4E">
        <w:rPr>
          <w:rFonts w:cs="Arial"/>
        </w:rPr>
        <w:t>For simplicity of discussion, it is t</w:t>
      </w:r>
      <w:r w:rsidR="00A62CDA">
        <w:rPr>
          <w:rFonts w:cs="Arial"/>
        </w:rPr>
        <w:t>he passivation layer formed on the graphitic anodic layer</w:t>
      </w:r>
      <w:r w:rsidR="001A5D4E">
        <w:rPr>
          <w:rFonts w:cs="Arial"/>
        </w:rPr>
        <w:t xml:space="preserve"> which</w:t>
      </w:r>
      <w:r w:rsidR="00A62CDA">
        <w:rPr>
          <w:rFonts w:cs="Arial"/>
        </w:rPr>
        <w:t xml:space="preserve"> is</w:t>
      </w:r>
      <w:r w:rsidR="003A0E26">
        <w:rPr>
          <w:rFonts w:cs="Arial"/>
        </w:rPr>
        <w:t xml:space="preserve"> widely regarded as the SEI</w:t>
      </w:r>
      <w:r w:rsidR="00A62CDA">
        <w:rPr>
          <w:rFonts w:cs="Arial"/>
        </w:rPr>
        <w:t xml:space="preserve">. The study </w:t>
      </w:r>
      <w:r w:rsidR="00A62CDA" w:rsidRPr="002F15C5">
        <w:rPr>
          <w:rFonts w:cs="Arial"/>
          <w:noProof/>
        </w:rPr>
        <w:t>o</w:t>
      </w:r>
      <w:r w:rsidR="002F15C5">
        <w:rPr>
          <w:rFonts w:cs="Arial"/>
          <w:noProof/>
        </w:rPr>
        <w:t>f</w:t>
      </w:r>
      <w:r w:rsidR="00A62CDA">
        <w:rPr>
          <w:rFonts w:cs="Arial"/>
        </w:rPr>
        <w:t xml:space="preserve"> this SEI layer on graphite is more advanced and the effects due to any changes in</w:t>
      </w:r>
      <w:r w:rsidR="00BB6FC0">
        <w:rPr>
          <w:rFonts w:cs="Arial"/>
        </w:rPr>
        <w:t xml:space="preserve"> it are more pronounced. Xu fur</w:t>
      </w:r>
      <w:r w:rsidR="00A62CDA">
        <w:rPr>
          <w:rFonts w:cs="Arial"/>
        </w:rPr>
        <w:t>t</w:t>
      </w:r>
      <w:r w:rsidR="00BB6FC0">
        <w:rPr>
          <w:rFonts w:cs="Arial"/>
        </w:rPr>
        <w:t>h</w:t>
      </w:r>
      <w:r w:rsidR="00A62CDA">
        <w:rPr>
          <w:rFonts w:cs="Arial"/>
        </w:rPr>
        <w:t xml:space="preserve">er argues that the formation of the SEI layer is what makes the reaction within the cell reversible, by preventing consumption of both the electrolyte and more active lithium. </w:t>
      </w:r>
      <w:r w:rsidR="0050559A">
        <w:rPr>
          <w:rFonts w:cs="Arial"/>
        </w:rPr>
        <w:t>An ideal</w:t>
      </w:r>
      <w:r w:rsidR="00A62CDA">
        <w:rPr>
          <w:rFonts w:cs="Arial"/>
        </w:rPr>
        <w:t xml:space="preserve"> SEI layer </w:t>
      </w:r>
      <w:r w:rsidR="0050559A">
        <w:rPr>
          <w:rFonts w:cs="Arial"/>
        </w:rPr>
        <w:t>should be</w:t>
      </w:r>
      <w:r w:rsidR="00A62CDA">
        <w:rPr>
          <w:rFonts w:cs="Arial"/>
        </w:rPr>
        <w:t xml:space="preserve"> an ionic conductor and electronic insulator. </w:t>
      </w:r>
      <w:r w:rsidR="00EF12F3">
        <w:rPr>
          <w:rFonts w:cs="Arial"/>
        </w:rPr>
        <w:fldChar w:fldCharType="begin"/>
      </w:r>
      <w:r w:rsidR="00475231">
        <w:rPr>
          <w:rFonts w:cs="Arial"/>
        </w:rPr>
        <w:instrText>ADDIN CITAVI.PLACEHOLDER 9686c3af-fa26-446f-acaa-e838cd5de195 PFBsYWNlaG9sZGVyPg0KICA8QWRkSW5WZXJzaW9uPjUuNC4wLjI8L0FkZEluVmVyc2lvbj4NCiAgPElkPjk2ODZjM2FmLWZhMjYtNDQ2Zi1hY2FhLWU4MzhjZDVkZTE5NTwvSWQ+DQogIDxFbnRyaWVzPg0KICAgIDxFbnRyeT4NCiAgICAgIDxJZD5lOTA2YzJhYy1lZjUxLTRmMGEtODVlOS00MGQxMTk3MWY4YjY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10" w:name="_CTVP0019686c3affa26446facaae838cd5de195"/>
      <w:r w:rsidR="00475231">
        <w:rPr>
          <w:rFonts w:cs="Arial"/>
        </w:rPr>
        <w:t>[39]</w:t>
      </w:r>
      <w:bookmarkEnd w:id="110"/>
      <w:r w:rsidR="00EF12F3">
        <w:rPr>
          <w:rFonts w:cs="Arial"/>
        </w:rPr>
        <w:fldChar w:fldCharType="end"/>
      </w:r>
    </w:p>
    <w:p w14:paraId="2FD8CE99" w14:textId="453280E8" w:rsidR="00926C10" w:rsidRDefault="00FE32C4" w:rsidP="00F93B02">
      <w:pPr>
        <w:spacing w:line="360" w:lineRule="auto"/>
        <w:rPr>
          <w:rFonts w:cs="Arial"/>
        </w:rPr>
      </w:pPr>
      <w:r>
        <w:rPr>
          <w:rFonts w:cs="Arial"/>
        </w:rPr>
        <w:t xml:space="preserve">The SEI layer </w:t>
      </w:r>
      <w:r w:rsidR="0058323B">
        <w:rPr>
          <w:rFonts w:cs="Arial"/>
        </w:rPr>
        <w:t>is</w:t>
      </w:r>
      <w:r>
        <w:rPr>
          <w:rFonts w:cs="Arial"/>
        </w:rPr>
        <w:t xml:space="preserve"> a mix</w:t>
      </w:r>
      <w:r w:rsidR="0050559A">
        <w:rPr>
          <w:rFonts w:cs="Arial"/>
        </w:rPr>
        <w:t>ture</w:t>
      </w:r>
      <w:r>
        <w:rPr>
          <w:rFonts w:cs="Arial"/>
        </w:rPr>
        <w:t xml:space="preserve"> of lithium oxide, lithium </w:t>
      </w:r>
      <w:r w:rsidR="008E39DA">
        <w:rPr>
          <w:rFonts w:cs="Arial"/>
        </w:rPr>
        <w:t>fluoride</w:t>
      </w:r>
      <w:r>
        <w:rPr>
          <w:rFonts w:cs="Arial"/>
        </w:rPr>
        <w:t xml:space="preserve"> and semi</w:t>
      </w:r>
      <w:r w:rsidR="00BB6FC0">
        <w:rPr>
          <w:rFonts w:cs="Arial"/>
        </w:rPr>
        <w:t>-</w:t>
      </w:r>
      <w:r>
        <w:rPr>
          <w:rFonts w:cs="Arial"/>
        </w:rPr>
        <w:t>carbonates (lithium alkyl carbonates)</w:t>
      </w:r>
      <w:r w:rsidR="005F2A73">
        <w:rPr>
          <w:rFonts w:cs="Arial"/>
        </w:rPr>
        <w:t xml:space="preserve"> </w:t>
      </w:r>
      <w:r w:rsidR="007A40D2">
        <w:rPr>
          <w:rFonts w:cs="Arial"/>
        </w:rPr>
        <w:fldChar w:fldCharType="begin"/>
      </w:r>
      <w:r w:rsidR="007A40D2">
        <w:rPr>
          <w:rFonts w:cs="Arial"/>
        </w:rPr>
        <w:instrText>ADDIN CITAVI.PLACEHOLDER 453b895c-5273-4e70-8df6-c8fd13fd95e7 PFBsYWNlaG9sZGVyPg0KICA8QWRkSW5WZXJzaW9uPjUuNC4wLjI8L0FkZEluVmVyc2lvbj4NCiAgPElkPjQ1M2I4OTVjLTUyNzMtNGU3MC04ZGY2LWM4ZmQxM2ZkOTVlNzwvSWQ+DQogIDxFbnRyaWVzPg0KICAgIDxFbnRyeT4NCiAgICAgIDxJZD42Y2Y0YWQyZC1lZTZjLTRkMWYtYmM1YS02ZDI3YzdiOTMxN2U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7A40D2">
        <w:rPr>
          <w:rFonts w:cs="Arial"/>
        </w:rPr>
        <w:fldChar w:fldCharType="separate"/>
      </w:r>
      <w:bookmarkStart w:id="111" w:name="_CTVP001453b895c52734e708df6c8fd13fd95e7"/>
      <w:r w:rsidR="007A40D2">
        <w:rPr>
          <w:rFonts w:cs="Arial"/>
        </w:rPr>
        <w:t>[39]</w:t>
      </w:r>
      <w:bookmarkEnd w:id="111"/>
      <w:r w:rsidR="007A40D2">
        <w:rPr>
          <w:rFonts w:cs="Arial"/>
        </w:rPr>
        <w:fldChar w:fldCharType="end"/>
      </w:r>
      <w:r>
        <w:rPr>
          <w:rFonts w:cs="Arial"/>
        </w:rPr>
        <w:t>.</w:t>
      </w:r>
      <w:r w:rsidR="005F2A73">
        <w:rPr>
          <w:rFonts w:cs="Arial"/>
        </w:rPr>
        <w:t xml:space="preserve"> It depends on the composition of the organic solvents</w:t>
      </w:r>
      <w:r w:rsidR="007A40D2">
        <w:rPr>
          <w:rFonts w:cs="Arial"/>
        </w:rPr>
        <w:t xml:space="preserve"> being used in the electrolyte.</w:t>
      </w:r>
      <w:r>
        <w:rPr>
          <w:rFonts w:cs="Arial"/>
        </w:rPr>
        <w:t xml:space="preserve"> </w:t>
      </w:r>
      <w:r w:rsidR="00565709">
        <w:rPr>
          <w:rFonts w:cs="Arial"/>
        </w:rPr>
        <w:t xml:space="preserve">An et al. </w:t>
      </w:r>
      <w:r w:rsidR="00565709">
        <w:rPr>
          <w:rFonts w:cs="Arial"/>
        </w:rPr>
        <w:fldChar w:fldCharType="begin"/>
      </w:r>
      <w:r w:rsidR="00565709">
        <w:rPr>
          <w:rFonts w:cs="Arial"/>
        </w:rPr>
        <w:instrText>ADDIN CITAVI.PLACEHOLDER fa823b94-4801-42c9-a8bd-3b2b51e9ca25 PFBsYWNlaG9sZGVyPg0KICA8QWRkSW5WZXJzaW9uPjUuNC4wLjI8L0FkZEluVmVyc2lvbj4NCiAgPElkPmZhODIzYjk0LTQ4MDEtNDJjOS1hOGJkLTNiMmI1MWU5Y2EyNTwvSWQ+DQogIDxFbnRyaWVzPg0KICAgIDxFbnRyeT4NCiAgICAgIDxJZD5lNzQzNjdhNi1iZDUyLTQ0ODUtOTUxNy1hOGY5OTM2NTYyO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565709">
        <w:rPr>
          <w:rFonts w:cs="Arial"/>
        </w:rPr>
        <w:fldChar w:fldCharType="separate"/>
      </w:r>
      <w:bookmarkStart w:id="112" w:name="_CTVP001fa823b94480142c9a8bd3b2b51e9ca25"/>
      <w:r w:rsidR="00565709">
        <w:rPr>
          <w:rFonts w:cs="Arial"/>
        </w:rPr>
        <w:t>[40]</w:t>
      </w:r>
      <w:bookmarkEnd w:id="112"/>
      <w:r w:rsidR="00565709">
        <w:rPr>
          <w:rFonts w:cs="Arial"/>
        </w:rPr>
        <w:fldChar w:fldCharType="end"/>
      </w:r>
      <w:r w:rsidR="00565709">
        <w:rPr>
          <w:rFonts w:cs="Arial"/>
        </w:rPr>
        <w:t xml:space="preserve"> have discussed the me</w:t>
      </w:r>
      <w:r w:rsidR="00A272B7">
        <w:rPr>
          <w:rFonts w:cs="Arial"/>
        </w:rPr>
        <w:t xml:space="preserve">chanism of SEI layer formation, shown </w:t>
      </w:r>
      <w:r w:rsidR="00565709">
        <w:rPr>
          <w:rFonts w:cs="Arial"/>
        </w:rPr>
        <w:t>schematic</w:t>
      </w:r>
      <w:r w:rsidR="00A272B7">
        <w:rPr>
          <w:rFonts w:cs="Arial"/>
        </w:rPr>
        <w:t>ally</w:t>
      </w:r>
      <w:r w:rsidR="00565709">
        <w:rPr>
          <w:rFonts w:cs="Arial"/>
        </w:rPr>
        <w:t xml:space="preserve"> </w:t>
      </w:r>
      <w:r>
        <w:rPr>
          <w:rFonts w:cs="Arial"/>
        </w:rPr>
        <w:t xml:space="preserve">in </w:t>
      </w:r>
      <w:r w:rsidR="005F5F18">
        <w:fldChar w:fldCharType="begin"/>
      </w:r>
      <w:r w:rsidR="005F5F18">
        <w:instrText xml:space="preserve"> REF _Ref523225346 \h  \* MERGEFORMAT </w:instrText>
      </w:r>
      <w:r w:rsidR="005F5F18">
        <w:fldChar w:fldCharType="separate"/>
      </w:r>
      <w:r w:rsidR="00A440CB" w:rsidRPr="00A440CB">
        <w:t xml:space="preserve">Figure </w:t>
      </w:r>
      <w:r w:rsidR="00A440CB" w:rsidRPr="00A440CB">
        <w:rPr>
          <w:noProof/>
        </w:rPr>
        <w:t>3.2</w:t>
      </w:r>
      <w:r w:rsidR="005F5F18">
        <w:fldChar w:fldCharType="end"/>
      </w:r>
      <w:r>
        <w:rPr>
          <w:rFonts w:cs="Arial"/>
        </w:rPr>
        <w:t xml:space="preserve">. </w:t>
      </w:r>
      <w:r w:rsidR="00FE210A">
        <w:rPr>
          <w:rFonts w:cs="Arial"/>
        </w:rPr>
        <w:t xml:space="preserve">It is generally represented in literature as a two-step process. </w:t>
      </w:r>
      <w:r w:rsidR="00A46C1C">
        <w:rPr>
          <w:rFonts w:cs="Arial"/>
        </w:rPr>
        <w:t>First, the organic electrolyte components go through reduction and an isolating barrier starts forming on the graphite electrode.</w:t>
      </w:r>
      <w:r w:rsidR="00A272B7">
        <w:rPr>
          <w:rFonts w:cs="Arial"/>
        </w:rPr>
        <w:t xml:space="preserve"> The reduction process takes place between 0.8</w:t>
      </w:r>
      <w:r w:rsidR="00362A93">
        <w:rPr>
          <w:rFonts w:cs="Arial"/>
        </w:rPr>
        <w:t xml:space="preserve"> </w:t>
      </w:r>
      <w:r w:rsidR="00A272B7">
        <w:rPr>
          <w:rFonts w:cs="Arial"/>
        </w:rPr>
        <w:t>V and 0.2</w:t>
      </w:r>
      <w:r w:rsidR="00362A93">
        <w:rPr>
          <w:rFonts w:cs="Arial"/>
        </w:rPr>
        <w:t xml:space="preserve"> </w:t>
      </w:r>
      <w:r w:rsidR="00A272B7">
        <w:rPr>
          <w:rFonts w:cs="Arial"/>
        </w:rPr>
        <w:t>V vs Li/Li</w:t>
      </w:r>
      <w:r w:rsidR="00A272B7" w:rsidRPr="000149E3">
        <w:rPr>
          <w:rFonts w:cs="Arial"/>
          <w:vertAlign w:val="superscript"/>
        </w:rPr>
        <w:t>+</w:t>
      </w:r>
      <w:r w:rsidR="00A272B7">
        <w:rPr>
          <w:rFonts w:cs="Arial"/>
          <w:vertAlign w:val="superscript"/>
        </w:rPr>
        <w:t xml:space="preserve"> </w:t>
      </w:r>
      <w:r w:rsidR="00A272B7" w:rsidRPr="005C4BE4">
        <w:rPr>
          <w:rFonts w:cs="Arial"/>
        </w:rPr>
        <w:fldChar w:fldCharType="begin"/>
      </w:r>
      <w:r w:rsidR="00A272B7" w:rsidRPr="005C4BE4">
        <w:rPr>
          <w:rFonts w:cs="Arial"/>
        </w:rPr>
        <w:instrText>ADDIN CITAVI.PLACEHOLDER 1b18c234-139f-480b-afa8-3816f875faaa PFBsYWNlaG9sZGVyPg0KICA8QWRkSW5WZXJzaW9uPjUuNC4wLjI8L0FkZEluVmVyc2lvbj4NCiAgPElkPjFiMThjMjM0LTEzOWYtNDgwYi1hZmE4LTM4MTZmODc1ZmFhYTwvSWQ+DQogIDxFbnRyaWVzPg0KICAgIDxFbnRyeT4NCiAgICAgIDxJZD4wNjcwMzQ0ZS0yYTNmLTQzYzUtYmQ4YS04YmQ0ODVmZTFhNzA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A272B7" w:rsidRPr="005C4BE4">
        <w:rPr>
          <w:rFonts w:cs="Arial"/>
        </w:rPr>
        <w:fldChar w:fldCharType="separate"/>
      </w:r>
      <w:bookmarkStart w:id="113" w:name="_CTVP0011b18c234139f480bafa83816f875faaa"/>
      <w:r w:rsidR="00A272B7" w:rsidRPr="005C4BE4">
        <w:rPr>
          <w:rFonts w:cs="Arial"/>
        </w:rPr>
        <w:t>[40]</w:t>
      </w:r>
      <w:bookmarkEnd w:id="113"/>
      <w:r w:rsidR="00A272B7" w:rsidRPr="005C4BE4">
        <w:rPr>
          <w:rFonts w:cs="Arial"/>
        </w:rPr>
        <w:fldChar w:fldCharType="end"/>
      </w:r>
      <w:r w:rsidR="00A272B7">
        <w:rPr>
          <w:rFonts w:cs="Arial"/>
        </w:rPr>
        <w:t>.</w:t>
      </w:r>
      <w:r w:rsidR="00A46C1C">
        <w:rPr>
          <w:rFonts w:cs="Arial"/>
        </w:rPr>
        <w:t xml:space="preserve"> In the second step, the decomposition products of the electrolyte reduction undergo precipitation and the SEI layer forms until the whole graphite electrode is covered.</w:t>
      </w:r>
      <w:r w:rsidR="000149E3">
        <w:rPr>
          <w:rFonts w:cs="Arial"/>
        </w:rPr>
        <w:t xml:space="preserve"> </w:t>
      </w:r>
    </w:p>
    <w:p w14:paraId="2B7A8658" w14:textId="6D429EA6" w:rsidR="002A2F4E" w:rsidRDefault="00BE50CE" w:rsidP="00F93B02">
      <w:pPr>
        <w:keepNext/>
        <w:spacing w:line="360" w:lineRule="auto"/>
        <w:jc w:val="center"/>
      </w:pPr>
      <w:r>
        <w:rPr>
          <w:noProof/>
        </w:rPr>
        <w:lastRenderedPageBreak/>
        <w:drawing>
          <wp:inline distT="0" distB="0" distL="0" distR="0" wp14:anchorId="6ED692AB" wp14:editId="31CF050B">
            <wp:extent cx="5328920" cy="4485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8462" cy="4493770"/>
                    </a:xfrm>
                    <a:prstGeom prst="rect">
                      <a:avLst/>
                    </a:prstGeom>
                    <a:noFill/>
                    <a:ln>
                      <a:noFill/>
                    </a:ln>
                  </pic:spPr>
                </pic:pic>
              </a:graphicData>
            </a:graphic>
          </wp:inline>
        </w:drawing>
      </w:r>
    </w:p>
    <w:p w14:paraId="6A894886" w14:textId="277B9554" w:rsidR="007A40D2" w:rsidRPr="00362A93" w:rsidRDefault="002A2F4E" w:rsidP="00362A93">
      <w:pPr>
        <w:spacing w:before="0" w:after="0" w:line="360" w:lineRule="auto"/>
        <w:textboxTightWrap w:val="none"/>
        <w:rPr>
          <w:rFonts w:eastAsia="Times New Roman" w:cs="Arial"/>
          <w:sz w:val="20"/>
          <w:szCs w:val="20"/>
          <w:lang w:val="en-IN" w:eastAsia="en-IN" w:bidi="hi-IN"/>
        </w:rPr>
      </w:pPr>
      <w:bookmarkStart w:id="114" w:name="_Ref523225346"/>
      <w:bookmarkStart w:id="115" w:name="_Toc528066877"/>
      <w:r w:rsidRPr="00362A93">
        <w:rPr>
          <w:sz w:val="20"/>
          <w:szCs w:val="20"/>
        </w:rPr>
        <w:t xml:space="preserve">Figure </w:t>
      </w:r>
      <w:r w:rsidR="00FD51A6" w:rsidRPr="00362A93">
        <w:rPr>
          <w:sz w:val="20"/>
          <w:szCs w:val="20"/>
        </w:rPr>
        <w:fldChar w:fldCharType="begin"/>
      </w:r>
      <w:r w:rsidR="00FD51A6" w:rsidRPr="00362A93">
        <w:rPr>
          <w:sz w:val="20"/>
          <w:szCs w:val="20"/>
        </w:rPr>
        <w:instrText xml:space="preserve"> STYLEREF 1 \s </w:instrText>
      </w:r>
      <w:r w:rsidR="00FD51A6" w:rsidRPr="00362A93">
        <w:rPr>
          <w:sz w:val="20"/>
          <w:szCs w:val="20"/>
        </w:rPr>
        <w:fldChar w:fldCharType="separate"/>
      </w:r>
      <w:r w:rsidR="00A440CB">
        <w:rPr>
          <w:noProof/>
          <w:sz w:val="20"/>
          <w:szCs w:val="20"/>
        </w:rPr>
        <w:t>3</w:t>
      </w:r>
      <w:r w:rsidR="00FD51A6" w:rsidRPr="00362A93">
        <w:rPr>
          <w:sz w:val="20"/>
          <w:szCs w:val="20"/>
        </w:rPr>
        <w:fldChar w:fldCharType="end"/>
      </w:r>
      <w:r w:rsidR="00FD51A6" w:rsidRPr="00362A93">
        <w:rPr>
          <w:sz w:val="20"/>
          <w:szCs w:val="20"/>
        </w:rPr>
        <w:t>.</w:t>
      </w:r>
      <w:r w:rsidR="00FD51A6" w:rsidRPr="00362A93">
        <w:rPr>
          <w:sz w:val="20"/>
          <w:szCs w:val="20"/>
        </w:rPr>
        <w:fldChar w:fldCharType="begin"/>
      </w:r>
      <w:r w:rsidR="00FD51A6" w:rsidRPr="00362A93">
        <w:rPr>
          <w:sz w:val="20"/>
          <w:szCs w:val="20"/>
        </w:rPr>
        <w:instrText xml:space="preserve"> SEQ Figure \* ARABIC \s 1 </w:instrText>
      </w:r>
      <w:r w:rsidR="00FD51A6" w:rsidRPr="00362A93">
        <w:rPr>
          <w:sz w:val="20"/>
          <w:szCs w:val="20"/>
        </w:rPr>
        <w:fldChar w:fldCharType="separate"/>
      </w:r>
      <w:r w:rsidR="00A440CB">
        <w:rPr>
          <w:noProof/>
          <w:sz w:val="20"/>
          <w:szCs w:val="20"/>
        </w:rPr>
        <w:t>2</w:t>
      </w:r>
      <w:r w:rsidR="00FD51A6" w:rsidRPr="00362A93">
        <w:rPr>
          <w:sz w:val="20"/>
          <w:szCs w:val="20"/>
        </w:rPr>
        <w:fldChar w:fldCharType="end"/>
      </w:r>
      <w:bookmarkEnd w:id="114"/>
      <w:r w:rsidRPr="00362A93">
        <w:rPr>
          <w:rFonts w:cs="Arial"/>
          <w:sz w:val="20"/>
          <w:szCs w:val="20"/>
        </w:rPr>
        <w:t xml:space="preserve">. </w:t>
      </w:r>
      <w:r w:rsidR="007A40D2" w:rsidRPr="00362A93">
        <w:rPr>
          <w:rFonts w:eastAsia="Times New Roman" w:cs="Arial"/>
          <w:sz w:val="20"/>
          <w:szCs w:val="20"/>
          <w:lang w:val="en-IN" w:eastAsia="en-IN" w:bidi="hi-IN"/>
        </w:rPr>
        <w:t>Schematic of the anode SEI formation process showing (a) graphite layers surrounded by electrolyte salts and solvents above 1.4 V vs. Li/Li</w:t>
      </w:r>
      <w:r w:rsidR="007A40D2" w:rsidRPr="00362A93">
        <w:rPr>
          <w:rFonts w:eastAsia="Times New Roman" w:cs="Arial"/>
          <w:sz w:val="20"/>
          <w:szCs w:val="20"/>
          <w:vertAlign w:val="superscript"/>
          <w:lang w:val="en-IN" w:eastAsia="en-IN" w:bidi="hi-IN"/>
        </w:rPr>
        <w:t>+</w:t>
      </w:r>
      <w:r w:rsidR="007A40D2" w:rsidRPr="00362A93">
        <w:rPr>
          <w:rFonts w:eastAsia="Times New Roman" w:cs="Arial"/>
          <w:sz w:val="20"/>
          <w:szCs w:val="20"/>
          <w:lang w:val="en-IN" w:eastAsia="en-IN" w:bidi="hi-IN"/>
        </w:rPr>
        <w:t>, (b) propylene-carbonate (PC) intercalation with lithium ions into graphite layers resulting exfoliations below 0.9 V vs. Li/Li</w:t>
      </w:r>
      <w:r w:rsidR="007A40D2" w:rsidRPr="00362A93">
        <w:rPr>
          <w:rFonts w:eastAsia="Times New Roman" w:cs="Arial"/>
          <w:sz w:val="20"/>
          <w:szCs w:val="20"/>
          <w:vertAlign w:val="superscript"/>
          <w:lang w:val="en-IN" w:eastAsia="en-IN" w:bidi="hi-IN"/>
        </w:rPr>
        <w:t>+</w:t>
      </w:r>
      <w:r w:rsidR="007A40D2" w:rsidRPr="00362A93">
        <w:rPr>
          <w:rFonts w:eastAsia="Times New Roman" w:cs="Arial"/>
          <w:sz w:val="20"/>
          <w:szCs w:val="20"/>
          <w:lang w:val="en-IN" w:eastAsia="en-IN" w:bidi="hi-IN"/>
        </w:rPr>
        <w:t xml:space="preserve"> and (c) stable SEI formation in ethylene-carbonate (EC)-based electrolyte below 0.9 V vs. Li/Li</w:t>
      </w:r>
      <w:r w:rsidR="007A40D2" w:rsidRPr="00362A93">
        <w:rPr>
          <w:rFonts w:eastAsia="Times New Roman" w:cs="Arial"/>
          <w:sz w:val="20"/>
          <w:szCs w:val="20"/>
          <w:vertAlign w:val="superscript"/>
          <w:lang w:val="en-IN" w:eastAsia="en-IN" w:bidi="hi-IN"/>
        </w:rPr>
        <w:t>+</w:t>
      </w:r>
      <w:r w:rsidR="007A40D2" w:rsidRPr="00362A93">
        <w:rPr>
          <w:rFonts w:eastAsia="Times New Roman" w:cs="Arial"/>
          <w:sz w:val="20"/>
          <w:szCs w:val="20"/>
          <w:lang w:val="en-IN" w:eastAsia="en-IN" w:bidi="hi-IN"/>
        </w:rPr>
        <w:t xml:space="preserve">; plane side with thinner SEI and edge side with thicker SEI </w:t>
      </w:r>
      <w:r w:rsidR="007A40D2" w:rsidRPr="00362A93">
        <w:rPr>
          <w:rFonts w:eastAsia="Times New Roman" w:cs="Arial"/>
          <w:sz w:val="20"/>
          <w:szCs w:val="20"/>
          <w:lang w:val="en-IN" w:eastAsia="en-IN" w:bidi="hi-IN"/>
        </w:rPr>
        <w:fldChar w:fldCharType="begin"/>
      </w:r>
      <w:r w:rsidR="007A40D2" w:rsidRPr="00362A93">
        <w:rPr>
          <w:rFonts w:eastAsia="Times New Roman" w:cs="Arial"/>
          <w:sz w:val="20"/>
          <w:szCs w:val="20"/>
          <w:lang w:val="en-IN" w:eastAsia="en-IN" w:bidi="hi-IN"/>
        </w:rPr>
        <w:instrText>ADDIN CITAVI.PLACEHOLDER 3fd81d64-ed90-4db2-a7ca-4baca06e134f PFBsYWNlaG9sZGVyPg0KICA8QWRkSW5WZXJzaW9uPjUuNC4wLjI8L0FkZEluVmVyc2lvbj4NCiAgPElkPjNmZDgxZDY0LWVkOTAtNGRiMi1hN2NhLTRiYWNhMDZlMTM0ZjwvSWQ+DQogIDxFbnRyaWVzPg0KICAgIDxFbnRyeT4NCiAgICAgIDxJZD44NDJmZDBjNy1mYzA2LTRmYzctYTBjNC1kZmEwYmExYTAzZmU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7A40D2" w:rsidRPr="00362A93">
        <w:rPr>
          <w:rFonts w:eastAsia="Times New Roman" w:cs="Arial"/>
          <w:sz w:val="20"/>
          <w:szCs w:val="20"/>
          <w:lang w:val="en-IN" w:eastAsia="en-IN" w:bidi="hi-IN"/>
        </w:rPr>
        <w:fldChar w:fldCharType="separate"/>
      </w:r>
      <w:bookmarkStart w:id="116" w:name="_CTVP0013fd81d64ed904db2a7ca4baca06e134f"/>
      <w:r w:rsidR="007A40D2" w:rsidRPr="00362A93">
        <w:rPr>
          <w:rFonts w:eastAsia="Times New Roman" w:cs="Arial"/>
          <w:sz w:val="20"/>
          <w:szCs w:val="20"/>
          <w:lang w:val="en-IN" w:eastAsia="en-IN" w:bidi="hi-IN"/>
        </w:rPr>
        <w:t>[40]</w:t>
      </w:r>
      <w:bookmarkEnd w:id="116"/>
      <w:r w:rsidR="007A40D2" w:rsidRPr="00362A93">
        <w:rPr>
          <w:rFonts w:eastAsia="Times New Roman" w:cs="Arial"/>
          <w:sz w:val="20"/>
          <w:szCs w:val="20"/>
          <w:lang w:val="en-IN" w:eastAsia="en-IN" w:bidi="hi-IN"/>
        </w:rPr>
        <w:fldChar w:fldCharType="end"/>
      </w:r>
      <w:r w:rsidR="007A40D2" w:rsidRPr="00362A93">
        <w:rPr>
          <w:rFonts w:eastAsia="Times New Roman" w:cs="Arial"/>
          <w:sz w:val="20"/>
          <w:szCs w:val="20"/>
          <w:lang w:val="en-IN" w:eastAsia="en-IN" w:bidi="hi-IN"/>
        </w:rPr>
        <w:t>.</w:t>
      </w:r>
      <w:bookmarkEnd w:id="115"/>
    </w:p>
    <w:p w14:paraId="622F7C58" w14:textId="3E05D60B" w:rsidR="00154855" w:rsidRDefault="00154855" w:rsidP="00F93B02">
      <w:pPr>
        <w:spacing w:line="360" w:lineRule="auto"/>
        <w:rPr>
          <w:rFonts w:cs="Arial"/>
        </w:rPr>
      </w:pPr>
      <w:r>
        <w:rPr>
          <w:rFonts w:cs="Arial"/>
        </w:rPr>
        <w:t>An optimized SEI layer is expected to have negligible electrical conductivity, high electrolyte diffusion resistance while having high lithium</w:t>
      </w:r>
      <w:r w:rsidR="006B08C0">
        <w:rPr>
          <w:rFonts w:cs="Arial"/>
        </w:rPr>
        <w:t>-ion</w:t>
      </w:r>
      <w:r>
        <w:rPr>
          <w:rFonts w:cs="Arial"/>
        </w:rPr>
        <w:t xml:space="preserve"> selectivity and permeability. Once it is properly formed, further decomposition reactions with salts and solvents are prevented a</w:t>
      </w:r>
      <w:r w:rsidR="006B08C0">
        <w:rPr>
          <w:rFonts w:cs="Arial"/>
        </w:rPr>
        <w:t xml:space="preserve">s electrons cannot transfer </w:t>
      </w:r>
      <w:r>
        <w:rPr>
          <w:rFonts w:cs="Arial"/>
        </w:rPr>
        <w:t xml:space="preserve">through the layers. </w:t>
      </w:r>
      <w:r w:rsidR="006B08C0">
        <w:rPr>
          <w:rFonts w:cs="Arial"/>
        </w:rPr>
        <w:t>I</w:t>
      </w:r>
      <w:r>
        <w:rPr>
          <w:rFonts w:cs="Arial"/>
        </w:rPr>
        <w:t xml:space="preserve">deal SEI </w:t>
      </w:r>
      <w:r w:rsidR="006B08C0">
        <w:rPr>
          <w:rFonts w:cs="Arial"/>
        </w:rPr>
        <w:t>layers have</w:t>
      </w:r>
      <w:r>
        <w:rPr>
          <w:rFonts w:cs="Arial"/>
        </w:rPr>
        <w:t xml:space="preserve"> high electrical resistance, high</w:t>
      </w:r>
      <w:r w:rsidR="000B1B8B">
        <w:rPr>
          <w:rFonts w:cs="Arial"/>
        </w:rPr>
        <w:t xml:space="preserve"> mechanical</w:t>
      </w:r>
      <w:r>
        <w:rPr>
          <w:rFonts w:cs="Arial"/>
        </w:rPr>
        <w:t xml:space="preserve"> strength, tolerance to expansion and contraction stresses. </w:t>
      </w:r>
      <w:r w:rsidR="00EF12F3">
        <w:rPr>
          <w:rFonts w:cs="Arial"/>
        </w:rPr>
        <w:fldChar w:fldCharType="begin"/>
      </w:r>
      <w:r w:rsidR="00475231">
        <w:rPr>
          <w:rFonts w:cs="Arial"/>
        </w:rPr>
        <w:instrText>ADDIN CITAVI.PLACEHOLDER 402d8e45-fe3d-41f3-9488-b5813581aa6c PFBsYWNlaG9sZGVyPg0KICA8QWRkSW5WZXJzaW9uPjUuNC4wLjI8L0FkZEluVmVyc2lvbj4NCiAgPElkPjQwMmQ4ZTQ1LWZlM2QtNDFmMy05NDg4LWI1ODEzNTgxYWE2YzwvSWQ+DQogIDxFbnRyaWVzPg0KICAgIDxFbnRyeT4NCiAgICAgIDxJZD44NTM3Yzk0OS00Njc2LTQ1ODMtOGU0MC1jZGM5MGUwMTJmZjc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117" w:name="_CTVP001402d8e45fe3d41f39488b5813581aa6c"/>
      <w:r w:rsidR="00475231">
        <w:rPr>
          <w:rFonts w:cs="Arial"/>
        </w:rPr>
        <w:t>[26]</w:t>
      </w:r>
      <w:bookmarkEnd w:id="117"/>
      <w:r w:rsidR="00EF12F3">
        <w:rPr>
          <w:rFonts w:cs="Arial"/>
        </w:rPr>
        <w:fldChar w:fldCharType="end"/>
      </w:r>
      <w:r>
        <w:rPr>
          <w:rFonts w:cs="Arial"/>
        </w:rPr>
        <w:t xml:space="preserve"> </w:t>
      </w:r>
      <w:r w:rsidR="00F104EC">
        <w:rPr>
          <w:rFonts w:cs="Arial"/>
        </w:rPr>
        <w:t>It should also have zero electron transference (to avoid tunneling), uniform morphology, good adhesio</w:t>
      </w:r>
      <w:r w:rsidR="001A7D22">
        <w:rPr>
          <w:rFonts w:cs="Arial"/>
        </w:rPr>
        <w:t>n to carbonaceous anode surface</w:t>
      </w:r>
      <w:r w:rsidR="001B1ED2">
        <w:rPr>
          <w:rFonts w:cs="Arial"/>
        </w:rPr>
        <w:t>,</w:t>
      </w:r>
      <w:r w:rsidR="00F104EC">
        <w:rPr>
          <w:rFonts w:cs="Arial"/>
        </w:rPr>
        <w:t xml:space="preserve"> and low solubility in electrolytes </w:t>
      </w:r>
      <w:r w:rsidR="00EF12F3">
        <w:rPr>
          <w:rFonts w:cs="Arial"/>
        </w:rPr>
        <w:fldChar w:fldCharType="begin"/>
      </w:r>
      <w:r w:rsidR="00475231">
        <w:rPr>
          <w:rFonts w:cs="Arial"/>
        </w:rPr>
        <w:instrText>ADDIN CITAVI.PLACEHOLDER f859f3ab-de50-4679-b498-89cd20e83e4e PFBsYWNlaG9sZGVyPg0KICA8QWRkSW5WZXJzaW9uPjUuNC4wLjI8L0FkZEluVmVyc2lvbj4NCiAgPElkPmY4NTlmM2FiLWRlNTAtNDY3OS1iNDk4LTg5Y2QyMGU4M2U0ZTwvSWQ+DQogIDxFbnRyaWVzPg0KICAgIDxFbnRyeT4NCiAgICAgIDxJZD4wODU5M2Y0Mi0wN2FhLTRkNWEtOTNhZi0xYmM1ZDQ3M2VhY2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18" w:name="_CTVP001f859f3abde504679b49889cd20e83e4e"/>
      <w:r w:rsidR="00475231">
        <w:rPr>
          <w:rFonts w:cs="Arial"/>
        </w:rPr>
        <w:t>[39]</w:t>
      </w:r>
      <w:bookmarkEnd w:id="118"/>
      <w:r w:rsidR="00EF12F3">
        <w:rPr>
          <w:rFonts w:cs="Arial"/>
        </w:rPr>
        <w:fldChar w:fldCharType="end"/>
      </w:r>
      <w:r w:rsidR="0082383A">
        <w:rPr>
          <w:rFonts w:cs="Arial"/>
        </w:rPr>
        <w:t>.</w:t>
      </w:r>
    </w:p>
    <w:p w14:paraId="52C23042" w14:textId="7A9EAD26" w:rsidR="005D6D0E" w:rsidRDefault="00154855" w:rsidP="00F93B02">
      <w:pPr>
        <w:spacing w:line="360" w:lineRule="auto"/>
        <w:rPr>
          <w:rFonts w:cs="Arial"/>
        </w:rPr>
      </w:pPr>
      <w:r>
        <w:rPr>
          <w:rFonts w:cs="Arial"/>
        </w:rPr>
        <w:t xml:space="preserve">In real cases, the </w:t>
      </w:r>
      <w:r w:rsidR="00D34AFB">
        <w:rPr>
          <w:rFonts w:cs="Arial"/>
        </w:rPr>
        <w:t>SEI layer</w:t>
      </w:r>
      <w:r>
        <w:rPr>
          <w:rFonts w:cs="Arial"/>
        </w:rPr>
        <w:t xml:space="preserve"> thickens</w:t>
      </w:r>
      <w:r w:rsidR="002462CB">
        <w:rPr>
          <w:rFonts w:cs="Arial"/>
        </w:rPr>
        <w:t xml:space="preserve"> gradually</w:t>
      </w:r>
      <w:r>
        <w:rPr>
          <w:rFonts w:cs="Arial"/>
        </w:rPr>
        <w:t xml:space="preserve"> by repeated cycling due to electron exposure to electrolyte and electrolyte diffusion to graphite surface.</w:t>
      </w:r>
      <w:r w:rsidR="00F104EC">
        <w:rPr>
          <w:rFonts w:cs="Arial"/>
        </w:rPr>
        <w:t xml:space="preserve"> Various factors can lead to further irreversible SEI layer formation consuming both electrolytes and active lithium. For example, SEI has been found to be damaged at elevated storage temperatures</w:t>
      </w:r>
      <w:r w:rsidR="0030090D">
        <w:rPr>
          <w:rFonts w:cs="Arial"/>
        </w:rPr>
        <w:t>. This was validated by the</w:t>
      </w:r>
      <w:r w:rsidR="00F104EC">
        <w:rPr>
          <w:rFonts w:cs="Arial"/>
        </w:rPr>
        <w:t xml:space="preserve"> successful detection of </w:t>
      </w:r>
      <w:r w:rsidR="00E44859">
        <w:rPr>
          <w:rFonts w:cs="Arial"/>
        </w:rPr>
        <w:t xml:space="preserve">the </w:t>
      </w:r>
      <w:r w:rsidR="00F104EC" w:rsidRPr="00E44859">
        <w:rPr>
          <w:rFonts w:cs="Arial"/>
          <w:noProof/>
        </w:rPr>
        <w:t>reappearance</w:t>
      </w:r>
      <w:r w:rsidR="003D5FA2">
        <w:rPr>
          <w:rFonts w:cs="Arial"/>
        </w:rPr>
        <w:t xml:space="preserve"> of the irreversible process</w:t>
      </w:r>
      <w:r w:rsidR="00F104EC">
        <w:rPr>
          <w:rFonts w:cs="Arial"/>
        </w:rPr>
        <w:t xml:space="preserve"> </w:t>
      </w:r>
      <w:r w:rsidR="00EF12F3">
        <w:rPr>
          <w:rFonts w:cs="Arial"/>
        </w:rPr>
        <w:fldChar w:fldCharType="begin"/>
      </w:r>
      <w:r w:rsidR="00475231">
        <w:rPr>
          <w:rFonts w:cs="Arial"/>
        </w:rPr>
        <w:instrText>ADDIN CITAVI.PLACEHOLDER 0f5c9a34-3e4a-4798-b147-2178f6c6b955 PFBsYWNlaG9sZGVyPg0KICA8QWRkSW5WZXJzaW9uPjUuNC4wLjI8L0FkZEluVmVyc2lvbj4NCiAgPElkPjBmNWM5YTM0LTNlNGEtNDc5OC1iMTQ3LTIxNzhmNmM2Yjk1NTwvSWQ+DQogIDxFbnRyaWVzPg0KICAgIDxFbnRyeT4NCiAgICAgIDxJZD40NzY3ZmNlNy1mZjg2LTRmYzEtYTA2MS1hN2JkMGM2N2ZlYm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19" w:name="_CTVP0010f5c9a343e4a4798b1472178f6c6b955"/>
      <w:r w:rsidR="00475231">
        <w:rPr>
          <w:rFonts w:cs="Arial"/>
        </w:rPr>
        <w:t>[39]</w:t>
      </w:r>
      <w:bookmarkEnd w:id="119"/>
      <w:r w:rsidR="00EF12F3">
        <w:rPr>
          <w:rFonts w:cs="Arial"/>
        </w:rPr>
        <w:fldChar w:fldCharType="end"/>
      </w:r>
      <w:r w:rsidR="003D5FA2">
        <w:rPr>
          <w:rFonts w:cs="Arial"/>
        </w:rPr>
        <w:t>.</w:t>
      </w:r>
      <w:r>
        <w:rPr>
          <w:rFonts w:cs="Arial"/>
        </w:rPr>
        <w:t xml:space="preserve"> This not </w:t>
      </w:r>
      <w:r>
        <w:rPr>
          <w:rFonts w:cs="Arial"/>
        </w:rPr>
        <w:lastRenderedPageBreak/>
        <w:t>only leads to electrolyte decomposition but also lead</w:t>
      </w:r>
      <w:r w:rsidR="0030090D">
        <w:rPr>
          <w:rFonts w:cs="Arial"/>
        </w:rPr>
        <w:t>s</w:t>
      </w:r>
      <w:r>
        <w:rPr>
          <w:rFonts w:cs="Arial"/>
        </w:rPr>
        <w:t xml:space="preserve"> to </w:t>
      </w:r>
      <w:r w:rsidR="00E44859">
        <w:rPr>
          <w:rFonts w:cs="Arial"/>
        </w:rPr>
        <w:t xml:space="preserve">the </w:t>
      </w:r>
      <w:r w:rsidRPr="00E44859">
        <w:rPr>
          <w:rFonts w:cs="Arial"/>
          <w:noProof/>
        </w:rPr>
        <w:t>loss</w:t>
      </w:r>
      <w:r w:rsidR="003D5FA2">
        <w:rPr>
          <w:rFonts w:cs="Arial"/>
        </w:rPr>
        <w:t xml:space="preserve"> of active lithium</w:t>
      </w:r>
      <w:r>
        <w:rPr>
          <w:rFonts w:cs="Arial"/>
        </w:rPr>
        <w:t xml:space="preserve"> </w:t>
      </w:r>
      <w:r w:rsidR="00EF12F3">
        <w:rPr>
          <w:rFonts w:cs="Arial"/>
        </w:rPr>
        <w:fldChar w:fldCharType="begin"/>
      </w:r>
      <w:r w:rsidR="00475231">
        <w:rPr>
          <w:rFonts w:cs="Arial"/>
        </w:rPr>
        <w:instrText>ADDIN CITAVI.PLACEHOLDER b80fc564-5a08-436d-86db-eea7b7825704 PFBsYWNlaG9sZGVyPg0KICA8QWRkSW5WZXJzaW9uPjUuNC4wLjI8L0FkZEluVmVyc2lvbj4NCiAgPElkPmI4MGZjNTY0LTVhMDgtNDM2ZC04NmRiLWVlYTdiNzgyNTcwNDwvSWQ+DQogIDxFbnRyaWVzPg0KICAgIDxFbnRyeT4NCiAgICAgIDxJZD4wZDRjMmNhMC02ZDZiLTRhNjAtODYzZS04MDFhMjIzZTgxOWU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120" w:name="_CTVP001b80fc5645a08436d86dbeea7b7825704"/>
      <w:r w:rsidR="00475231">
        <w:rPr>
          <w:rFonts w:cs="Arial"/>
        </w:rPr>
        <w:t>[26]</w:t>
      </w:r>
      <w:bookmarkEnd w:id="120"/>
      <w:r w:rsidR="00EF12F3">
        <w:rPr>
          <w:rFonts w:cs="Arial"/>
        </w:rPr>
        <w:fldChar w:fldCharType="end"/>
      </w:r>
      <w:r w:rsidR="003D5FA2">
        <w:rPr>
          <w:rFonts w:cs="Arial"/>
        </w:rPr>
        <w:t>.</w:t>
      </w:r>
      <w:r w:rsidR="00B33D31">
        <w:rPr>
          <w:rFonts w:cs="Arial"/>
        </w:rPr>
        <w:t xml:space="preserve"> </w:t>
      </w:r>
      <w:r w:rsidR="00B33D31" w:rsidRPr="00B33D31">
        <w:rPr>
          <w:rFonts w:cs="Arial"/>
        </w:rPr>
        <w:t>The most common and fundamental source</w:t>
      </w:r>
      <w:r w:rsidR="00B33D31">
        <w:rPr>
          <w:rFonts w:cs="Arial"/>
        </w:rPr>
        <w:t xml:space="preserve"> </w:t>
      </w:r>
      <w:r w:rsidR="00B33D31" w:rsidRPr="00B33D31">
        <w:rPr>
          <w:rFonts w:cs="Arial"/>
        </w:rPr>
        <w:t>of capacity fade</w:t>
      </w:r>
      <w:r w:rsidR="00B33D31">
        <w:rPr>
          <w:rFonts w:cs="Arial"/>
        </w:rPr>
        <w:t xml:space="preserve"> </w:t>
      </w:r>
      <w:r w:rsidR="00B33D31" w:rsidRPr="00B33D31">
        <w:rPr>
          <w:rFonts w:cs="Arial"/>
        </w:rPr>
        <w:t>in</w:t>
      </w:r>
      <w:r w:rsidR="00B33D31">
        <w:rPr>
          <w:rFonts w:cs="Arial"/>
        </w:rPr>
        <w:t xml:space="preserve"> </w:t>
      </w:r>
      <w:r w:rsidR="0030090D">
        <w:rPr>
          <w:rFonts w:cs="Arial"/>
        </w:rPr>
        <w:t>optimized</w:t>
      </w:r>
      <w:r w:rsidR="00B33D31">
        <w:rPr>
          <w:rFonts w:cs="Arial"/>
        </w:rPr>
        <w:t xml:space="preserve"> </w:t>
      </w:r>
      <w:r w:rsidR="001B71F1">
        <w:rPr>
          <w:rFonts w:cs="Arial"/>
        </w:rPr>
        <w:t>l</w:t>
      </w:r>
      <w:r w:rsidR="00304BF0">
        <w:rPr>
          <w:rFonts w:cs="Arial"/>
        </w:rPr>
        <w:t>ithium-ion</w:t>
      </w:r>
      <w:r w:rsidR="00B33D31" w:rsidRPr="00B33D31">
        <w:rPr>
          <w:rFonts w:cs="Arial"/>
        </w:rPr>
        <w:t xml:space="preserve"> batteries</w:t>
      </w:r>
      <w:r w:rsidR="00B33D31">
        <w:rPr>
          <w:rFonts w:cs="Arial"/>
        </w:rPr>
        <w:t xml:space="preserve"> </w:t>
      </w:r>
      <w:r w:rsidR="00B33D31" w:rsidRPr="00B33D31">
        <w:rPr>
          <w:rFonts w:cs="Arial"/>
        </w:rPr>
        <w:t>(which</w:t>
      </w:r>
      <w:r w:rsidR="00B33D31">
        <w:rPr>
          <w:rFonts w:cs="Arial"/>
        </w:rPr>
        <w:t xml:space="preserve"> </w:t>
      </w:r>
      <w:r w:rsidR="00B33D31" w:rsidRPr="00B33D31">
        <w:rPr>
          <w:rFonts w:cs="Arial"/>
        </w:rPr>
        <w:t>manage to resist degradation over hundreds of cycles)</w:t>
      </w:r>
      <w:r w:rsidR="00B33D31">
        <w:rPr>
          <w:rFonts w:cs="Arial"/>
        </w:rPr>
        <w:t xml:space="preserve"> </w:t>
      </w:r>
      <w:r w:rsidR="00B33D31" w:rsidRPr="00B33D31">
        <w:rPr>
          <w:rFonts w:cs="Arial"/>
        </w:rPr>
        <w:t xml:space="preserve">is the loss of lithium to the </w:t>
      </w:r>
      <w:r w:rsidR="001B71F1">
        <w:rPr>
          <w:rFonts w:cs="Arial"/>
        </w:rPr>
        <w:t>SEI</w:t>
      </w:r>
      <w:r w:rsidR="00B33D31" w:rsidRPr="00B33D31">
        <w:rPr>
          <w:rFonts w:cs="Arial"/>
        </w:rPr>
        <w:t>, which typically</w:t>
      </w:r>
      <w:r w:rsidR="00B33D31">
        <w:rPr>
          <w:rFonts w:cs="Arial"/>
        </w:rPr>
        <w:t xml:space="preserve"> </w:t>
      </w:r>
      <w:r w:rsidR="00B33D31" w:rsidRPr="00B33D31">
        <w:rPr>
          <w:rFonts w:cs="Arial"/>
        </w:rPr>
        <w:t>forms at the</w:t>
      </w:r>
      <w:r w:rsidR="00B33D31">
        <w:rPr>
          <w:rFonts w:cs="Arial"/>
        </w:rPr>
        <w:t xml:space="preserve"> </w:t>
      </w:r>
      <w:r w:rsidR="00871782">
        <w:rPr>
          <w:rFonts w:cs="Arial"/>
        </w:rPr>
        <w:t>anode</w:t>
      </w:r>
      <w:r w:rsidR="00B33D31">
        <w:rPr>
          <w:rFonts w:cs="Arial"/>
        </w:rPr>
        <w:t xml:space="preserve"> </w:t>
      </w:r>
      <w:r w:rsidR="00B33D31" w:rsidRPr="00B33D31">
        <w:rPr>
          <w:rFonts w:cs="Arial"/>
        </w:rPr>
        <w:t>during recharging</w:t>
      </w:r>
      <w:r w:rsidR="00F817A4">
        <w:rPr>
          <w:rFonts w:cs="Arial"/>
        </w:rPr>
        <w:t xml:space="preserve"> </w:t>
      </w:r>
      <w:r w:rsidR="00EF12F3">
        <w:rPr>
          <w:rFonts w:cs="Arial"/>
        </w:rPr>
        <w:fldChar w:fldCharType="begin"/>
      </w:r>
      <w:r w:rsidR="00475231">
        <w:rPr>
          <w:rFonts w:cs="Arial"/>
        </w:rPr>
        <w:instrText>ADDIN CITAVI.PLACEHOLDER 5f8b9c41-b939-4a2f-8d93-8a24c0e72636 PFBsYWNlaG9sZGVyPg0KICA8QWRkSW5WZXJzaW9uPjUuNC4wLjI8L0FkZEluVmVyc2lvbj4NCiAgPElkPjVmOGI5YzQxLWI5MzktNGEyZi04ZDkzLThhMjRjMGU3MjYzNjwvSWQ+DQogIDxFbnRyaWVzPg0KICAgIDxFbnRyeT4NCiAgICAgIDxJZD45MzAyZmIzZi1lNzI5LTRmMDItYjY2Ni04MWFkMmI4YWQ1MjQ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z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zXTwvVGV4dD4NCiAgICA8L1RleHRVbml0Pg0KICA8L1RleHRVbml0cz4NCjwvUGxhY2Vob2xkZXI+</w:instrText>
      </w:r>
      <w:r w:rsidR="00EF12F3">
        <w:rPr>
          <w:rFonts w:cs="Arial"/>
        </w:rPr>
        <w:fldChar w:fldCharType="separate"/>
      </w:r>
      <w:bookmarkStart w:id="121" w:name="_CTVP0015f8b9c41b9394a2f8d938a24c0e72636"/>
      <w:r w:rsidR="00475231">
        <w:rPr>
          <w:rFonts w:cs="Arial"/>
        </w:rPr>
        <w:t>[33]</w:t>
      </w:r>
      <w:bookmarkEnd w:id="121"/>
      <w:r w:rsidR="00EF12F3">
        <w:rPr>
          <w:rFonts w:cs="Arial"/>
        </w:rPr>
        <w:fldChar w:fldCharType="end"/>
      </w:r>
      <w:r w:rsidR="008C0D1D">
        <w:rPr>
          <w:rFonts w:cs="Arial"/>
        </w:rPr>
        <w:t>.</w:t>
      </w:r>
    </w:p>
    <w:p w14:paraId="0C2ABEF8" w14:textId="1811B51C" w:rsidR="00734569" w:rsidRDefault="00734569" w:rsidP="00F93B02">
      <w:pPr>
        <w:pStyle w:val="Heading3"/>
        <w:spacing w:line="360" w:lineRule="auto"/>
      </w:pPr>
      <w:bookmarkStart w:id="122" w:name="_Toc520298112"/>
      <w:bookmarkStart w:id="123" w:name="_Toc528067754"/>
      <w:r>
        <w:t>Internal resistances</w:t>
      </w:r>
      <w:bookmarkEnd w:id="122"/>
      <w:bookmarkEnd w:id="123"/>
    </w:p>
    <w:p w14:paraId="5EECE06C" w14:textId="0F59DCA6" w:rsidR="00734569" w:rsidRDefault="00734569" w:rsidP="00F93B02">
      <w:pPr>
        <w:spacing w:line="360" w:lineRule="auto"/>
        <w:rPr>
          <w:rFonts w:cs="Arial"/>
        </w:rPr>
      </w:pPr>
      <w:r>
        <w:rPr>
          <w:rFonts w:cs="Arial"/>
        </w:rPr>
        <w:t xml:space="preserve">In this thesis, the internal resistance has been measured </w:t>
      </w:r>
      <w:r w:rsidR="00C50B96">
        <w:rPr>
          <w:rFonts w:cs="Arial"/>
        </w:rPr>
        <w:t>from</w:t>
      </w:r>
      <w:r>
        <w:rPr>
          <w:rFonts w:cs="Arial"/>
        </w:rPr>
        <w:t xml:space="preserve"> </w:t>
      </w:r>
      <w:r w:rsidR="00FE259A">
        <w:rPr>
          <w:rFonts w:cs="Arial"/>
        </w:rPr>
        <w:t>30 s</w:t>
      </w:r>
      <w:r>
        <w:rPr>
          <w:rFonts w:cs="Arial"/>
        </w:rPr>
        <w:t xml:space="preserve"> </w:t>
      </w:r>
      <w:r w:rsidR="00F97690">
        <w:rPr>
          <w:rFonts w:cs="Arial"/>
        </w:rPr>
        <w:t xml:space="preserve">direct current (DC) </w:t>
      </w:r>
      <w:r>
        <w:rPr>
          <w:rFonts w:cs="Arial"/>
        </w:rPr>
        <w:t>pulse (charging and discharging test) which will be further discussed in the next chapter.</w:t>
      </w:r>
      <w:r w:rsidRPr="003C7F6F">
        <w:rPr>
          <w:rFonts w:cs="Arial"/>
        </w:rPr>
        <w:t xml:space="preserve"> </w:t>
      </w:r>
      <w:r>
        <w:rPr>
          <w:rFonts w:cs="Arial"/>
        </w:rPr>
        <w:t xml:space="preserve">The purpose of the pulse tests is to separate the resistances associated with different electrochemical processes during cycling at </w:t>
      </w:r>
      <w:r w:rsidRPr="009F78DF">
        <w:rPr>
          <w:rFonts w:cs="Arial"/>
          <w:noProof/>
        </w:rPr>
        <w:t>different</w:t>
      </w:r>
      <w:r w:rsidR="008B3309">
        <w:rPr>
          <w:rFonts w:cs="Arial"/>
          <w:noProof/>
        </w:rPr>
        <w:t xml:space="preserve"> stages of</w:t>
      </w:r>
      <w:r>
        <w:rPr>
          <w:rFonts w:cs="Arial"/>
        </w:rPr>
        <w:t xml:space="preserve"> state of charge (SOC</w:t>
      </w:r>
      <w:r>
        <w:rPr>
          <w:rFonts w:cs="Arial"/>
        </w:rPr>
        <w:fldChar w:fldCharType="begin"/>
      </w:r>
      <w:r>
        <w:instrText xml:space="preserve"> XE "</w:instrText>
      </w:r>
      <w:r w:rsidRPr="0023595A">
        <w:rPr>
          <w:rFonts w:cs="Arial"/>
        </w:rPr>
        <w:instrText>SOC</w:instrText>
      </w:r>
      <w:r>
        <w:instrText>" \t "</w:instrText>
      </w:r>
      <w:r w:rsidRPr="00F015C2">
        <w:rPr>
          <w:rFonts w:asciiTheme="minorHAnsi" w:hAnsiTheme="minorHAnsi" w:cstheme="minorHAnsi"/>
          <w:i/>
        </w:rPr>
        <w:instrText>State of Charge</w:instrText>
      </w:r>
      <w:r>
        <w:instrText xml:space="preserve">" </w:instrText>
      </w:r>
      <w:r>
        <w:rPr>
          <w:rFonts w:cs="Arial"/>
        </w:rPr>
        <w:fldChar w:fldCharType="end"/>
      </w:r>
      <w:r>
        <w:rPr>
          <w:rFonts w:cs="Arial"/>
        </w:rPr>
        <w:t xml:space="preserve">) of the cells.  This sub-section includes a literature review of the different attempts at separating the resistances based on ohmic resistances and </w:t>
      </w:r>
      <w:r w:rsidR="00F97690">
        <w:rPr>
          <w:rFonts w:cs="Arial"/>
        </w:rPr>
        <w:t>the non-ohmic resistances</w:t>
      </w:r>
      <w:r>
        <w:rPr>
          <w:rFonts w:cs="Arial"/>
        </w:rPr>
        <w:t xml:space="preserve">. It also </w:t>
      </w:r>
      <w:r w:rsidR="00A970CD">
        <w:rPr>
          <w:rFonts w:cs="Arial"/>
        </w:rPr>
        <w:t>discusses the electrochemical phenomena associated with the</w:t>
      </w:r>
      <w:r>
        <w:rPr>
          <w:rFonts w:cs="Arial"/>
        </w:rPr>
        <w:t xml:space="preserve"> internal </w:t>
      </w:r>
      <w:r w:rsidRPr="009F78DF">
        <w:rPr>
          <w:rFonts w:cs="Arial"/>
          <w:noProof/>
        </w:rPr>
        <w:t>resistance</w:t>
      </w:r>
      <w:r w:rsidR="00A970CD">
        <w:rPr>
          <w:rFonts w:cs="Arial"/>
          <w:noProof/>
        </w:rPr>
        <w:t>s</w:t>
      </w:r>
      <w:r>
        <w:rPr>
          <w:rFonts w:cs="Arial"/>
        </w:rPr>
        <w:t>. Finally, an educated approximation is made to study the intern</w:t>
      </w:r>
      <w:r w:rsidR="008B3309">
        <w:rPr>
          <w:rFonts w:cs="Arial"/>
        </w:rPr>
        <w:t xml:space="preserve">al resistances </w:t>
      </w:r>
      <w:r>
        <w:rPr>
          <w:rFonts w:cs="Arial"/>
        </w:rPr>
        <w:t xml:space="preserve">in this thesis. </w:t>
      </w:r>
    </w:p>
    <w:p w14:paraId="3DC19C09" w14:textId="31183EE8" w:rsidR="00734569" w:rsidRPr="0081533A" w:rsidRDefault="00B12AB2" w:rsidP="00F93B02">
      <w:pPr>
        <w:spacing w:line="360" w:lineRule="auto"/>
        <w:rPr>
          <w:rFonts w:cs="Arial"/>
        </w:rPr>
      </w:pPr>
      <w:r>
        <w:rPr>
          <w:rFonts w:cs="Arial"/>
          <w:lang w:val="de-DE"/>
        </w:rPr>
        <w:t>A complete separation of the ohmic and non-phmic resistances of the cells are possible from a AC impedance test, as discussed by</w:t>
      </w:r>
      <w:r w:rsidR="00734569">
        <w:rPr>
          <w:rFonts w:cs="Arial"/>
          <w:lang w:val="de-DE"/>
        </w:rPr>
        <w:t xml:space="preserve"> </w:t>
      </w:r>
      <w:r w:rsidR="00734569" w:rsidRPr="009828B2">
        <w:rPr>
          <w:rFonts w:cs="Arial"/>
          <w:lang w:val="de-DE"/>
        </w:rPr>
        <w:t xml:space="preserve">Zhang Zhou et al. </w:t>
      </w:r>
      <w:r w:rsidR="00734569">
        <w:rPr>
          <w:rFonts w:cs="Arial"/>
        </w:rPr>
        <w:fldChar w:fldCharType="begin"/>
      </w:r>
      <w:r w:rsidR="00A970CD">
        <w:rPr>
          <w:rFonts w:cs="Arial"/>
          <w:lang w:val="de-DE"/>
        </w:rPr>
        <w:instrText>ADDIN CITAVI.PLACEHOLDER 324b78a3-6da9-4dba-b330-52d9aa6274e7 PFBsYWNlaG9sZGVyPg0KICA8QWRkSW5WZXJzaW9uPjUuNC4wLjI8L0FkZEluVmVyc2lvbj4NCiAgPElkPjMyNGI3OGEzLTZkYTktNGRiYS1iMzMwLTUyZDlhYTYyNzRlNzwvSWQ+DQogIDxFbnRyaWVzPg0KICAgIDxFbnRyeT4NCiAgICAgIDxJZD5hZGE2YzUyNi0wYzk4LTQ4YjgtOTRhZS0yNTU4N2Y4MjRiYz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ND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V08L1RleHQ+DQogICAgPC9UZXh0VW5pdD4NCiAgPC9UZXh0VW5pdHM+DQo8L1BsYWNlaG9sZGVyPg==</w:instrText>
      </w:r>
      <w:r w:rsidR="00734569">
        <w:rPr>
          <w:rFonts w:cs="Arial"/>
        </w:rPr>
        <w:fldChar w:fldCharType="separate"/>
      </w:r>
      <w:bookmarkStart w:id="124" w:name="_CTVP001324b78a36da94dbab33052d9aa6274e7"/>
      <w:r w:rsidR="00A970CD" w:rsidRPr="00A970CD">
        <w:rPr>
          <w:rFonts w:cs="Arial"/>
          <w:lang w:val="de-DE"/>
        </w:rPr>
        <w:t>[41]</w:t>
      </w:r>
      <w:bookmarkEnd w:id="124"/>
      <w:r w:rsidR="00734569">
        <w:rPr>
          <w:rFonts w:cs="Arial"/>
        </w:rPr>
        <w:fldChar w:fldCharType="end"/>
      </w:r>
      <w:r w:rsidR="00734569">
        <w:rPr>
          <w:rFonts w:cs="Arial"/>
        </w:rPr>
        <w:t>. They</w:t>
      </w:r>
      <w:r w:rsidR="00734569" w:rsidRPr="00C21ADF">
        <w:rPr>
          <w:rFonts w:cs="Arial"/>
          <w:lang w:val="de-DE"/>
        </w:rPr>
        <w:t xml:space="preserve"> have studied </w:t>
      </w:r>
      <w:r w:rsidR="00734569" w:rsidRPr="00C21ADF">
        <w:rPr>
          <w:lang w:val="de-DE"/>
        </w:rPr>
        <w:t xml:space="preserve">different dynamic phenomena inside the battery: lithium-ion migration through the </w:t>
      </w:r>
      <w:r w:rsidR="00734569">
        <w:rPr>
          <w:lang w:val="de-DE"/>
        </w:rPr>
        <w:t xml:space="preserve">SEI </w:t>
      </w:r>
      <w:r w:rsidR="00734569" w:rsidRPr="00C21ADF">
        <w:rPr>
          <w:lang w:val="de-DE"/>
        </w:rPr>
        <w:t xml:space="preserve">layer, activation kinetics in both negative and positive electrodes, double layer effects at the interfaces of electrolytes, and lithium-ion diffusion processes in the active material of the electrodes. </w:t>
      </w:r>
      <w:r w:rsidR="00734569">
        <w:t>The</w:t>
      </w:r>
      <w:r w:rsidR="00734569">
        <w:rPr>
          <w:rFonts w:cs="Arial"/>
        </w:rPr>
        <w:t xml:space="preserve"> resistances related to the various sections of the reaction cell</w:t>
      </w:r>
      <w:r>
        <w:rPr>
          <w:rFonts w:cs="Arial"/>
        </w:rPr>
        <w:t xml:space="preserve"> are studied</w:t>
      </w:r>
      <w:r w:rsidR="00734569">
        <w:rPr>
          <w:rFonts w:cs="Arial"/>
        </w:rPr>
        <w:t xml:space="preserve"> by performing the electrochemical impedance spectroscopy (EIS). This can be explained using the </w:t>
      </w:r>
      <w:r w:rsidR="00734569">
        <w:fldChar w:fldCharType="begin"/>
      </w:r>
      <w:r w:rsidR="00734569">
        <w:instrText xml:space="preserve"> REF _Ref521417739 \h  \* MERGEFORMAT </w:instrText>
      </w:r>
      <w:r w:rsidR="00734569">
        <w:fldChar w:fldCharType="separate"/>
      </w:r>
      <w:r w:rsidR="00A440CB" w:rsidRPr="00A440CB">
        <w:t xml:space="preserve">Figure </w:t>
      </w:r>
      <w:r w:rsidR="00A440CB" w:rsidRPr="00A440CB">
        <w:rPr>
          <w:noProof/>
        </w:rPr>
        <w:t>3.3</w:t>
      </w:r>
      <w:r w:rsidR="00734569">
        <w:fldChar w:fldCharType="end"/>
      </w:r>
      <w:r w:rsidR="00734569">
        <w:rPr>
          <w:rFonts w:cs="Arial"/>
        </w:rPr>
        <w:t xml:space="preserve">. The different regions correspond to different internal resistances and chemical phenomena. Region A can be represented by single ohmic resistance, </w:t>
      </w:r>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oMath>
      <w:r w:rsidR="00734569">
        <w:rPr>
          <w:rFonts w:eastAsiaTheme="minorEastAsia" w:cs="Arial"/>
        </w:rPr>
        <w:t>, and includes resistances of the current collector, active material, electrolyte and separator. Region B represents the SEI layer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sei</m:t>
            </m:r>
          </m:sub>
        </m:sSub>
      </m:oMath>
      <w:r w:rsidR="00734569">
        <w:rPr>
          <w:rFonts w:eastAsiaTheme="minorEastAsia" w:cs="Arial"/>
        </w:rPr>
        <w:t>) – characterized by a high frequency. Region C (medium frequency) represents the charge transfer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ct</m:t>
            </m:r>
          </m:sub>
        </m:sSub>
      </m:oMath>
      <w:r w:rsidR="00734569">
        <w:rPr>
          <w:rFonts w:eastAsiaTheme="minorEastAsia" w:cs="Arial"/>
        </w:rPr>
        <w:t xml:space="preserve">). The low frequency region, D, represents the lithium-ion diffusion process in the active material of the electrodes </w:t>
      </w:r>
      <w:r w:rsidR="00734569">
        <w:rPr>
          <w:rFonts w:eastAsiaTheme="minorEastAsia" w:cs="Arial"/>
        </w:rPr>
        <w:fldChar w:fldCharType="begin"/>
      </w:r>
      <w:r w:rsidR="00A970CD">
        <w:rPr>
          <w:rFonts w:eastAsiaTheme="minorEastAsia" w:cs="Arial"/>
        </w:rPr>
        <w:instrText>ADDIN CITAVI.PLACEHOLDER 57ee31cd-f650-4112-8e22-45c8183b6892 PFBsYWNlaG9sZGVyPg0KICA8QWRkSW5WZXJzaW9uPjUuNC4wLjI8L0FkZEluVmVyc2lvbj4NCiAgPElkPjU3ZWUzMWNkLWY2NTAtNDExMi04ZTIyLTQ1YzgxODNiNjg5MjwvSWQ+DQogIDxFbnRyaWVzPg0KICAgIDxFbnRyeT4NCiAgICAgIDxJZD5hYzg1ZGMwZS0yMTU0LTQ0MjUtYmJhOS1hM2I1M2RjM2YwMW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ND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V08L1RleHQ+DQogICAgPC9UZXh0VW5pdD4NCiAgPC9UZXh0VW5pdHM+DQo8L1BsYWNlaG9sZGVyPg==</w:instrText>
      </w:r>
      <w:r w:rsidR="00734569">
        <w:rPr>
          <w:rFonts w:eastAsiaTheme="minorEastAsia" w:cs="Arial"/>
        </w:rPr>
        <w:fldChar w:fldCharType="separate"/>
      </w:r>
      <w:bookmarkStart w:id="125" w:name="_CTVP00157ee31cdf65041128e2245c8183b6892"/>
      <w:r w:rsidR="00A970CD">
        <w:rPr>
          <w:rFonts w:eastAsiaTheme="minorEastAsia" w:cs="Arial"/>
        </w:rPr>
        <w:t>[41]</w:t>
      </w:r>
      <w:bookmarkEnd w:id="125"/>
      <w:r w:rsidR="00734569">
        <w:rPr>
          <w:rFonts w:eastAsiaTheme="minorEastAsia" w:cs="Arial"/>
        </w:rPr>
        <w:fldChar w:fldCharType="end"/>
      </w:r>
      <w:r w:rsidR="0071796A">
        <w:rPr>
          <w:rFonts w:eastAsiaTheme="minorEastAsia" w:cs="Arial"/>
        </w:rPr>
        <w:t>.</w:t>
      </w:r>
    </w:p>
    <w:p w14:paraId="478BD6B7" w14:textId="77777777" w:rsidR="00734569" w:rsidRDefault="00734569" w:rsidP="00F93B02">
      <w:pPr>
        <w:keepNext/>
        <w:spacing w:line="360" w:lineRule="auto"/>
        <w:jc w:val="center"/>
      </w:pPr>
      <w:r>
        <w:rPr>
          <w:noProof/>
          <w:lang w:val="de-DE" w:eastAsia="zh-CN"/>
        </w:rPr>
        <w:lastRenderedPageBreak/>
        <w:drawing>
          <wp:inline distT="0" distB="0" distL="0" distR="0" wp14:anchorId="33352581" wp14:editId="369F7CF0">
            <wp:extent cx="4724400" cy="60960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39904" cy="6116056"/>
                    </a:xfrm>
                    <a:prstGeom prst="rect">
                      <a:avLst/>
                    </a:prstGeom>
                    <a:noFill/>
                    <a:ln>
                      <a:noFill/>
                    </a:ln>
                  </pic:spPr>
                </pic:pic>
              </a:graphicData>
            </a:graphic>
          </wp:inline>
        </w:drawing>
      </w:r>
    </w:p>
    <w:p w14:paraId="5AB91554" w14:textId="0A77A6F1" w:rsidR="00734569" w:rsidRPr="00362A93" w:rsidRDefault="00734569" w:rsidP="00362A93">
      <w:pPr>
        <w:pStyle w:val="Caption"/>
        <w:spacing w:line="360" w:lineRule="auto"/>
        <w:jc w:val="both"/>
        <w:rPr>
          <w:sz w:val="20"/>
          <w:szCs w:val="20"/>
        </w:rPr>
      </w:pPr>
      <w:bookmarkStart w:id="126" w:name="_Ref521417739"/>
      <w:bookmarkStart w:id="127" w:name="_Toc528066878"/>
      <w:r w:rsidRPr="00362A93">
        <w:rPr>
          <w:sz w:val="20"/>
          <w:szCs w:val="20"/>
        </w:rPr>
        <w:t xml:space="preserve">Figure </w:t>
      </w:r>
      <w:r w:rsidR="00FD51A6" w:rsidRPr="00362A93">
        <w:rPr>
          <w:sz w:val="20"/>
          <w:szCs w:val="20"/>
        </w:rPr>
        <w:fldChar w:fldCharType="begin"/>
      </w:r>
      <w:r w:rsidR="00FD51A6" w:rsidRPr="00362A93">
        <w:rPr>
          <w:sz w:val="20"/>
          <w:szCs w:val="20"/>
        </w:rPr>
        <w:instrText xml:space="preserve"> STYLEREF 1 \s </w:instrText>
      </w:r>
      <w:r w:rsidR="00FD51A6" w:rsidRPr="00362A93">
        <w:rPr>
          <w:sz w:val="20"/>
          <w:szCs w:val="20"/>
        </w:rPr>
        <w:fldChar w:fldCharType="separate"/>
      </w:r>
      <w:r w:rsidR="00A440CB">
        <w:rPr>
          <w:noProof/>
          <w:sz w:val="20"/>
          <w:szCs w:val="20"/>
        </w:rPr>
        <w:t>3</w:t>
      </w:r>
      <w:r w:rsidR="00FD51A6" w:rsidRPr="00362A93">
        <w:rPr>
          <w:sz w:val="20"/>
          <w:szCs w:val="20"/>
        </w:rPr>
        <w:fldChar w:fldCharType="end"/>
      </w:r>
      <w:r w:rsidR="00FD51A6" w:rsidRPr="00362A93">
        <w:rPr>
          <w:sz w:val="20"/>
          <w:szCs w:val="20"/>
        </w:rPr>
        <w:t>.</w:t>
      </w:r>
      <w:r w:rsidR="00FD51A6" w:rsidRPr="00362A93">
        <w:rPr>
          <w:sz w:val="20"/>
          <w:szCs w:val="20"/>
        </w:rPr>
        <w:fldChar w:fldCharType="begin"/>
      </w:r>
      <w:r w:rsidR="00FD51A6" w:rsidRPr="00362A93">
        <w:rPr>
          <w:sz w:val="20"/>
          <w:szCs w:val="20"/>
        </w:rPr>
        <w:instrText xml:space="preserve"> SEQ Figure \* ARABIC \s 1 </w:instrText>
      </w:r>
      <w:r w:rsidR="00FD51A6" w:rsidRPr="00362A93">
        <w:rPr>
          <w:sz w:val="20"/>
          <w:szCs w:val="20"/>
        </w:rPr>
        <w:fldChar w:fldCharType="separate"/>
      </w:r>
      <w:r w:rsidR="00A440CB">
        <w:rPr>
          <w:noProof/>
          <w:sz w:val="20"/>
          <w:szCs w:val="20"/>
        </w:rPr>
        <w:t>3</w:t>
      </w:r>
      <w:r w:rsidR="00FD51A6" w:rsidRPr="00362A93">
        <w:rPr>
          <w:sz w:val="20"/>
          <w:szCs w:val="20"/>
        </w:rPr>
        <w:fldChar w:fldCharType="end"/>
      </w:r>
      <w:bookmarkEnd w:id="126"/>
      <w:r w:rsidRPr="00362A93">
        <w:rPr>
          <w:sz w:val="20"/>
          <w:szCs w:val="20"/>
        </w:rPr>
        <w:t>. Lithium-ion cell internal dynamics a</w:t>
      </w:r>
      <w:r w:rsidR="003D3AFC" w:rsidRPr="00362A93">
        <w:rPr>
          <w:sz w:val="20"/>
          <w:szCs w:val="20"/>
        </w:rPr>
        <w:t>nd equivalent impedance circuit</w:t>
      </w:r>
      <w:r w:rsidRPr="00362A93">
        <w:rPr>
          <w:sz w:val="20"/>
          <w:szCs w:val="20"/>
        </w:rPr>
        <w:t xml:space="preserve"> </w:t>
      </w:r>
      <w:r w:rsidRPr="00362A93">
        <w:rPr>
          <w:sz w:val="20"/>
          <w:szCs w:val="20"/>
        </w:rPr>
        <w:fldChar w:fldCharType="begin"/>
      </w:r>
      <w:r w:rsidR="00A970CD" w:rsidRPr="00362A93">
        <w:rPr>
          <w:sz w:val="20"/>
          <w:szCs w:val="20"/>
        </w:rPr>
        <w:instrText>ADDIN CITAVI.PLACEHOLDER 0479ac9d-d3d9-4e06-84d4-05144a96785b PFBsYWNlaG9sZGVyPg0KICA8QWRkSW5WZXJzaW9uPjUuNC4wLjI8L0FkZEluVmVyc2lvbj4NCiAgPElkPjA0NzlhYzlkLWQzZDktNGUwNi04NGQ0LTA1MTQ0YTk2Nzg1YjwvSWQ+DQogIDxFbnRyaWVzPg0KICAgIDxFbnRyeT4NCiAgICAgIDxJZD43OGExZDNlMC1jMmRlLTQ1NjktYTU2Zi1lMWY2OGZlMTY3OGQ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ND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V08L1RleHQ+DQogICAgPC9UZXh0VW5pdD4NCiAgPC9UZXh0VW5pdHM+DQo8L1BsYWNlaG9sZGVyPg==</w:instrText>
      </w:r>
      <w:r w:rsidRPr="00362A93">
        <w:rPr>
          <w:sz w:val="20"/>
          <w:szCs w:val="20"/>
        </w:rPr>
        <w:fldChar w:fldCharType="separate"/>
      </w:r>
      <w:bookmarkStart w:id="128" w:name="_CTVP0010479ac9dd3d94e0684d405144a96785b"/>
      <w:r w:rsidR="00A970CD" w:rsidRPr="00362A93">
        <w:rPr>
          <w:sz w:val="20"/>
          <w:szCs w:val="20"/>
        </w:rPr>
        <w:t>[41]</w:t>
      </w:r>
      <w:bookmarkEnd w:id="127"/>
      <w:bookmarkEnd w:id="128"/>
      <w:r w:rsidRPr="00362A93">
        <w:rPr>
          <w:sz w:val="20"/>
          <w:szCs w:val="20"/>
        </w:rPr>
        <w:fldChar w:fldCharType="end"/>
      </w:r>
    </w:p>
    <w:p w14:paraId="580FF160" w14:textId="1F8711FB" w:rsidR="00734569" w:rsidRDefault="00B12AB2" w:rsidP="00F93B02">
      <w:pPr>
        <w:spacing w:line="360" w:lineRule="auto"/>
        <w:rPr>
          <w:rFonts w:cs="Arial"/>
        </w:rPr>
      </w:pPr>
      <w:r>
        <w:rPr>
          <w:rFonts w:cs="Arial"/>
        </w:rPr>
        <w:t>Compared to AC pulse based EIS method, the DC pulse test can only provide a general approximation to separate the ohmic and non-ohmic parts. This is explained in the work done</w:t>
      </w:r>
      <w:r w:rsidR="00734569">
        <w:rPr>
          <w:rFonts w:cs="Arial"/>
        </w:rPr>
        <w:t xml:space="preserve"> by Barai et al. </w:t>
      </w:r>
      <w:r w:rsidR="00734569">
        <w:rPr>
          <w:rFonts w:cs="Arial"/>
        </w:rPr>
        <w:fldChar w:fldCharType="begin"/>
      </w:r>
      <w:r w:rsidR="00992A98">
        <w:rPr>
          <w:rFonts w:cs="Arial"/>
        </w:rPr>
        <w:instrText>ADDIN CITAVI.PLACEHOLDER 03fce893-47ca-4358-984d-cc27f6504caa PFBsYWNlaG9sZGVyPg0KICA8QWRkSW5WZXJzaW9uPjUuNC4wLjI8L0FkZEluVmVyc2lvbj4NCiAgPElkPjAzZmNlODkzLTQ3Y2EtNDM1OC05ODRkLWNjMjdmNjUwNGNhYTwvSWQ+DQogIDxFbnRyaWVzPg0KICAgIDxFbnRyeT4NCiAgICAgIDxJZD44YzM5N2E1NC01NWIyLTQxNzMtYmMyNi02OTcyOWQ0OWFjM2E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sidR="00734569">
        <w:rPr>
          <w:rFonts w:cs="Arial"/>
        </w:rPr>
        <w:fldChar w:fldCharType="separate"/>
      </w:r>
      <w:bookmarkStart w:id="129" w:name="_CTVP00103fce89347ca4358984dcc27f6504caa"/>
      <w:r w:rsidR="00992A98">
        <w:rPr>
          <w:rFonts w:cs="Arial"/>
        </w:rPr>
        <w:t>[42]</w:t>
      </w:r>
      <w:bookmarkEnd w:id="129"/>
      <w:r w:rsidR="00734569">
        <w:rPr>
          <w:rFonts w:cs="Arial"/>
        </w:rPr>
        <w:fldChar w:fldCharType="end"/>
      </w:r>
      <w:r w:rsidR="00734569">
        <w:rPr>
          <w:rFonts w:cs="Arial"/>
        </w:rPr>
        <w:t xml:space="preserve">. They have studied the effect of measurement time-scales on DC internal resistance measurement. </w:t>
      </w:r>
      <w:r w:rsidR="00734569">
        <w:fldChar w:fldCharType="begin"/>
      </w:r>
      <w:r w:rsidR="00734569">
        <w:instrText xml:space="preserve"> REF _Ref523757608 \h  \* MERGEFORMAT </w:instrText>
      </w:r>
      <w:r w:rsidR="00734569">
        <w:fldChar w:fldCharType="separate"/>
      </w:r>
      <w:r w:rsidR="00A440CB" w:rsidRPr="00A440CB">
        <w:t xml:space="preserve">Figure </w:t>
      </w:r>
      <w:r w:rsidR="00A440CB" w:rsidRPr="00A440CB">
        <w:rPr>
          <w:noProof/>
        </w:rPr>
        <w:t>3.4</w:t>
      </w:r>
      <w:r w:rsidR="00734569">
        <w:fldChar w:fldCharType="end"/>
      </w:r>
      <w:r w:rsidR="00734569">
        <w:rPr>
          <w:rFonts w:cs="Arial"/>
        </w:rPr>
        <w:t xml:space="preserve"> shows a schematic of a cell voltage response to a pulse current. Based on the </w:t>
      </w:r>
      <w:r w:rsidR="00734569" w:rsidRPr="00D562BE">
        <w:rPr>
          <w:rFonts w:cs="Arial"/>
          <w:noProof/>
        </w:rPr>
        <w:t>timescales</w:t>
      </w:r>
      <w:r w:rsidR="00734569">
        <w:rPr>
          <w:rFonts w:cs="Arial"/>
        </w:rPr>
        <w:t xml:space="preserve">, the voltage drop phenomena can be differentiated as </w:t>
      </w:r>
      <w:r w:rsidR="00734569">
        <w:rPr>
          <w:rFonts w:cs="Arial"/>
        </w:rPr>
        <w:fldChar w:fldCharType="begin"/>
      </w:r>
      <w:r w:rsidR="00992A98">
        <w:rPr>
          <w:rFonts w:cs="Arial"/>
        </w:rPr>
        <w:instrText>ADDIN CITAVI.PLACEHOLDER c15a15f3-1e22-4925-a252-46444df1ac96 PFBsYWNlaG9sZGVyPg0KICA8QWRkSW5WZXJzaW9uPjUuNC4wLjI8L0FkZEluVmVyc2lvbj4NCiAgPElkPmMxNWExNWYzLTFlMjItNDkyNS1hMjUyLTQ2NDQ0ZGYxYWM5NjwvSWQ+DQogIDxFbnRyaWVzPg0KICAgIDxFbnRyeT4NCiAgICAgIDxJZD5iNDI0MTBhZS00M2IwLTQyZDctYjFjYi03MzdiMWFhMDg4ZDU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sidR="00734569">
        <w:rPr>
          <w:rFonts w:cs="Arial"/>
        </w:rPr>
        <w:fldChar w:fldCharType="separate"/>
      </w:r>
      <w:bookmarkStart w:id="130" w:name="_CTVP001c15a15f31e224925a25246444df1ac96"/>
      <w:r w:rsidR="00992A98">
        <w:rPr>
          <w:rFonts w:cs="Arial"/>
        </w:rPr>
        <w:t>[42]</w:t>
      </w:r>
      <w:bookmarkEnd w:id="130"/>
      <w:r w:rsidR="00734569">
        <w:rPr>
          <w:rFonts w:cs="Arial"/>
        </w:rPr>
        <w:fldChar w:fldCharType="end"/>
      </w:r>
      <w:r w:rsidR="00734569">
        <w:rPr>
          <w:rFonts w:cs="Arial"/>
        </w:rPr>
        <w:t xml:space="preserve">:  </w:t>
      </w:r>
    </w:p>
    <w:p w14:paraId="76ABE609" w14:textId="416FD915" w:rsidR="00734569" w:rsidRPr="00654FDD" w:rsidRDefault="00734569" w:rsidP="00F93B02">
      <w:pPr>
        <w:pStyle w:val="ListParagraph"/>
        <w:numPr>
          <w:ilvl w:val="0"/>
          <w:numId w:val="37"/>
        </w:numPr>
        <w:spacing w:line="360" w:lineRule="auto"/>
        <w:rPr>
          <w:rFonts w:cs="Arial"/>
        </w:rPr>
      </w:pPr>
      <w:r>
        <w:t>the instantaneous voltage drop is due to the pure ohmic resistance (R</w:t>
      </w:r>
      <w:r>
        <w:softHyphen/>
      </w:r>
      <w:r w:rsidRPr="00825DFE">
        <w:rPr>
          <w:vertAlign w:val="subscript"/>
        </w:rPr>
        <w:t>o</w:t>
      </w:r>
      <w:r>
        <w:t>) which comprises all electronic resistances and the bulk electrolyte ionic resistance of the battery</w:t>
      </w:r>
      <w:r w:rsidR="00992A98">
        <w:t xml:space="preserve">, as shown in </w:t>
      </w:r>
      <w:r w:rsidR="00992A98">
        <w:fldChar w:fldCharType="begin"/>
      </w:r>
      <w:r w:rsidR="00992A98">
        <w:instrText xml:space="preserve"> REF _Ref520986802 \h </w:instrText>
      </w:r>
      <w:r w:rsidR="00B84B35">
        <w:instrText xml:space="preserve"> \* MERGEFORMAT </w:instrText>
      </w:r>
      <w:r w:rsidR="00992A98">
        <w:fldChar w:fldCharType="separate"/>
      </w:r>
      <w:r w:rsidR="00A440CB" w:rsidRPr="00A440CB">
        <w:t xml:space="preserve">Table </w:t>
      </w:r>
      <w:r w:rsidR="00A440CB" w:rsidRPr="00A440CB">
        <w:rPr>
          <w:noProof/>
        </w:rPr>
        <w:t>3.1</w:t>
      </w:r>
      <w:r w:rsidR="00992A98">
        <w:fldChar w:fldCharType="end"/>
      </w:r>
      <w:r w:rsidR="00992A98">
        <w:t>.</w:t>
      </w:r>
      <w:r>
        <w:t xml:space="preserve"> </w:t>
      </w:r>
    </w:p>
    <w:p w14:paraId="3BA4D245" w14:textId="77777777" w:rsidR="00734569" w:rsidRPr="00654FDD" w:rsidRDefault="00734569" w:rsidP="00F93B02">
      <w:pPr>
        <w:pStyle w:val="ListParagraph"/>
        <w:numPr>
          <w:ilvl w:val="0"/>
          <w:numId w:val="37"/>
        </w:numPr>
        <w:spacing w:line="360" w:lineRule="auto"/>
        <w:rPr>
          <w:rFonts w:cs="Arial"/>
        </w:rPr>
      </w:pPr>
      <w:r>
        <w:lastRenderedPageBreak/>
        <w:t>the potential drop within the first few seconds is due to the battery’s double layer capacitance and charge transfer resistance (R</w:t>
      </w:r>
      <w:r w:rsidRPr="00825DFE">
        <w:rPr>
          <w:vertAlign w:val="subscript"/>
        </w:rPr>
        <w:t>ct</w:t>
      </w:r>
      <w:r>
        <w:t xml:space="preserve">) which is attributed to the charge transfer reaction at the electrode/electrolyte interface </w:t>
      </w:r>
    </w:p>
    <w:p w14:paraId="3D23633B" w14:textId="77777777" w:rsidR="00734569" w:rsidRPr="00654FDD" w:rsidRDefault="00734569" w:rsidP="00F93B02">
      <w:pPr>
        <w:pStyle w:val="ListParagraph"/>
        <w:numPr>
          <w:ilvl w:val="0"/>
          <w:numId w:val="37"/>
        </w:numPr>
        <w:spacing w:line="360" w:lineRule="auto"/>
        <w:rPr>
          <w:rFonts w:cs="Arial"/>
        </w:rPr>
      </w:pPr>
      <w:r>
        <w:t>the shallow, linear (or close to linear) voltage drop is due to polarization resistance (R</w:t>
      </w:r>
      <w:r w:rsidRPr="00825DFE">
        <w:rPr>
          <w:vertAlign w:val="subscript"/>
        </w:rPr>
        <w:t>p</w:t>
      </w:r>
      <w:r>
        <w:t xml:space="preserve">) which accounts for ionic diffusion in the solid phase and is usually considered to be the </w:t>
      </w:r>
      <w:r w:rsidRPr="00D562BE">
        <w:rPr>
          <w:noProof/>
        </w:rPr>
        <w:t>rate</w:t>
      </w:r>
      <w:r>
        <w:rPr>
          <w:noProof/>
        </w:rPr>
        <w:t>-</w:t>
      </w:r>
      <w:r w:rsidRPr="00D562BE">
        <w:rPr>
          <w:noProof/>
        </w:rPr>
        <w:t>determining</w:t>
      </w:r>
      <w:r>
        <w:t xml:space="preserve"> step for </w:t>
      </w:r>
      <w:r w:rsidRPr="00D562BE">
        <w:rPr>
          <w:noProof/>
        </w:rPr>
        <w:t>lithium</w:t>
      </w:r>
      <w:r>
        <w:rPr>
          <w:noProof/>
        </w:rPr>
        <w:t>-</w:t>
      </w:r>
      <w:r w:rsidRPr="00D562BE">
        <w:rPr>
          <w:noProof/>
        </w:rPr>
        <w:t>ion</w:t>
      </w:r>
      <w:r>
        <w:t xml:space="preserve"> cells</w:t>
      </w:r>
    </w:p>
    <w:p w14:paraId="11A290D3" w14:textId="77777777" w:rsidR="00734569" w:rsidRDefault="00734569" w:rsidP="00F93B02">
      <w:pPr>
        <w:keepNext/>
        <w:spacing w:line="360" w:lineRule="auto"/>
        <w:jc w:val="center"/>
      </w:pPr>
      <w:r>
        <w:rPr>
          <w:noProof/>
          <w:lang w:val="de-DE" w:eastAsia="zh-CN"/>
        </w:rPr>
        <w:drawing>
          <wp:inline distT="0" distB="0" distL="0" distR="0" wp14:anchorId="45115818" wp14:editId="456D66BD">
            <wp:extent cx="2635624" cy="346662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55917" cy="3493315"/>
                    </a:xfrm>
                    <a:prstGeom prst="rect">
                      <a:avLst/>
                    </a:prstGeom>
                    <a:noFill/>
                    <a:ln>
                      <a:noFill/>
                    </a:ln>
                  </pic:spPr>
                </pic:pic>
              </a:graphicData>
            </a:graphic>
          </wp:inline>
        </w:drawing>
      </w:r>
    </w:p>
    <w:p w14:paraId="249A9F95" w14:textId="160C9E6E" w:rsidR="00734569" w:rsidRPr="00362A93" w:rsidRDefault="00734569" w:rsidP="00362A93">
      <w:pPr>
        <w:pStyle w:val="Caption"/>
        <w:spacing w:line="360" w:lineRule="auto"/>
        <w:jc w:val="both"/>
        <w:rPr>
          <w:sz w:val="20"/>
          <w:szCs w:val="20"/>
        </w:rPr>
      </w:pPr>
      <w:bookmarkStart w:id="131" w:name="_Ref523757608"/>
      <w:bookmarkStart w:id="132" w:name="_Toc528066879"/>
      <w:r w:rsidRPr="00362A93">
        <w:rPr>
          <w:sz w:val="20"/>
          <w:szCs w:val="20"/>
        </w:rPr>
        <w:t xml:space="preserve">Figure </w:t>
      </w:r>
      <w:r w:rsidR="00FD51A6" w:rsidRPr="00362A93">
        <w:rPr>
          <w:sz w:val="20"/>
          <w:szCs w:val="20"/>
        </w:rPr>
        <w:fldChar w:fldCharType="begin"/>
      </w:r>
      <w:r w:rsidR="00FD51A6" w:rsidRPr="00362A93">
        <w:rPr>
          <w:sz w:val="20"/>
          <w:szCs w:val="20"/>
        </w:rPr>
        <w:instrText xml:space="preserve"> STYLEREF 1 \s </w:instrText>
      </w:r>
      <w:r w:rsidR="00FD51A6" w:rsidRPr="00362A93">
        <w:rPr>
          <w:sz w:val="20"/>
          <w:szCs w:val="20"/>
        </w:rPr>
        <w:fldChar w:fldCharType="separate"/>
      </w:r>
      <w:r w:rsidR="00A440CB">
        <w:rPr>
          <w:noProof/>
          <w:sz w:val="20"/>
          <w:szCs w:val="20"/>
        </w:rPr>
        <w:t>3</w:t>
      </w:r>
      <w:r w:rsidR="00FD51A6" w:rsidRPr="00362A93">
        <w:rPr>
          <w:sz w:val="20"/>
          <w:szCs w:val="20"/>
        </w:rPr>
        <w:fldChar w:fldCharType="end"/>
      </w:r>
      <w:r w:rsidR="00FD51A6" w:rsidRPr="00362A93">
        <w:rPr>
          <w:sz w:val="20"/>
          <w:szCs w:val="20"/>
        </w:rPr>
        <w:t>.</w:t>
      </w:r>
      <w:r w:rsidR="00FD51A6" w:rsidRPr="00362A93">
        <w:rPr>
          <w:sz w:val="20"/>
          <w:szCs w:val="20"/>
        </w:rPr>
        <w:fldChar w:fldCharType="begin"/>
      </w:r>
      <w:r w:rsidR="00FD51A6" w:rsidRPr="00362A93">
        <w:rPr>
          <w:sz w:val="20"/>
          <w:szCs w:val="20"/>
        </w:rPr>
        <w:instrText xml:space="preserve"> SEQ Figure \* ARABIC \s 1 </w:instrText>
      </w:r>
      <w:r w:rsidR="00FD51A6" w:rsidRPr="00362A93">
        <w:rPr>
          <w:sz w:val="20"/>
          <w:szCs w:val="20"/>
        </w:rPr>
        <w:fldChar w:fldCharType="separate"/>
      </w:r>
      <w:r w:rsidR="00A440CB">
        <w:rPr>
          <w:noProof/>
          <w:sz w:val="20"/>
          <w:szCs w:val="20"/>
        </w:rPr>
        <w:t>4</w:t>
      </w:r>
      <w:r w:rsidR="00FD51A6" w:rsidRPr="00362A93">
        <w:rPr>
          <w:sz w:val="20"/>
          <w:szCs w:val="20"/>
        </w:rPr>
        <w:fldChar w:fldCharType="end"/>
      </w:r>
      <w:bookmarkEnd w:id="131"/>
      <w:r w:rsidRPr="00362A93">
        <w:rPr>
          <w:sz w:val="20"/>
          <w:szCs w:val="20"/>
        </w:rPr>
        <w:t xml:space="preserve">. Schematic to show cell voltage response to a pulse current. </w:t>
      </w:r>
      <w:r w:rsidRPr="00362A93">
        <w:rPr>
          <w:sz w:val="20"/>
          <w:szCs w:val="20"/>
        </w:rPr>
        <w:fldChar w:fldCharType="begin"/>
      </w:r>
      <w:r w:rsidR="00992A98" w:rsidRPr="00362A93">
        <w:rPr>
          <w:sz w:val="20"/>
          <w:szCs w:val="20"/>
        </w:rPr>
        <w:instrText>ADDIN CITAVI.PLACEHOLDER 47e0cbea-1fd2-4296-86a7-311e71b6519e PFBsYWNlaG9sZGVyPg0KICA8QWRkSW5WZXJzaW9uPjUuNC4wLjI8L0FkZEluVmVyc2lvbj4NCiAgPElkPjQ3ZTBjYmVhLTFmZDItNDI5Ni04NmE3LTMxMWU3MWI2NTE5ZTwvSWQ+DQogIDxFbnRyaWVzPg0KICAgIDxFbnRyeT4NCiAgICAgIDxJZD5mNjJlODhiMi1hNDcwLTQ2OTYtOWRmMS0wZWZmOGMwZjBiN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sidRPr="00362A93">
        <w:rPr>
          <w:sz w:val="20"/>
          <w:szCs w:val="20"/>
        </w:rPr>
        <w:fldChar w:fldCharType="separate"/>
      </w:r>
      <w:bookmarkStart w:id="133" w:name="_CTVP00147e0cbea1fd2429686a7311e71b6519e"/>
      <w:r w:rsidR="00992A98" w:rsidRPr="00362A93">
        <w:rPr>
          <w:sz w:val="20"/>
          <w:szCs w:val="20"/>
        </w:rPr>
        <w:t>[42]</w:t>
      </w:r>
      <w:bookmarkEnd w:id="132"/>
      <w:bookmarkEnd w:id="133"/>
      <w:r w:rsidRPr="00362A93">
        <w:rPr>
          <w:sz w:val="20"/>
          <w:szCs w:val="20"/>
        </w:rPr>
        <w:fldChar w:fldCharType="end"/>
      </w:r>
    </w:p>
    <w:p w14:paraId="33DDB735" w14:textId="60671D09" w:rsidR="00E215FD" w:rsidRDefault="00E215FD" w:rsidP="008B4D78">
      <w:pPr>
        <w:spacing w:after="1920" w:line="360" w:lineRule="auto"/>
      </w:pPr>
      <w:r>
        <w:rPr>
          <w:lang w:eastAsia="de-DE"/>
        </w:rPr>
        <w:t xml:space="preserve">The electrochemical behavior of the cells in this thesis </w:t>
      </w:r>
      <w:r>
        <w:rPr>
          <w:noProof/>
          <w:lang w:eastAsia="de-DE"/>
        </w:rPr>
        <w:t>is</w:t>
      </w:r>
      <w:r>
        <w:rPr>
          <w:lang w:eastAsia="de-DE"/>
        </w:rPr>
        <w:t xml:space="preserve"> discussed using the DC pulse test, where the measured internal resistances </w:t>
      </w:r>
      <w:r w:rsidR="00C139BF">
        <w:rPr>
          <w:lang w:eastAsia="de-DE"/>
        </w:rPr>
        <w:t>have both the ohmic and non-ohmic components</w:t>
      </w:r>
      <w:r>
        <w:rPr>
          <w:lang w:eastAsia="de-DE"/>
        </w:rPr>
        <w:t xml:space="preserve">. </w:t>
      </w:r>
      <w:r w:rsidR="00734569">
        <w:rPr>
          <w:lang w:eastAsia="de-DE"/>
        </w:rPr>
        <w:t xml:space="preserve">The approximation done by </w:t>
      </w:r>
      <w:r w:rsidR="00734569" w:rsidRPr="00133999">
        <w:rPr>
          <w:noProof/>
          <w:lang w:eastAsia="de-DE"/>
        </w:rPr>
        <w:t>Barrai</w:t>
      </w:r>
      <w:r w:rsidR="00734569">
        <w:rPr>
          <w:lang w:eastAsia="de-DE"/>
        </w:rPr>
        <w:t xml:space="preserve"> et al. </w:t>
      </w:r>
      <w:r w:rsidR="00734569">
        <w:rPr>
          <w:lang w:eastAsia="de-DE"/>
        </w:rPr>
        <w:fldChar w:fldCharType="begin"/>
      </w:r>
      <w:r w:rsidR="00992A98">
        <w:rPr>
          <w:lang w:eastAsia="de-DE"/>
        </w:rPr>
        <w:instrText>ADDIN CITAVI.PLACEHOLDER 12f42553-0b5d-488e-98c8-cb59178c60de PFBsYWNlaG9sZGVyPg0KICA8QWRkSW5WZXJzaW9uPjUuNC4wLjI8L0FkZEluVmVyc2lvbj4NCiAgPElkPjEyZjQyNTUzLTBiNWQtNDg4ZS05OGM4LWNiNTkxNzhjNjBkZTwvSWQ+DQogIDxFbnRyaWVzPg0KICAgIDxFbnRyeT4NCiAgICAgIDxJZD5hMDQ4MjA5OC02ZDE4LTRlNjMtYjA2ZC01N2VkOGFmZmUyOWY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sidR="00734569">
        <w:rPr>
          <w:lang w:eastAsia="de-DE"/>
        </w:rPr>
        <w:fldChar w:fldCharType="separate"/>
      </w:r>
      <w:bookmarkStart w:id="134" w:name="_CTVP00112f425530b5d488e98c8cb59178c60de"/>
      <w:r w:rsidR="00992A98">
        <w:rPr>
          <w:lang w:eastAsia="de-DE"/>
        </w:rPr>
        <w:t>[42]</w:t>
      </w:r>
      <w:bookmarkEnd w:id="134"/>
      <w:r w:rsidR="00734569">
        <w:rPr>
          <w:lang w:eastAsia="de-DE"/>
        </w:rPr>
        <w:fldChar w:fldCharType="end"/>
      </w:r>
      <w:r w:rsidR="00734569">
        <w:rPr>
          <w:lang w:eastAsia="de-DE"/>
        </w:rPr>
        <w:t xml:space="preserve"> </w:t>
      </w:r>
      <w:r w:rsidR="00C139BF">
        <w:rPr>
          <w:lang w:eastAsia="de-DE"/>
        </w:rPr>
        <w:t>is</w:t>
      </w:r>
      <w:r w:rsidR="00734569">
        <w:rPr>
          <w:lang w:eastAsia="de-DE"/>
        </w:rPr>
        <w:t xml:space="preserve"> used to study the</w:t>
      </w:r>
      <w:r w:rsidR="00C139BF">
        <w:rPr>
          <w:lang w:eastAsia="de-DE"/>
        </w:rPr>
        <w:t>se resistances</w:t>
      </w:r>
      <w:r w:rsidR="00734569">
        <w:rPr>
          <w:lang w:eastAsia="de-DE"/>
        </w:rPr>
        <w:t xml:space="preserve">. </w:t>
      </w:r>
      <w:r>
        <w:rPr>
          <w:lang w:eastAsia="de-DE"/>
        </w:rPr>
        <w:t xml:space="preserve">For secondary or rechargeable cells like lithium-ion cells, these parameters differ greatly from one SOC value to other (i.e. the capacity contained in the cell at that instant), therefore, the pulse test is done </w:t>
      </w:r>
      <w:r w:rsidR="00D63E99">
        <w:rPr>
          <w:lang w:eastAsia="de-DE"/>
        </w:rPr>
        <w:t>at different SOC steps</w:t>
      </w:r>
      <w:r>
        <w:rPr>
          <w:lang w:eastAsia="de-DE"/>
        </w:rPr>
        <w:t xml:space="preserve">. A </w:t>
      </w:r>
      <w:r>
        <w:t xml:space="preserve">drawback of </w:t>
      </w:r>
      <w:r w:rsidR="00D63E99">
        <w:t>DC pulse test</w:t>
      </w:r>
      <w:r>
        <w:t xml:space="preserve"> to obtain resistances is that it shows only the imposition of all the differ</w:t>
      </w:r>
      <w:r w:rsidR="00D63E99">
        <w:t>ent contributions to resistance.</w:t>
      </w:r>
      <w:r>
        <w:t xml:space="preserve"> </w:t>
      </w:r>
      <w:r w:rsidR="00D63E99">
        <w:t>Therefore, it cannot</w:t>
      </w:r>
      <w:r>
        <w:t xml:space="preserve"> completely separate the different resistance components </w:t>
      </w:r>
      <w:r>
        <w:fldChar w:fldCharType="begin"/>
      </w:r>
      <w:r w:rsidR="00992A98">
        <w:instrText>ADDIN CITAVI.PLACEHOLDER 1edbdaf7-f325-4078-b88f-0737559794df PFBsYWNlaG9sZGVyPg0KICA8QWRkSW5WZXJzaW9uPjUuNC4wLjI8L0FkZEluVmVyc2lvbj4NCiAgPElkPjFlZGJkYWY3LWYzMjUtNDA3OC1iODhmLTA3Mzc1NTk3OTRkZjwvSWQ+DQogIDxFbnRyaWVzPg0KICAgIDxFbnRyeT4NCiAgICAgIDxJZD5jZGZkZGEwMS1iZjZlLTQyMGMtOGQ2Yy0yYWNjYjgyYTQxYzg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fldChar w:fldCharType="separate"/>
      </w:r>
      <w:bookmarkStart w:id="135" w:name="_CTVP0011edbdaf7f3254078b88f0737559794df"/>
      <w:r w:rsidR="00992A98">
        <w:t>[42]</w:t>
      </w:r>
      <w:bookmarkEnd w:id="135"/>
      <w:r>
        <w:fldChar w:fldCharType="end"/>
      </w:r>
      <w:r w:rsidR="00AD51F1">
        <w:t>.</w:t>
      </w:r>
    </w:p>
    <w:p w14:paraId="2F7B05DE" w14:textId="6C2FA05B" w:rsidR="00992A98" w:rsidRPr="00681067" w:rsidRDefault="008B4D78" w:rsidP="00681067">
      <w:pPr>
        <w:pStyle w:val="Caption"/>
        <w:spacing w:after="240" w:line="360" w:lineRule="auto"/>
        <w:jc w:val="both"/>
        <w:rPr>
          <w:rFonts w:cs="Arial"/>
          <w:sz w:val="20"/>
          <w:szCs w:val="20"/>
        </w:rPr>
      </w:pPr>
      <w:bookmarkStart w:id="136" w:name="_Ref520986802"/>
      <w:bookmarkStart w:id="137" w:name="_Toc528066897"/>
      <w:r w:rsidRPr="00681067">
        <w:rPr>
          <w:sz w:val="20"/>
          <w:szCs w:val="20"/>
        </w:rPr>
        <w:lastRenderedPageBreak/>
        <w:t>T</w:t>
      </w:r>
      <w:r w:rsidR="00992A98" w:rsidRPr="00681067">
        <w:rPr>
          <w:sz w:val="20"/>
          <w:szCs w:val="20"/>
        </w:rPr>
        <w:t xml:space="preserve">able </w:t>
      </w:r>
      <w:r w:rsidR="00CA6FF9" w:rsidRPr="00681067">
        <w:rPr>
          <w:sz w:val="20"/>
          <w:szCs w:val="20"/>
        </w:rPr>
        <w:fldChar w:fldCharType="begin"/>
      </w:r>
      <w:r w:rsidR="00CA6FF9" w:rsidRPr="00681067">
        <w:rPr>
          <w:sz w:val="20"/>
          <w:szCs w:val="20"/>
        </w:rPr>
        <w:instrText xml:space="preserve"> STYLEREF 1 \s </w:instrText>
      </w:r>
      <w:r w:rsidR="00CA6FF9" w:rsidRPr="00681067">
        <w:rPr>
          <w:sz w:val="20"/>
          <w:szCs w:val="20"/>
        </w:rPr>
        <w:fldChar w:fldCharType="separate"/>
      </w:r>
      <w:r w:rsidR="00A440CB">
        <w:rPr>
          <w:noProof/>
          <w:sz w:val="20"/>
          <w:szCs w:val="20"/>
        </w:rPr>
        <w:t>3</w:t>
      </w:r>
      <w:r w:rsidR="00CA6FF9" w:rsidRPr="00681067">
        <w:rPr>
          <w:sz w:val="20"/>
          <w:szCs w:val="20"/>
        </w:rPr>
        <w:fldChar w:fldCharType="end"/>
      </w:r>
      <w:r w:rsidR="00CA6FF9" w:rsidRPr="00681067">
        <w:rPr>
          <w:sz w:val="20"/>
          <w:szCs w:val="20"/>
        </w:rPr>
        <w:t>.</w:t>
      </w:r>
      <w:r w:rsidR="00CA6FF9" w:rsidRPr="00681067">
        <w:rPr>
          <w:sz w:val="20"/>
          <w:szCs w:val="20"/>
        </w:rPr>
        <w:fldChar w:fldCharType="begin"/>
      </w:r>
      <w:r w:rsidR="00CA6FF9" w:rsidRPr="00681067">
        <w:rPr>
          <w:sz w:val="20"/>
          <w:szCs w:val="20"/>
        </w:rPr>
        <w:instrText xml:space="preserve"> SEQ Table \* ARABIC \s 1 </w:instrText>
      </w:r>
      <w:r w:rsidR="00CA6FF9" w:rsidRPr="00681067">
        <w:rPr>
          <w:sz w:val="20"/>
          <w:szCs w:val="20"/>
        </w:rPr>
        <w:fldChar w:fldCharType="separate"/>
      </w:r>
      <w:r w:rsidR="00A440CB">
        <w:rPr>
          <w:noProof/>
          <w:sz w:val="20"/>
          <w:szCs w:val="20"/>
        </w:rPr>
        <w:t>1</w:t>
      </w:r>
      <w:r w:rsidR="00CA6FF9" w:rsidRPr="00681067">
        <w:rPr>
          <w:sz w:val="20"/>
          <w:szCs w:val="20"/>
        </w:rPr>
        <w:fldChar w:fldCharType="end"/>
      </w:r>
      <w:bookmarkEnd w:id="136"/>
      <w:r w:rsidR="00992A98" w:rsidRPr="00681067">
        <w:rPr>
          <w:noProof/>
          <w:sz w:val="20"/>
          <w:szCs w:val="20"/>
        </w:rPr>
        <w:t xml:space="preserve">. Components of internal ohmic resistances </w:t>
      </w:r>
      <w:r w:rsidR="00992A98" w:rsidRPr="00681067">
        <w:rPr>
          <w:noProof/>
          <w:sz w:val="20"/>
          <w:szCs w:val="20"/>
        </w:rPr>
        <w:fldChar w:fldCharType="begin"/>
      </w:r>
      <w:r w:rsidR="00992A98" w:rsidRPr="00681067">
        <w:rPr>
          <w:noProof/>
          <w:sz w:val="20"/>
          <w:szCs w:val="20"/>
        </w:rPr>
        <w:instrText>ADDIN CITAVI.PLACEHOLDER ec949b78-4dc5-48e0-a417-cea14e3a0b39 PFBsYWNlaG9sZGVyPg0KICA8QWRkSW5WZXJzaW9uPjUuNC4wLjI8L0FkZEluVmVyc2lvbj4NCiAgPElkPmVjOTQ5Yjc4LTRkYzUtNDhlMC1hNDE3LWNlYTE0ZTNhMGIzOTwvSWQ+DQogIDxFbnRyaWVzPg0KICAgIDxFbnRyeT4NCiAgICAgIDxJZD5mMTg4Nzc2Mi1jYzk4LTRjMjMtODQ4OS05YWU4ZjY5MjU0YTk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sidR="00992A98" w:rsidRPr="00681067">
        <w:rPr>
          <w:noProof/>
          <w:sz w:val="20"/>
          <w:szCs w:val="20"/>
        </w:rPr>
        <w:fldChar w:fldCharType="separate"/>
      </w:r>
      <w:bookmarkStart w:id="138" w:name="_CTVP001ec949b784dc548e0a417cea14e3a0b39"/>
      <w:r w:rsidR="00992A98" w:rsidRPr="00681067">
        <w:rPr>
          <w:noProof/>
          <w:sz w:val="20"/>
          <w:szCs w:val="20"/>
        </w:rPr>
        <w:t>[43]</w:t>
      </w:r>
      <w:bookmarkEnd w:id="137"/>
      <w:bookmarkEnd w:id="138"/>
      <w:r w:rsidR="00992A98" w:rsidRPr="00681067">
        <w:rPr>
          <w:noProof/>
          <w:sz w:val="20"/>
          <w:szCs w:val="20"/>
        </w:rPr>
        <w:fldChar w:fldCharType="end"/>
      </w:r>
    </w:p>
    <w:tbl>
      <w:tblPr>
        <w:tblStyle w:val="TableGrid"/>
        <w:tblW w:w="0" w:type="auto"/>
        <w:tblLook w:val="04A0" w:firstRow="1" w:lastRow="0" w:firstColumn="1" w:lastColumn="0" w:noHBand="0" w:noVBand="1"/>
      </w:tblPr>
      <w:tblGrid>
        <w:gridCol w:w="4406"/>
        <w:gridCol w:w="4429"/>
      </w:tblGrid>
      <w:tr w:rsidR="00992A98" w:rsidRPr="0076756D" w14:paraId="4D9BDF12" w14:textId="77777777" w:rsidTr="00D42610">
        <w:tc>
          <w:tcPr>
            <w:tcW w:w="4406" w:type="dxa"/>
          </w:tcPr>
          <w:p w14:paraId="1D9CDF01" w14:textId="756A6FC8" w:rsidR="00992A98" w:rsidRPr="0076756D" w:rsidRDefault="00992A98" w:rsidP="00F93B02">
            <w:pPr>
              <w:spacing w:after="100" w:afterAutospacing="1" w:line="360" w:lineRule="auto"/>
              <w:rPr>
                <w:rFonts w:cs="Arial"/>
                <w:b/>
              </w:rPr>
            </w:pPr>
            <w:r>
              <w:rPr>
                <w:rFonts w:cs="Arial"/>
                <w:b/>
              </w:rPr>
              <w:t>Components</w:t>
            </w:r>
            <w:r w:rsidRPr="0076756D">
              <w:rPr>
                <w:rFonts w:cs="Arial"/>
                <w:b/>
              </w:rPr>
              <w:t xml:space="preserve"> of </w:t>
            </w:r>
            <w:r>
              <w:rPr>
                <w:rFonts w:cs="Arial"/>
                <w:b/>
              </w:rPr>
              <w:t xml:space="preserve">ohmic </w:t>
            </w:r>
            <w:r w:rsidRPr="0076756D">
              <w:rPr>
                <w:rFonts w:cs="Arial"/>
                <w:b/>
              </w:rPr>
              <w:t>resistance</w:t>
            </w:r>
          </w:p>
        </w:tc>
        <w:tc>
          <w:tcPr>
            <w:tcW w:w="4429" w:type="dxa"/>
          </w:tcPr>
          <w:p w14:paraId="2623FC89" w14:textId="597A95FF" w:rsidR="00992A98" w:rsidRPr="0076756D" w:rsidRDefault="00992A98" w:rsidP="00F93B02">
            <w:pPr>
              <w:spacing w:after="100" w:afterAutospacing="1" w:line="360" w:lineRule="auto"/>
              <w:rPr>
                <w:rFonts w:cs="Arial"/>
                <w:b/>
              </w:rPr>
            </w:pPr>
            <w:r>
              <w:rPr>
                <w:rFonts w:cs="Arial"/>
                <w:b/>
                <w:noProof/>
              </w:rPr>
              <w:t>The i</w:t>
            </w:r>
            <w:r w:rsidRPr="009F78DF">
              <w:rPr>
                <w:rFonts w:cs="Arial"/>
                <w:b/>
                <w:noProof/>
              </w:rPr>
              <w:t>nternal</w:t>
            </w:r>
            <w:r>
              <w:rPr>
                <w:rFonts w:cs="Arial"/>
                <w:b/>
                <w:noProof/>
              </w:rPr>
              <w:t xml:space="preserve"> ohmic</w:t>
            </w:r>
            <w:r w:rsidRPr="0076756D">
              <w:rPr>
                <w:rFonts w:cs="Arial"/>
                <w:b/>
              </w:rPr>
              <w:t xml:space="preserve"> resistance of </w:t>
            </w:r>
            <w:r>
              <w:rPr>
                <w:rFonts w:cs="Arial"/>
                <w:b/>
              </w:rPr>
              <w:t xml:space="preserve">the </w:t>
            </w:r>
            <w:r w:rsidRPr="009F78DF">
              <w:rPr>
                <w:rFonts w:cs="Arial"/>
                <w:b/>
                <w:noProof/>
              </w:rPr>
              <w:t>cell</w:t>
            </w:r>
            <w:r w:rsidRPr="0076756D">
              <w:rPr>
                <w:rFonts w:cs="Arial"/>
                <w:b/>
              </w:rPr>
              <w:t xml:space="preserve">,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eastAsiaTheme="minorEastAsia" w:cs="Arial"/>
                <w:b/>
              </w:rPr>
              <w:t>=ionic resistance + electrical resistance + interfacial resistance</w:t>
            </w:r>
          </w:p>
        </w:tc>
      </w:tr>
      <w:tr w:rsidR="00992A98" w14:paraId="54DAB957" w14:textId="77777777" w:rsidTr="00D42610">
        <w:tc>
          <w:tcPr>
            <w:tcW w:w="4406" w:type="dxa"/>
          </w:tcPr>
          <w:p w14:paraId="6FC9A46E" w14:textId="77777777" w:rsidR="00992A98" w:rsidRPr="0076756D" w:rsidRDefault="00992A98" w:rsidP="00F93B02">
            <w:pPr>
              <w:spacing w:after="100" w:afterAutospacing="1" w:line="360" w:lineRule="auto"/>
              <w:rPr>
                <w:rFonts w:cs="Arial"/>
                <w:b/>
              </w:rPr>
            </w:pPr>
            <w:r w:rsidRPr="0076756D">
              <w:rPr>
                <w:rFonts w:cs="Arial"/>
                <w:b/>
              </w:rPr>
              <w:t>Ionic</w:t>
            </w:r>
          </w:p>
        </w:tc>
        <w:tc>
          <w:tcPr>
            <w:tcW w:w="4429" w:type="dxa"/>
          </w:tcPr>
          <w:p w14:paraId="25B60992" w14:textId="77777777" w:rsidR="00992A98" w:rsidRDefault="00992A98" w:rsidP="00F93B02">
            <w:pPr>
              <w:pStyle w:val="ListParagraph"/>
              <w:numPr>
                <w:ilvl w:val="0"/>
                <w:numId w:val="18"/>
              </w:numPr>
              <w:spacing w:after="100" w:afterAutospacing="1" w:line="360" w:lineRule="auto"/>
              <w:textboxTightWrap w:val="none"/>
              <w:rPr>
                <w:rFonts w:cs="Arial"/>
              </w:rPr>
            </w:pPr>
            <w:r>
              <w:rPr>
                <w:rFonts w:cs="Arial"/>
              </w:rPr>
              <w:t>Electrode particle</w:t>
            </w:r>
          </w:p>
          <w:p w14:paraId="5399F862" w14:textId="77777777" w:rsidR="00992A98" w:rsidRPr="002817B4" w:rsidRDefault="00992A98" w:rsidP="00F93B02">
            <w:pPr>
              <w:pStyle w:val="ListParagraph"/>
              <w:numPr>
                <w:ilvl w:val="0"/>
                <w:numId w:val="18"/>
              </w:numPr>
              <w:spacing w:after="100" w:afterAutospacing="1" w:line="360" w:lineRule="auto"/>
              <w:textboxTightWrap w:val="none"/>
              <w:rPr>
                <w:rFonts w:cs="Arial"/>
              </w:rPr>
            </w:pPr>
            <w:r>
              <w:rPr>
                <w:rFonts w:cs="Arial"/>
              </w:rPr>
              <w:t>Electrolyte</w:t>
            </w:r>
          </w:p>
        </w:tc>
      </w:tr>
      <w:tr w:rsidR="00992A98" w14:paraId="2506155A" w14:textId="77777777" w:rsidTr="00D42610">
        <w:tc>
          <w:tcPr>
            <w:tcW w:w="4406" w:type="dxa"/>
          </w:tcPr>
          <w:p w14:paraId="66053477" w14:textId="77777777" w:rsidR="00992A98" w:rsidRPr="0076756D" w:rsidRDefault="00992A98" w:rsidP="00F93B02">
            <w:pPr>
              <w:spacing w:after="100" w:afterAutospacing="1" w:line="360" w:lineRule="auto"/>
              <w:rPr>
                <w:rFonts w:cs="Arial"/>
                <w:b/>
              </w:rPr>
            </w:pPr>
            <w:r w:rsidRPr="0076756D">
              <w:rPr>
                <w:rFonts w:cs="Arial"/>
                <w:b/>
              </w:rPr>
              <w:t>Electrical</w:t>
            </w:r>
          </w:p>
        </w:tc>
        <w:tc>
          <w:tcPr>
            <w:tcW w:w="4429" w:type="dxa"/>
          </w:tcPr>
          <w:p w14:paraId="70BAAEB7" w14:textId="77777777" w:rsidR="00992A98" w:rsidRDefault="00992A98" w:rsidP="00F93B02">
            <w:pPr>
              <w:pStyle w:val="ListParagraph"/>
              <w:numPr>
                <w:ilvl w:val="0"/>
                <w:numId w:val="19"/>
              </w:numPr>
              <w:spacing w:after="100" w:afterAutospacing="1" w:line="360" w:lineRule="auto"/>
              <w:textboxTightWrap w:val="none"/>
              <w:rPr>
                <w:rFonts w:cs="Arial"/>
              </w:rPr>
            </w:pPr>
            <w:r>
              <w:rPr>
                <w:rFonts w:cs="Arial"/>
              </w:rPr>
              <w:t>Electrode particle</w:t>
            </w:r>
          </w:p>
          <w:p w14:paraId="44CD9B7D" w14:textId="77777777" w:rsidR="00992A98" w:rsidRDefault="00992A98" w:rsidP="00F93B02">
            <w:pPr>
              <w:pStyle w:val="ListParagraph"/>
              <w:numPr>
                <w:ilvl w:val="0"/>
                <w:numId w:val="19"/>
              </w:numPr>
              <w:spacing w:after="100" w:afterAutospacing="1" w:line="360" w:lineRule="auto"/>
              <w:textboxTightWrap w:val="none"/>
              <w:rPr>
                <w:rFonts w:cs="Arial"/>
              </w:rPr>
            </w:pPr>
            <w:r>
              <w:rPr>
                <w:rFonts w:cs="Arial"/>
              </w:rPr>
              <w:t>Conductive additives</w:t>
            </w:r>
          </w:p>
          <w:p w14:paraId="1ED2F1BD" w14:textId="77777777" w:rsidR="00992A98" w:rsidRDefault="00992A98" w:rsidP="00F93B02">
            <w:pPr>
              <w:pStyle w:val="ListParagraph"/>
              <w:numPr>
                <w:ilvl w:val="0"/>
                <w:numId w:val="19"/>
              </w:numPr>
              <w:spacing w:after="100" w:afterAutospacing="1" w:line="360" w:lineRule="auto"/>
              <w:textboxTightWrap w:val="none"/>
              <w:rPr>
                <w:rFonts w:cs="Arial"/>
              </w:rPr>
            </w:pPr>
            <w:r>
              <w:rPr>
                <w:rFonts w:cs="Arial"/>
              </w:rPr>
              <w:t xml:space="preserve">Percolation network of additives in the </w:t>
            </w:r>
            <w:r w:rsidRPr="009F78DF">
              <w:rPr>
                <w:rFonts w:cs="Arial"/>
                <w:noProof/>
              </w:rPr>
              <w:t>electrode</w:t>
            </w:r>
          </w:p>
          <w:p w14:paraId="1D90A5A5" w14:textId="77777777" w:rsidR="00992A98" w:rsidRDefault="00992A98" w:rsidP="00F93B02">
            <w:pPr>
              <w:pStyle w:val="ListParagraph"/>
              <w:numPr>
                <w:ilvl w:val="0"/>
                <w:numId w:val="19"/>
              </w:numPr>
              <w:spacing w:after="100" w:afterAutospacing="1" w:line="360" w:lineRule="auto"/>
              <w:textboxTightWrap w:val="none"/>
              <w:rPr>
                <w:rFonts w:cs="Arial"/>
              </w:rPr>
            </w:pPr>
            <w:r>
              <w:rPr>
                <w:rFonts w:cs="Arial"/>
              </w:rPr>
              <w:t>Current collectors</w:t>
            </w:r>
          </w:p>
          <w:p w14:paraId="512F7771" w14:textId="77777777" w:rsidR="00992A98" w:rsidRPr="002817B4" w:rsidRDefault="00992A98" w:rsidP="00F93B02">
            <w:pPr>
              <w:pStyle w:val="ListParagraph"/>
              <w:numPr>
                <w:ilvl w:val="0"/>
                <w:numId w:val="19"/>
              </w:numPr>
              <w:spacing w:after="100" w:afterAutospacing="1" w:line="360" w:lineRule="auto"/>
              <w:textboxTightWrap w:val="none"/>
              <w:rPr>
                <w:rFonts w:cs="Arial"/>
              </w:rPr>
            </w:pPr>
            <w:r>
              <w:rPr>
                <w:rFonts w:cs="Arial"/>
              </w:rPr>
              <w:t>Electrical taps</w:t>
            </w:r>
          </w:p>
        </w:tc>
      </w:tr>
      <w:tr w:rsidR="00992A98" w14:paraId="6E822DE7" w14:textId="77777777" w:rsidTr="00D42610">
        <w:tc>
          <w:tcPr>
            <w:tcW w:w="4406" w:type="dxa"/>
          </w:tcPr>
          <w:p w14:paraId="756DD55D" w14:textId="77777777" w:rsidR="00992A98" w:rsidRPr="0076756D" w:rsidRDefault="00992A98" w:rsidP="00F93B02">
            <w:pPr>
              <w:spacing w:after="100" w:afterAutospacing="1" w:line="360" w:lineRule="auto"/>
              <w:rPr>
                <w:rFonts w:cs="Arial"/>
                <w:b/>
              </w:rPr>
            </w:pPr>
            <w:r w:rsidRPr="0076756D">
              <w:rPr>
                <w:rFonts w:cs="Arial"/>
                <w:b/>
              </w:rPr>
              <w:t>Interfacial</w:t>
            </w:r>
          </w:p>
        </w:tc>
        <w:tc>
          <w:tcPr>
            <w:tcW w:w="4429" w:type="dxa"/>
          </w:tcPr>
          <w:p w14:paraId="119F4F6B" w14:textId="77777777" w:rsidR="00992A98" w:rsidRDefault="00992A98" w:rsidP="00F93B02">
            <w:pPr>
              <w:pStyle w:val="ListParagraph"/>
              <w:numPr>
                <w:ilvl w:val="0"/>
                <w:numId w:val="20"/>
              </w:numPr>
              <w:spacing w:after="100" w:afterAutospacing="1" w:line="360" w:lineRule="auto"/>
              <w:textboxTightWrap w:val="none"/>
              <w:rPr>
                <w:rFonts w:cs="Arial"/>
              </w:rPr>
            </w:pPr>
            <w:r>
              <w:rPr>
                <w:rFonts w:cs="Arial"/>
              </w:rPr>
              <w:t>Between electrolyte and electrodes</w:t>
            </w:r>
          </w:p>
          <w:p w14:paraId="27B66E73" w14:textId="77777777" w:rsidR="00992A98" w:rsidRDefault="00992A98" w:rsidP="00F93B02">
            <w:pPr>
              <w:pStyle w:val="ListParagraph"/>
              <w:numPr>
                <w:ilvl w:val="0"/>
                <w:numId w:val="20"/>
              </w:numPr>
              <w:spacing w:after="100" w:afterAutospacing="1" w:line="360" w:lineRule="auto"/>
              <w:textboxTightWrap w:val="none"/>
              <w:rPr>
                <w:rFonts w:cs="Arial"/>
              </w:rPr>
            </w:pPr>
            <w:r>
              <w:rPr>
                <w:rFonts w:cs="Arial"/>
              </w:rPr>
              <w:t>Between electrode particles and conductive additives</w:t>
            </w:r>
          </w:p>
          <w:p w14:paraId="1CB7FC8F" w14:textId="77777777" w:rsidR="00992A98" w:rsidRDefault="00992A98" w:rsidP="00F93B02">
            <w:pPr>
              <w:pStyle w:val="ListParagraph"/>
              <w:numPr>
                <w:ilvl w:val="0"/>
                <w:numId w:val="20"/>
              </w:numPr>
              <w:spacing w:after="100" w:afterAutospacing="1" w:line="360" w:lineRule="auto"/>
              <w:textboxTightWrap w:val="none"/>
              <w:rPr>
                <w:rFonts w:cs="Arial"/>
              </w:rPr>
            </w:pPr>
            <w:r>
              <w:rPr>
                <w:rFonts w:cs="Arial"/>
              </w:rPr>
              <w:t>Between electrode and current collectors</w:t>
            </w:r>
          </w:p>
          <w:p w14:paraId="5960B810" w14:textId="77777777" w:rsidR="00992A98" w:rsidRPr="0076756D" w:rsidRDefault="00992A98" w:rsidP="00F93B02">
            <w:pPr>
              <w:pStyle w:val="ListParagraph"/>
              <w:keepNext/>
              <w:numPr>
                <w:ilvl w:val="0"/>
                <w:numId w:val="20"/>
              </w:numPr>
              <w:spacing w:after="100" w:afterAutospacing="1" w:line="360" w:lineRule="auto"/>
              <w:textboxTightWrap w:val="none"/>
              <w:rPr>
                <w:rFonts w:cs="Arial"/>
              </w:rPr>
            </w:pPr>
            <w:r>
              <w:rPr>
                <w:rFonts w:cs="Arial"/>
              </w:rPr>
              <w:t>Between conductive additives and current collectors</w:t>
            </w:r>
          </w:p>
        </w:tc>
      </w:tr>
    </w:tbl>
    <w:p w14:paraId="79DA82CD" w14:textId="77777777" w:rsidR="004E4426" w:rsidRDefault="007B28B7" w:rsidP="00F93B02">
      <w:pPr>
        <w:pStyle w:val="Heading3"/>
        <w:spacing w:line="360" w:lineRule="auto"/>
      </w:pPr>
      <w:bookmarkStart w:id="139" w:name="_Toc528067755"/>
      <w:r>
        <w:t>Aging</w:t>
      </w:r>
      <w:r w:rsidR="004E4426">
        <w:t xml:space="preserve"> mechanisms</w:t>
      </w:r>
      <w:bookmarkEnd w:id="139"/>
    </w:p>
    <w:p w14:paraId="1886A712" w14:textId="78CB99EA" w:rsidR="003B5D25" w:rsidRDefault="004B726E" w:rsidP="00F93B02">
      <w:pPr>
        <w:spacing w:line="360" w:lineRule="auto"/>
        <w:rPr>
          <w:rFonts w:cs="Arial"/>
        </w:rPr>
      </w:pPr>
      <w:r>
        <w:rPr>
          <w:rFonts w:cs="Arial"/>
        </w:rPr>
        <w:t>During aging, the cell undergoes structural or chemical change that may lead to changes in properties like energy throughput, capacity etc. Cell degradation can be slow due to gradual deterioration and gradual performance loss. It could also be due to sudden catastrophic damage due to thermal runaway or short circuit</w:t>
      </w:r>
      <w:r w:rsidR="007E611F">
        <w:rPr>
          <w:rFonts w:cs="Arial"/>
        </w:rPr>
        <w:t xml:space="preserve"> </w:t>
      </w:r>
      <w:r w:rsidR="007E611F">
        <w:rPr>
          <w:rFonts w:cs="Arial"/>
        </w:rPr>
        <w:fldChar w:fldCharType="begin"/>
      </w:r>
      <w:r w:rsidR="00992A98">
        <w:rPr>
          <w:rFonts w:cs="Arial"/>
        </w:rPr>
        <w:instrText>ADDIN CITAVI.PLACEHOLDER c47fb551-f64f-4991-806f-0e938fe092a4 PFBsYWNlaG9sZGVyPg0KICA8QWRkSW5WZXJzaW9uPjUuNC4wLjI8L0FkZEluVmVyc2lvbj4NCiAgPElkPmM0N2ZiNTUxLWY2NGYtNDk5MS04MDZmLTBlOTM4ZmUwOTJhNDwvSWQ+DQogIDxFbnRyaWVzPg0KICAgIDxFbnRyeT4NCiAgICAgIDxJZD42OGZkNDRkNS01OGQ3LTRmMzctYWQ3Ni1hMzRiNzIyNTNiNjY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sidR="007E611F">
        <w:rPr>
          <w:rFonts w:cs="Arial"/>
        </w:rPr>
        <w:fldChar w:fldCharType="separate"/>
      </w:r>
      <w:bookmarkStart w:id="140" w:name="_CTVP001c47fb551f64f4991806f0e938fe092a4"/>
      <w:r w:rsidR="00992A98">
        <w:rPr>
          <w:rFonts w:cs="Arial"/>
        </w:rPr>
        <w:t>[44]</w:t>
      </w:r>
      <w:bookmarkEnd w:id="140"/>
      <w:r w:rsidR="007E611F">
        <w:rPr>
          <w:rFonts w:cs="Arial"/>
        </w:rPr>
        <w:fldChar w:fldCharType="end"/>
      </w:r>
      <w:r>
        <w:rPr>
          <w:rFonts w:cs="Arial"/>
        </w:rPr>
        <w:t>.</w:t>
      </w:r>
      <w:r w:rsidR="00163AB9">
        <w:rPr>
          <w:rFonts w:cs="Arial"/>
        </w:rPr>
        <w:t xml:space="preserve"> The aging mechanism in the cathode and </w:t>
      </w:r>
      <w:r w:rsidR="003B5D25">
        <w:rPr>
          <w:rFonts w:cs="Arial"/>
        </w:rPr>
        <w:t xml:space="preserve">anode are different because of their different materials. The cell aging is not uniform and depends on many factors as discussed in </w:t>
      </w:r>
      <w:r w:rsidR="00FA37BE">
        <w:rPr>
          <w:rFonts w:cs="Arial"/>
        </w:rPr>
        <w:t>this section. These</w:t>
      </w:r>
      <w:r w:rsidR="003B5D25">
        <w:rPr>
          <w:rFonts w:cs="Arial"/>
        </w:rPr>
        <w:t xml:space="preserve"> can also be explained by using different aging mechanisms.</w:t>
      </w:r>
    </w:p>
    <w:p w14:paraId="4C07E18A" w14:textId="77777777" w:rsidR="00681067" w:rsidRDefault="00B931F2" w:rsidP="00681067">
      <w:pPr>
        <w:autoSpaceDE w:val="0"/>
        <w:autoSpaceDN w:val="0"/>
        <w:adjustRightInd w:val="0"/>
        <w:spacing w:before="0" w:line="360" w:lineRule="auto"/>
        <w:textboxTightWrap w:val="none"/>
        <w:rPr>
          <w:rFonts w:cs="Arial"/>
        </w:rPr>
      </w:pPr>
      <w:r>
        <w:rPr>
          <w:rFonts w:cs="Arial"/>
        </w:rPr>
        <w:t xml:space="preserve">Aging of the anode electrode results in modification of graphite anode with time and use </w:t>
      </w:r>
      <w:r>
        <w:rPr>
          <w:rFonts w:cs="Arial"/>
        </w:rPr>
        <w:fldChar w:fldCharType="begin"/>
      </w:r>
      <w:r w:rsidR="00992A98">
        <w:rPr>
          <w:rFonts w:cs="Arial"/>
        </w:rPr>
        <w:instrText>ADDIN CITAVI.PLACEHOLDER 3d6fc27d-f557-4f42-889e-b9f5059f4362 PFBsYWNlaG9sZGVyPg0KICA8QWRkSW5WZXJzaW9uPjUuNC4wLjI8L0FkZEluVmVyc2lvbj4NCiAgPElkPjNkNmZjMjdkLWY1NTctNGY0Mi04ODllLWI5ZjUwNTlmNDM2MjwvSWQ+DQogIDxFbnRyaWVzPg0KICAgIDxFbnRyeT4NCiAgICAgIDxJZD40NTRmNDQ1My1mZDMyLTQ2ZjQtODg5YS1iNGU4MjE1MTJkMGY8L0lkPg0KICAgICAgPFJlZmVyZW5jZUlkPjA2ZjEwZTY0LTU0NzgtNDQ3MC04ZDFkLTQzNDdjMTlhZjQ0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Pr>
          <w:rFonts w:cs="Arial"/>
        </w:rPr>
        <w:fldChar w:fldCharType="separate"/>
      </w:r>
      <w:bookmarkStart w:id="141" w:name="_CTVP0013d6fc27df5574f42889eb9f5059f4362"/>
      <w:r w:rsidR="00992A98">
        <w:rPr>
          <w:rFonts w:cs="Arial"/>
        </w:rPr>
        <w:t>[45]</w:t>
      </w:r>
      <w:bookmarkEnd w:id="141"/>
      <w:r>
        <w:rPr>
          <w:rFonts w:cs="Arial"/>
        </w:rPr>
        <w:fldChar w:fldCharType="end"/>
      </w:r>
      <w:r>
        <w:rPr>
          <w:rFonts w:cs="Arial"/>
        </w:rPr>
        <w:t xml:space="preserve">. </w:t>
      </w:r>
      <w:r w:rsidR="006B4F98">
        <w:rPr>
          <w:rFonts w:cs="Arial"/>
        </w:rPr>
        <w:t xml:space="preserve">The importance of the SEI layer in a lithium ion cell has been discussed already. </w:t>
      </w:r>
      <w:r>
        <w:rPr>
          <w:rFonts w:cs="Arial"/>
        </w:rPr>
        <w:t>One of the aging mechanism in the anode is related to changes or damage to this SEI layer</w:t>
      </w:r>
      <w:r w:rsidRPr="00B54328">
        <w:rPr>
          <w:rFonts w:cs="Arial"/>
        </w:rPr>
        <w:t xml:space="preserve">. </w:t>
      </w:r>
      <w:r w:rsidR="00B54328" w:rsidRPr="00B54328">
        <w:rPr>
          <w:rFonts w:cs="Arial"/>
          <w:lang w:val="en-IN"/>
        </w:rPr>
        <w:t>In the l</w:t>
      </w:r>
      <w:r w:rsidR="00B54328">
        <w:rPr>
          <w:rFonts w:cs="Arial"/>
          <w:lang w:val="en-IN"/>
        </w:rPr>
        <w:t xml:space="preserve">ong-term cycling, the SEI layer can penetrate </w:t>
      </w:r>
      <w:r w:rsidR="00B54328" w:rsidRPr="00B54328">
        <w:rPr>
          <w:rFonts w:cs="Arial"/>
          <w:lang w:val="en-IN"/>
        </w:rPr>
        <w:t xml:space="preserve">the pores of the electrode materials and </w:t>
      </w:r>
      <w:r w:rsidR="00B54328" w:rsidRPr="00B54328">
        <w:rPr>
          <w:rFonts w:cs="Arial"/>
          <w:lang w:val="en-IN"/>
        </w:rPr>
        <w:lastRenderedPageBreak/>
        <w:t>separat</w:t>
      </w:r>
      <w:r w:rsidR="00B54328">
        <w:rPr>
          <w:rFonts w:cs="Arial"/>
          <w:lang w:val="en-IN"/>
        </w:rPr>
        <w:t xml:space="preserve">ors. This may result in reduced </w:t>
      </w:r>
      <w:r w:rsidR="00B54328" w:rsidRPr="00B54328">
        <w:rPr>
          <w:rFonts w:cs="Arial"/>
          <w:lang w:val="en-IN"/>
        </w:rPr>
        <w:t>accessibility of the active surface area</w:t>
      </w:r>
      <w:r w:rsidR="00B54328">
        <w:rPr>
          <w:rFonts w:cs="Arial"/>
          <w:lang w:val="en-IN"/>
        </w:rPr>
        <w:t xml:space="preserve"> </w:t>
      </w:r>
      <w:r w:rsidR="00B54328">
        <w:rPr>
          <w:rFonts w:cs="Arial"/>
          <w:lang w:val="en-IN"/>
        </w:rPr>
        <w:fldChar w:fldCharType="begin"/>
      </w:r>
      <w:r w:rsidR="00992A98">
        <w:rPr>
          <w:rFonts w:cs="Arial"/>
          <w:lang w:val="en-IN"/>
        </w:rPr>
        <w:instrText>ADDIN CITAVI.PLACEHOLDER 501d474c-e399-429d-b273-5a19672ffc57 PFBsYWNlaG9sZGVyPg0KICA8QWRkSW5WZXJzaW9uPjUuNC4wLjI8L0FkZEluVmVyc2lvbj4NCiAgPElkPjUwMWQ0NzRjLWUzOTktNDI5ZC1iMjczLTVhMTk2NzJmZmM1NzwvSWQ+DQogIDxFbnRyaWVzPg0KICAgIDxFbnRyeT4NCiAgICAgIDxJZD41MDcwMDgxYi04NTc4LTRiNzktODQzYi0xNGI3ODllNGY4MjE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sidR="00B54328">
        <w:rPr>
          <w:rFonts w:cs="Arial"/>
          <w:lang w:val="en-IN"/>
        </w:rPr>
        <w:fldChar w:fldCharType="separate"/>
      </w:r>
      <w:bookmarkStart w:id="142" w:name="_CTVP001501d474ce399429db2735a19672ffc57"/>
      <w:r w:rsidR="00992A98">
        <w:rPr>
          <w:rFonts w:cs="Arial"/>
          <w:lang w:val="en-IN"/>
        </w:rPr>
        <w:t>[44]</w:t>
      </w:r>
      <w:bookmarkEnd w:id="142"/>
      <w:r w:rsidR="00B54328">
        <w:rPr>
          <w:rFonts w:cs="Arial"/>
          <w:lang w:val="en-IN"/>
        </w:rPr>
        <w:fldChar w:fldCharType="end"/>
      </w:r>
      <w:r w:rsidR="00B54328" w:rsidRPr="00B54328">
        <w:rPr>
          <w:rFonts w:cs="Arial"/>
          <w:lang w:val="en-IN"/>
        </w:rPr>
        <w:t>.</w:t>
      </w:r>
      <w:r w:rsidR="006B4F98">
        <w:rPr>
          <w:rFonts w:cs="Arial"/>
        </w:rPr>
        <w:t xml:space="preserve"> </w:t>
      </w:r>
      <w:r w:rsidR="00B54328">
        <w:rPr>
          <w:rFonts w:cs="Arial"/>
        </w:rPr>
        <w:t>Further, high temperatures can lead to breakdown of the SEI layer. This leads to reformation of the SEI layer by consumption of the cyclable Li</w:t>
      </w:r>
      <w:r w:rsidR="00B54328" w:rsidRPr="00B54328">
        <w:rPr>
          <w:rFonts w:cs="Arial"/>
          <w:vertAlign w:val="superscript"/>
        </w:rPr>
        <w:t>+</w:t>
      </w:r>
      <w:r w:rsidR="00B54328">
        <w:rPr>
          <w:rFonts w:cs="Arial"/>
        </w:rPr>
        <w:t xml:space="preserve"> ions </w:t>
      </w:r>
      <w:r w:rsidR="00B54328">
        <w:rPr>
          <w:rFonts w:cs="Arial"/>
        </w:rPr>
        <w:fldChar w:fldCharType="begin"/>
      </w:r>
      <w:r w:rsidR="00992A98">
        <w:rPr>
          <w:rFonts w:cs="Arial"/>
        </w:rPr>
        <w:instrText>ADDIN CITAVI.PLACEHOLDER aa0f2cfd-a7ad-450c-ad30-82c4ca22d9fb PFBsYWNlaG9sZGVyPg0KICA8QWRkSW5WZXJzaW9uPjUuNC4wLjI8L0FkZEluVmVyc2lvbj4NCiAgPElkPmFhMGYyY2ZkLWE3YWQtNDUwYy1hZDMwLTgyYzRjYTIyZDlmYjwvSWQ+DQogIDxFbnRyaWVzPg0KICAgIDxFbnRyeT4NCiAgICAgIDxJZD4xMjE2Y2E5OS1mZGJkLTQ3MmItOGRkZS03ZTVhNWFkZjBkMTQ8L0lkPg0KICAgICAgPFJlZmVyZW5jZUlkPjA2ZjEwZTY0LTU0NzgtNDQ3MC04ZDFkLTQzNDdjMTlhZjQ0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00B54328">
        <w:rPr>
          <w:rFonts w:cs="Arial"/>
        </w:rPr>
        <w:fldChar w:fldCharType="separate"/>
      </w:r>
      <w:bookmarkStart w:id="143" w:name="_CTVP001aa0f2cfda7ad450cad3082c4ca22d9fb"/>
      <w:r w:rsidR="00992A98">
        <w:rPr>
          <w:rFonts w:cs="Arial"/>
        </w:rPr>
        <w:t>[45]</w:t>
      </w:r>
      <w:bookmarkEnd w:id="143"/>
      <w:r w:rsidR="00B54328">
        <w:rPr>
          <w:rFonts w:cs="Arial"/>
        </w:rPr>
        <w:fldChar w:fldCharType="end"/>
      </w:r>
      <w:r w:rsidR="00B54328">
        <w:rPr>
          <w:rFonts w:cs="Arial"/>
        </w:rPr>
        <w:t>.</w:t>
      </w:r>
      <w:r w:rsidR="00007938">
        <w:rPr>
          <w:rFonts w:cs="Arial"/>
        </w:rPr>
        <w:t xml:space="preserve"> </w:t>
      </w:r>
      <w:r w:rsidR="00FA37BE">
        <w:rPr>
          <w:rFonts w:cs="Arial"/>
        </w:rPr>
        <w:t>Low temperatures can lead to the phenomena called lithium plating which is explained later in this subsection. Lithium plating leads to further consumption of cyclable Li</w:t>
      </w:r>
      <w:r w:rsidR="00FA37BE" w:rsidRPr="00FA37BE">
        <w:rPr>
          <w:rFonts w:cs="Arial"/>
          <w:vertAlign w:val="superscript"/>
        </w:rPr>
        <w:t>+</w:t>
      </w:r>
      <w:r w:rsidR="00FA37BE">
        <w:rPr>
          <w:rFonts w:cs="Arial"/>
        </w:rPr>
        <w:t xml:space="preserve"> ions.</w:t>
      </w:r>
    </w:p>
    <w:p w14:paraId="6BC62946" w14:textId="43AE12CC" w:rsidR="00FA37BE" w:rsidRDefault="00FA37BE" w:rsidP="00F93B02">
      <w:pPr>
        <w:autoSpaceDE w:val="0"/>
        <w:autoSpaceDN w:val="0"/>
        <w:adjustRightInd w:val="0"/>
        <w:spacing w:before="0" w:after="0" w:line="360" w:lineRule="auto"/>
        <w:textboxTightWrap w:val="none"/>
        <w:rPr>
          <w:rFonts w:cs="Arial"/>
          <w:lang w:val="en-IN"/>
        </w:rPr>
      </w:pPr>
      <w:r w:rsidRPr="00FA37BE">
        <w:rPr>
          <w:rFonts w:cs="Arial"/>
          <w:lang w:val="en-IN"/>
        </w:rPr>
        <w:t>Aging mechanisms in cathode materials can originate from structural changes, phase transition in the</w:t>
      </w:r>
      <w:r>
        <w:rPr>
          <w:rFonts w:cs="Arial"/>
          <w:lang w:val="en-IN"/>
        </w:rPr>
        <w:t xml:space="preserve"> </w:t>
      </w:r>
      <w:r w:rsidRPr="00FA37BE">
        <w:rPr>
          <w:rFonts w:cs="Arial"/>
          <w:lang w:val="en-IN"/>
        </w:rPr>
        <w:t>active material, electrolyte decomposition, dissolution of metal oxide, and secondary reactions such</w:t>
      </w:r>
      <w:r>
        <w:rPr>
          <w:rFonts w:cs="Arial"/>
          <w:lang w:val="en-IN"/>
        </w:rPr>
        <w:t xml:space="preserve"> </w:t>
      </w:r>
      <w:r w:rsidRPr="00FA37BE">
        <w:rPr>
          <w:rFonts w:cs="Arial"/>
          <w:lang w:val="en-IN"/>
        </w:rPr>
        <w:t>as current-collector corrosion and binder decomposition</w:t>
      </w:r>
      <w:r>
        <w:rPr>
          <w:rFonts w:cs="Arial"/>
          <w:lang w:val="en-IN"/>
        </w:rPr>
        <w:t xml:space="preserve"> </w:t>
      </w:r>
      <w:r>
        <w:rPr>
          <w:rFonts w:cs="Arial"/>
          <w:lang w:val="en-IN"/>
        </w:rPr>
        <w:fldChar w:fldCharType="begin"/>
      </w:r>
      <w:r w:rsidR="00992A98">
        <w:rPr>
          <w:rFonts w:cs="Arial"/>
          <w:lang w:val="en-IN"/>
        </w:rPr>
        <w:instrText>ADDIN CITAVI.PLACEHOLDER bc6dd57b-738a-4184-a712-9e8957677823 PFBsYWNlaG9sZGVyPg0KICA8QWRkSW5WZXJzaW9uPjUuNC4wLjI8L0FkZEluVmVyc2lvbj4NCiAgPElkPmJjNmRkNTdiLTczOGEtNDE4NC1hNzEyLTllODk1NzY3NzgyMzwvSWQ+DQogIDxFbnRyaWVzPg0KICAgIDxFbnRyeT4NCiAgICAgIDxJZD4yMjMzMmMyOS0yY2Y0LTRkMmUtOWQzZC04NzQzOGFmMmNiMGU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Pr>
          <w:rFonts w:cs="Arial"/>
          <w:lang w:val="en-IN"/>
        </w:rPr>
        <w:fldChar w:fldCharType="separate"/>
      </w:r>
      <w:bookmarkStart w:id="144" w:name="_CTVP001bc6dd57b738a4184a7129e8957677823"/>
      <w:r w:rsidR="00992A98">
        <w:rPr>
          <w:rFonts w:cs="Arial"/>
          <w:lang w:val="en-IN"/>
        </w:rPr>
        <w:t>[44]</w:t>
      </w:r>
      <w:bookmarkEnd w:id="144"/>
      <w:r>
        <w:rPr>
          <w:rFonts w:cs="Arial"/>
          <w:lang w:val="en-IN"/>
        </w:rPr>
        <w:fldChar w:fldCharType="end"/>
      </w:r>
      <w:r w:rsidRPr="00FA37BE">
        <w:rPr>
          <w:rFonts w:cs="Arial"/>
          <w:lang w:val="en-IN"/>
        </w:rPr>
        <w:t>.</w:t>
      </w:r>
      <w:r w:rsidR="003B0366">
        <w:rPr>
          <w:rFonts w:cs="Arial"/>
          <w:lang w:val="en-IN"/>
        </w:rPr>
        <w:t xml:space="preserve"> The intercalation-deintercalation of Li</w:t>
      </w:r>
      <w:r w:rsidR="003B0366" w:rsidRPr="003B0366">
        <w:rPr>
          <w:rFonts w:cs="Arial"/>
          <w:vertAlign w:val="superscript"/>
          <w:lang w:val="en-IN"/>
        </w:rPr>
        <w:t>+</w:t>
      </w:r>
      <w:r>
        <w:rPr>
          <w:rFonts w:cs="Arial"/>
          <w:lang w:val="en-IN"/>
        </w:rPr>
        <w:t xml:space="preserve"> </w:t>
      </w:r>
      <w:r w:rsidR="003B0366">
        <w:rPr>
          <w:rFonts w:cs="Arial"/>
          <w:lang w:val="en-IN"/>
        </w:rPr>
        <w:t xml:space="preserve">ions induce mechanical stresses and strain in the active material. It could also cause phase transitions which are not 100% reversible processes </w:t>
      </w:r>
      <w:r w:rsidR="003B0366">
        <w:rPr>
          <w:rFonts w:cs="Arial"/>
          <w:lang w:val="en-IN"/>
        </w:rPr>
        <w:fldChar w:fldCharType="begin"/>
      </w:r>
      <w:r w:rsidR="00992A98">
        <w:rPr>
          <w:rFonts w:cs="Arial"/>
          <w:lang w:val="en-IN"/>
        </w:rPr>
        <w:instrText>ADDIN CITAVI.PLACEHOLDER eac03879-521e-4bd1-92b6-fd6972b30a82 PFBsYWNlaG9sZGVyPg0KICA8QWRkSW5WZXJzaW9uPjUuNC4wLjI8L0FkZEluVmVyc2lvbj4NCiAgPElkPmVhYzAzODc5LTUyMWUtNGJkMS05MmI2LWZkNjk3MmIzMGE4MjwvSWQ+DQogIDxFbnRyaWVzPg0KICAgIDxFbnRyeT4NCiAgICAgIDxJZD5iMDcwOTQyOC05NzUyLTRjMTYtYjU2OC0xZjg2ZTczMDMxZTk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sidR="003B0366">
        <w:rPr>
          <w:rFonts w:cs="Arial"/>
          <w:lang w:val="en-IN"/>
        </w:rPr>
        <w:fldChar w:fldCharType="separate"/>
      </w:r>
      <w:bookmarkStart w:id="145" w:name="_CTVP001eac03879521e4bd192b6fd6972b30a82"/>
      <w:r w:rsidR="00992A98">
        <w:rPr>
          <w:rFonts w:cs="Arial"/>
          <w:lang w:val="en-IN"/>
        </w:rPr>
        <w:t>[44]</w:t>
      </w:r>
      <w:bookmarkEnd w:id="145"/>
      <w:r w:rsidR="003B0366">
        <w:rPr>
          <w:rFonts w:cs="Arial"/>
          <w:lang w:val="en-IN"/>
        </w:rPr>
        <w:fldChar w:fldCharType="end"/>
      </w:r>
      <w:r w:rsidR="003B0366">
        <w:rPr>
          <w:rFonts w:cs="Arial"/>
          <w:lang w:val="en-IN"/>
        </w:rPr>
        <w:t>.</w:t>
      </w:r>
      <w:r w:rsidR="00664F70">
        <w:rPr>
          <w:rFonts w:cs="Arial"/>
          <w:lang w:val="en-IN"/>
        </w:rPr>
        <w:t xml:space="preserve"> </w:t>
      </w:r>
      <w:r w:rsidR="00664F70">
        <w:rPr>
          <w:rFonts w:cs="Arial"/>
          <w:lang w:val="en-IN"/>
        </w:rPr>
        <w:fldChar w:fldCharType="begin"/>
      </w:r>
      <w:r w:rsidR="00664F70">
        <w:rPr>
          <w:rFonts w:cs="Arial"/>
          <w:lang w:val="en-IN"/>
        </w:rPr>
        <w:instrText xml:space="preserve"> REF _Ref526595557 \h </w:instrText>
      </w:r>
      <w:r w:rsidR="00414E36">
        <w:rPr>
          <w:rFonts w:cs="Arial"/>
          <w:lang w:val="en-IN"/>
        </w:rPr>
        <w:instrText xml:space="preserve"> \* MERGEFORMAT </w:instrText>
      </w:r>
      <w:r w:rsidR="00664F70">
        <w:rPr>
          <w:rFonts w:cs="Arial"/>
          <w:lang w:val="en-IN"/>
        </w:rPr>
      </w:r>
      <w:r w:rsidR="00664F70">
        <w:rPr>
          <w:rFonts w:cs="Arial"/>
          <w:lang w:val="en-IN"/>
        </w:rPr>
        <w:fldChar w:fldCharType="separate"/>
      </w:r>
      <w:r w:rsidR="00A440CB" w:rsidRPr="00A440CB">
        <w:t xml:space="preserve">Figure </w:t>
      </w:r>
      <w:r w:rsidR="00A440CB" w:rsidRPr="00A440CB">
        <w:rPr>
          <w:noProof/>
        </w:rPr>
        <w:t>3.5</w:t>
      </w:r>
      <w:r w:rsidR="00664F70">
        <w:rPr>
          <w:rFonts w:cs="Arial"/>
          <w:lang w:val="en-IN"/>
        </w:rPr>
        <w:fldChar w:fldCharType="end"/>
      </w:r>
      <w:r w:rsidR="00365238">
        <w:rPr>
          <w:rFonts w:cs="Arial"/>
          <w:lang w:val="en-IN"/>
        </w:rPr>
        <w:t xml:space="preserve"> shows diagrammatically the possible aging mechanisms in the cathode.</w:t>
      </w:r>
    </w:p>
    <w:p w14:paraId="7B96F62D" w14:textId="77777777" w:rsidR="003B0366" w:rsidRDefault="003B0366" w:rsidP="00F93B02">
      <w:pPr>
        <w:keepNext/>
        <w:autoSpaceDE w:val="0"/>
        <w:autoSpaceDN w:val="0"/>
        <w:adjustRightInd w:val="0"/>
        <w:spacing w:before="0" w:after="0" w:line="360" w:lineRule="auto"/>
        <w:jc w:val="center"/>
        <w:textboxTightWrap w:val="none"/>
      </w:pPr>
      <w:r>
        <w:rPr>
          <w:noProof/>
        </w:rPr>
        <w:drawing>
          <wp:inline distT="0" distB="0" distL="0" distR="0" wp14:anchorId="4650970A" wp14:editId="0CF152AC">
            <wp:extent cx="3867150" cy="257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50000" b="7692"/>
                    <a:stretch/>
                  </pic:blipFill>
                  <pic:spPr bwMode="auto">
                    <a:xfrm>
                      <a:off x="0" y="0"/>
                      <a:ext cx="3868928" cy="2579285"/>
                    </a:xfrm>
                    <a:prstGeom prst="rect">
                      <a:avLst/>
                    </a:prstGeom>
                    <a:noFill/>
                    <a:ln>
                      <a:noFill/>
                    </a:ln>
                    <a:extLst>
                      <a:ext uri="{53640926-AAD7-44D8-BBD7-CCE9431645EC}">
                        <a14:shadowObscured xmlns:a14="http://schemas.microsoft.com/office/drawing/2010/main"/>
                      </a:ext>
                    </a:extLst>
                  </pic:spPr>
                </pic:pic>
              </a:graphicData>
            </a:graphic>
          </wp:inline>
        </w:drawing>
      </w:r>
    </w:p>
    <w:p w14:paraId="45AD1DBF" w14:textId="386B6566" w:rsidR="00FA37BE" w:rsidRPr="00A50603" w:rsidRDefault="003B0366" w:rsidP="00A50603">
      <w:pPr>
        <w:pStyle w:val="Caption"/>
        <w:spacing w:line="360" w:lineRule="auto"/>
        <w:jc w:val="both"/>
        <w:rPr>
          <w:rFonts w:cs="Arial"/>
          <w:sz w:val="20"/>
          <w:szCs w:val="20"/>
          <w:lang w:val="en-IN"/>
        </w:rPr>
      </w:pPr>
      <w:bookmarkStart w:id="146" w:name="_Ref526595557"/>
      <w:bookmarkStart w:id="147" w:name="_Toc528066880"/>
      <w:r w:rsidRPr="00A50603">
        <w:rPr>
          <w:sz w:val="20"/>
          <w:szCs w:val="20"/>
        </w:rPr>
        <w:t xml:space="preserve">Figure </w:t>
      </w:r>
      <w:r w:rsidR="00FD51A6" w:rsidRPr="00A50603">
        <w:rPr>
          <w:sz w:val="20"/>
          <w:szCs w:val="20"/>
        </w:rPr>
        <w:fldChar w:fldCharType="begin"/>
      </w:r>
      <w:r w:rsidR="00FD51A6" w:rsidRPr="00A50603">
        <w:rPr>
          <w:sz w:val="20"/>
          <w:szCs w:val="20"/>
        </w:rPr>
        <w:instrText xml:space="preserve"> STYLEREF 1 \s </w:instrText>
      </w:r>
      <w:r w:rsidR="00FD51A6" w:rsidRPr="00A50603">
        <w:rPr>
          <w:sz w:val="20"/>
          <w:szCs w:val="20"/>
        </w:rPr>
        <w:fldChar w:fldCharType="separate"/>
      </w:r>
      <w:r w:rsidR="00A440CB">
        <w:rPr>
          <w:noProof/>
          <w:sz w:val="20"/>
          <w:szCs w:val="20"/>
        </w:rPr>
        <w:t>3</w:t>
      </w:r>
      <w:r w:rsidR="00FD51A6" w:rsidRPr="00A50603">
        <w:rPr>
          <w:sz w:val="20"/>
          <w:szCs w:val="20"/>
        </w:rPr>
        <w:fldChar w:fldCharType="end"/>
      </w:r>
      <w:r w:rsidR="00FD51A6" w:rsidRPr="00A50603">
        <w:rPr>
          <w:sz w:val="20"/>
          <w:szCs w:val="20"/>
        </w:rPr>
        <w:t>.</w:t>
      </w:r>
      <w:r w:rsidR="00FD51A6" w:rsidRPr="00A50603">
        <w:rPr>
          <w:sz w:val="20"/>
          <w:szCs w:val="20"/>
        </w:rPr>
        <w:fldChar w:fldCharType="begin"/>
      </w:r>
      <w:r w:rsidR="00FD51A6" w:rsidRPr="00A50603">
        <w:rPr>
          <w:sz w:val="20"/>
          <w:szCs w:val="20"/>
        </w:rPr>
        <w:instrText xml:space="preserve"> SEQ Figure \* ARABIC \s 1 </w:instrText>
      </w:r>
      <w:r w:rsidR="00FD51A6" w:rsidRPr="00A50603">
        <w:rPr>
          <w:sz w:val="20"/>
          <w:szCs w:val="20"/>
        </w:rPr>
        <w:fldChar w:fldCharType="separate"/>
      </w:r>
      <w:r w:rsidR="00A440CB">
        <w:rPr>
          <w:noProof/>
          <w:sz w:val="20"/>
          <w:szCs w:val="20"/>
        </w:rPr>
        <w:t>5</w:t>
      </w:r>
      <w:r w:rsidR="00FD51A6" w:rsidRPr="00A50603">
        <w:rPr>
          <w:sz w:val="20"/>
          <w:szCs w:val="20"/>
        </w:rPr>
        <w:fldChar w:fldCharType="end"/>
      </w:r>
      <w:bookmarkEnd w:id="146"/>
      <w:r w:rsidRPr="00A50603">
        <w:rPr>
          <w:sz w:val="20"/>
          <w:szCs w:val="20"/>
        </w:rPr>
        <w:t>.</w:t>
      </w:r>
      <w:r w:rsidR="00664F70" w:rsidRPr="00A50603">
        <w:rPr>
          <w:sz w:val="20"/>
          <w:szCs w:val="20"/>
        </w:rPr>
        <w:t xml:space="preserve"> </w:t>
      </w:r>
      <w:r w:rsidRPr="00A50603">
        <w:rPr>
          <w:sz w:val="20"/>
          <w:szCs w:val="20"/>
        </w:rPr>
        <w:t xml:space="preserve">Schematic showing cathode aging mechanisms </w:t>
      </w:r>
      <w:r w:rsidRPr="00A50603">
        <w:rPr>
          <w:sz w:val="20"/>
          <w:szCs w:val="20"/>
        </w:rPr>
        <w:fldChar w:fldCharType="begin"/>
      </w:r>
      <w:r w:rsidR="00992A98" w:rsidRPr="00A50603">
        <w:rPr>
          <w:sz w:val="20"/>
          <w:szCs w:val="20"/>
        </w:rPr>
        <w:instrText>ADDIN CITAVI.PLACEHOLDER 414aa523-a0a5-4a2b-b113-80fe3670e5a0 PFBsYWNlaG9sZGVyPg0KICA8QWRkSW5WZXJzaW9uPjUuNC4wLjI8L0FkZEluVmVyc2lvbj4NCiAgPElkPjQxNGFhNTIzLWEwYTUtNGEyYi1iMTEzLTgwZmUzNjcwZTVhMDwvSWQ+DQogIDxFbnRyaWVzPg0KICAgIDxFbnRyeT4NCiAgICAgIDxJZD4zODhhZTk3NS1lNjg1LTRkNjYtOWZkMC1kZTM0ZmU2NDc4Yzc8L0lkPg0KICAgICAgPFJlZmVyZW5jZUlkPjA2ZjEwZTY0LTU0NzgtNDQ3MC04ZDFkLTQzNDdjMTlhZjQ0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Pr="00A50603">
        <w:rPr>
          <w:sz w:val="20"/>
          <w:szCs w:val="20"/>
        </w:rPr>
        <w:fldChar w:fldCharType="separate"/>
      </w:r>
      <w:bookmarkStart w:id="148" w:name="_CTVP001414aa523a0a54a2bb11380fe3670e5a0"/>
      <w:r w:rsidR="00992A98" w:rsidRPr="00A50603">
        <w:rPr>
          <w:sz w:val="20"/>
          <w:szCs w:val="20"/>
        </w:rPr>
        <w:t>[45]</w:t>
      </w:r>
      <w:bookmarkEnd w:id="147"/>
      <w:bookmarkEnd w:id="148"/>
      <w:r w:rsidRPr="00A50603">
        <w:rPr>
          <w:sz w:val="20"/>
          <w:szCs w:val="20"/>
        </w:rPr>
        <w:fldChar w:fldCharType="end"/>
      </w:r>
    </w:p>
    <w:p w14:paraId="5060DBC1" w14:textId="474B5122" w:rsidR="00437B42" w:rsidRDefault="00B57287" w:rsidP="00F93B02">
      <w:pPr>
        <w:spacing w:line="360" w:lineRule="auto"/>
        <w:rPr>
          <w:rFonts w:cs="Arial"/>
        </w:rPr>
      </w:pPr>
      <w:r>
        <w:rPr>
          <w:rFonts w:cs="Arial"/>
        </w:rPr>
        <w:t xml:space="preserve">Arunachala </w:t>
      </w:r>
      <w:r>
        <w:rPr>
          <w:rFonts w:cs="Arial"/>
        </w:rPr>
        <w:fldChar w:fldCharType="begin"/>
      </w:r>
      <w:r w:rsidR="00992A98">
        <w:rPr>
          <w:rFonts w:cs="Arial"/>
        </w:rPr>
        <w:instrText>ADDIN CITAVI.PLACEHOLDER 6588178b-8831-490f-938d-c63b116cb9c5 PFBsYWNlaG9sZGVyPg0KICA8QWRkSW5WZXJzaW9uPjUuNC4wLjI8L0FkZEluVmVyc2lvbj4NCiAgPElkPjY1ODgxNzhiLTg4MzEtNDkwZi05MzhkLWM2M2IxMTZjYjljNTwvSWQ+DQogIDxFbnRyaWVzPg0KICAgIDxFbnRyeT4NCiAgICAgIDxJZD43Njg0Yzk5MS0wNDk1LTQzMDktYTcwOS0xYTM3MzkxYWY5MWQ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Pr>
          <w:rFonts w:cs="Arial"/>
        </w:rPr>
        <w:fldChar w:fldCharType="separate"/>
      </w:r>
      <w:bookmarkStart w:id="149" w:name="_CTVP0016588178b8831490f938dc63b116cb9c5"/>
      <w:r w:rsidR="00992A98">
        <w:rPr>
          <w:rFonts w:cs="Arial"/>
        </w:rPr>
        <w:t>[44]</w:t>
      </w:r>
      <w:bookmarkEnd w:id="149"/>
      <w:r>
        <w:rPr>
          <w:rFonts w:cs="Arial"/>
        </w:rPr>
        <w:fldChar w:fldCharType="end"/>
      </w:r>
      <w:r w:rsidR="004B726E">
        <w:rPr>
          <w:rFonts w:cs="Arial"/>
        </w:rPr>
        <w:t xml:space="preserve"> </w:t>
      </w:r>
      <w:r>
        <w:rPr>
          <w:rFonts w:cs="Arial"/>
        </w:rPr>
        <w:t xml:space="preserve">has summarized the effect of different stress factors on the aging of the electrodes as depicted in </w:t>
      </w:r>
      <w:r w:rsidR="00023A22">
        <w:rPr>
          <w:rFonts w:cs="Arial"/>
        </w:rPr>
        <w:fldChar w:fldCharType="begin"/>
      </w:r>
      <w:r w:rsidR="00023A22">
        <w:rPr>
          <w:rFonts w:cs="Arial"/>
        </w:rPr>
        <w:instrText xml:space="preserve"> REF _Ref526599283 \h </w:instrText>
      </w:r>
      <w:r w:rsidR="00414E36">
        <w:rPr>
          <w:rFonts w:cs="Arial"/>
        </w:rPr>
        <w:instrText xml:space="preserve"> \* MERGEFORMAT </w:instrText>
      </w:r>
      <w:r w:rsidR="00023A22">
        <w:rPr>
          <w:rFonts w:cs="Arial"/>
        </w:rPr>
      </w:r>
      <w:r w:rsidR="00023A22">
        <w:rPr>
          <w:rFonts w:cs="Arial"/>
        </w:rPr>
        <w:fldChar w:fldCharType="separate"/>
      </w:r>
      <w:r w:rsidR="00A440CB" w:rsidRPr="00A440CB">
        <w:t xml:space="preserve">Table </w:t>
      </w:r>
      <w:r w:rsidR="00A440CB" w:rsidRPr="00A440CB">
        <w:rPr>
          <w:noProof/>
        </w:rPr>
        <w:t>3.2</w:t>
      </w:r>
      <w:r w:rsidR="00023A22">
        <w:rPr>
          <w:rFonts w:cs="Arial"/>
        </w:rPr>
        <w:fldChar w:fldCharType="end"/>
      </w:r>
      <w:r w:rsidR="00023A22">
        <w:rPr>
          <w:rFonts w:cs="Arial"/>
        </w:rPr>
        <w:t>.</w:t>
      </w:r>
    </w:p>
    <w:p w14:paraId="3EA6EF81" w14:textId="41BCC794" w:rsidR="00426327" w:rsidRDefault="00426327" w:rsidP="00F93B02">
      <w:pPr>
        <w:spacing w:before="0" w:after="200" w:line="360" w:lineRule="auto"/>
        <w:jc w:val="left"/>
        <w:textboxTightWrap w:val="none"/>
        <w:rPr>
          <w:rFonts w:cs="Arial"/>
        </w:rPr>
      </w:pPr>
      <w:r>
        <w:rPr>
          <w:rFonts w:cs="Arial"/>
        </w:rPr>
        <w:br w:type="page"/>
      </w:r>
    </w:p>
    <w:p w14:paraId="648F42B3" w14:textId="58651EB1" w:rsidR="00023A22" w:rsidRPr="00B60BB5" w:rsidRDefault="00023A22" w:rsidP="00B60BB5">
      <w:pPr>
        <w:pStyle w:val="Caption"/>
        <w:keepNext/>
        <w:spacing w:line="360" w:lineRule="auto"/>
        <w:jc w:val="both"/>
        <w:rPr>
          <w:sz w:val="20"/>
          <w:szCs w:val="20"/>
        </w:rPr>
      </w:pPr>
      <w:bookmarkStart w:id="150" w:name="_Ref526599283"/>
      <w:bookmarkStart w:id="151" w:name="_Toc528066898"/>
      <w:r w:rsidRPr="00B60BB5">
        <w:rPr>
          <w:sz w:val="20"/>
          <w:szCs w:val="20"/>
        </w:rPr>
        <w:lastRenderedPageBreak/>
        <w:t xml:space="preserve">Table </w:t>
      </w:r>
      <w:r w:rsidR="00CA6FF9" w:rsidRPr="00B60BB5">
        <w:rPr>
          <w:sz w:val="20"/>
          <w:szCs w:val="20"/>
        </w:rPr>
        <w:fldChar w:fldCharType="begin"/>
      </w:r>
      <w:r w:rsidR="00CA6FF9" w:rsidRPr="00B60BB5">
        <w:rPr>
          <w:sz w:val="20"/>
          <w:szCs w:val="20"/>
        </w:rPr>
        <w:instrText xml:space="preserve"> STYLEREF 1 \s </w:instrText>
      </w:r>
      <w:r w:rsidR="00CA6FF9" w:rsidRPr="00B60BB5">
        <w:rPr>
          <w:sz w:val="20"/>
          <w:szCs w:val="20"/>
        </w:rPr>
        <w:fldChar w:fldCharType="separate"/>
      </w:r>
      <w:r w:rsidR="00A440CB">
        <w:rPr>
          <w:noProof/>
          <w:sz w:val="20"/>
          <w:szCs w:val="20"/>
        </w:rPr>
        <w:t>3</w:t>
      </w:r>
      <w:r w:rsidR="00CA6FF9" w:rsidRPr="00B60BB5">
        <w:rPr>
          <w:sz w:val="20"/>
          <w:szCs w:val="20"/>
        </w:rPr>
        <w:fldChar w:fldCharType="end"/>
      </w:r>
      <w:r w:rsidR="00CA6FF9" w:rsidRPr="00B60BB5">
        <w:rPr>
          <w:sz w:val="20"/>
          <w:szCs w:val="20"/>
        </w:rPr>
        <w:t>.</w:t>
      </w:r>
      <w:r w:rsidR="00CA6FF9" w:rsidRPr="00B60BB5">
        <w:rPr>
          <w:sz w:val="20"/>
          <w:szCs w:val="20"/>
        </w:rPr>
        <w:fldChar w:fldCharType="begin"/>
      </w:r>
      <w:r w:rsidR="00CA6FF9" w:rsidRPr="00B60BB5">
        <w:rPr>
          <w:sz w:val="20"/>
          <w:szCs w:val="20"/>
        </w:rPr>
        <w:instrText xml:space="preserve"> SEQ Table \* ARABIC \s 1 </w:instrText>
      </w:r>
      <w:r w:rsidR="00CA6FF9" w:rsidRPr="00B60BB5">
        <w:rPr>
          <w:sz w:val="20"/>
          <w:szCs w:val="20"/>
        </w:rPr>
        <w:fldChar w:fldCharType="separate"/>
      </w:r>
      <w:r w:rsidR="00A440CB">
        <w:rPr>
          <w:noProof/>
          <w:sz w:val="20"/>
          <w:szCs w:val="20"/>
        </w:rPr>
        <w:t>2</w:t>
      </w:r>
      <w:r w:rsidR="00CA6FF9" w:rsidRPr="00B60BB5">
        <w:rPr>
          <w:sz w:val="20"/>
          <w:szCs w:val="20"/>
        </w:rPr>
        <w:fldChar w:fldCharType="end"/>
      </w:r>
      <w:bookmarkEnd w:id="150"/>
      <w:r w:rsidRPr="00B60BB5">
        <w:rPr>
          <w:sz w:val="20"/>
          <w:szCs w:val="20"/>
        </w:rPr>
        <w:t xml:space="preserve">. Stress factors influencing Lithium-ion cell aging mechanism </w:t>
      </w:r>
      <w:r w:rsidRPr="00B60BB5">
        <w:rPr>
          <w:sz w:val="20"/>
          <w:szCs w:val="20"/>
        </w:rPr>
        <w:fldChar w:fldCharType="begin"/>
      </w:r>
      <w:r w:rsidR="00992A98" w:rsidRPr="00B60BB5">
        <w:rPr>
          <w:sz w:val="20"/>
          <w:szCs w:val="20"/>
        </w:rPr>
        <w:instrText>ADDIN CITAVI.PLACEHOLDER 2a9dd47e-ea83-4cdf-ae81-99fc09c5c42b PFBsYWNlaG9sZGVyPg0KICA8QWRkSW5WZXJzaW9uPjUuNC4wLjI8L0FkZEluVmVyc2lvbj4NCiAgPElkPjJhOWRkNDdlLWVhODMtNGNkZi1hZTgxLTk5ZmMwOWM1YzQyYjwvSWQ+DQogIDxFbnRyaWVzPg0KICAgIDxFbnRyeT4NCiAgICAgIDxJZD5jNDM1NjJkZC0wOTQzLTQwNzctYWFmNi01NjJjMjkzOTgxOTM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sidRPr="00B60BB5">
        <w:rPr>
          <w:sz w:val="20"/>
          <w:szCs w:val="20"/>
        </w:rPr>
        <w:fldChar w:fldCharType="separate"/>
      </w:r>
      <w:bookmarkStart w:id="152" w:name="_CTVP0012a9dd47eea834cdfae8199fc09c5c42b"/>
      <w:r w:rsidR="00992A98" w:rsidRPr="00B60BB5">
        <w:rPr>
          <w:sz w:val="20"/>
          <w:szCs w:val="20"/>
        </w:rPr>
        <w:t>[44]</w:t>
      </w:r>
      <w:bookmarkEnd w:id="151"/>
      <w:bookmarkEnd w:id="152"/>
      <w:r w:rsidRPr="00B60BB5">
        <w:rPr>
          <w:sz w:val="20"/>
          <w:szCs w:val="20"/>
        </w:rPr>
        <w:fldChar w:fldCharType="end"/>
      </w:r>
    </w:p>
    <w:tbl>
      <w:tblPr>
        <w:tblStyle w:val="TableGrid"/>
        <w:tblW w:w="0" w:type="auto"/>
        <w:tblLook w:val="04A0" w:firstRow="1" w:lastRow="0" w:firstColumn="1" w:lastColumn="0" w:noHBand="0" w:noVBand="1"/>
      </w:tblPr>
      <w:tblGrid>
        <w:gridCol w:w="1783"/>
        <w:gridCol w:w="2765"/>
        <w:gridCol w:w="4287"/>
      </w:tblGrid>
      <w:tr w:rsidR="00B57287" w14:paraId="7855140E" w14:textId="77777777" w:rsidTr="00A8759B">
        <w:tc>
          <w:tcPr>
            <w:tcW w:w="1809" w:type="dxa"/>
          </w:tcPr>
          <w:p w14:paraId="137B9BDE" w14:textId="627765E6" w:rsidR="00B57287" w:rsidRPr="001004B6" w:rsidRDefault="00B57287" w:rsidP="00F93B02">
            <w:pPr>
              <w:spacing w:line="360" w:lineRule="auto"/>
              <w:rPr>
                <w:rFonts w:cs="Arial"/>
                <w:b/>
              </w:rPr>
            </w:pPr>
            <w:r w:rsidRPr="001004B6">
              <w:rPr>
                <w:rFonts w:cs="Arial"/>
                <w:b/>
              </w:rPr>
              <w:t>Stress factor</w:t>
            </w:r>
          </w:p>
        </w:tc>
        <w:tc>
          <w:tcPr>
            <w:tcW w:w="2835" w:type="dxa"/>
          </w:tcPr>
          <w:p w14:paraId="08175C55" w14:textId="62A8FCE0" w:rsidR="00B57287" w:rsidRPr="001004B6" w:rsidRDefault="00B57287" w:rsidP="00F93B02">
            <w:pPr>
              <w:spacing w:line="360" w:lineRule="auto"/>
              <w:rPr>
                <w:rFonts w:cs="Arial"/>
                <w:b/>
              </w:rPr>
            </w:pPr>
            <w:r w:rsidRPr="001004B6">
              <w:rPr>
                <w:rFonts w:cs="Arial"/>
                <w:b/>
              </w:rPr>
              <w:t>Aging mechanism</w:t>
            </w:r>
          </w:p>
        </w:tc>
        <w:tc>
          <w:tcPr>
            <w:tcW w:w="4417" w:type="dxa"/>
          </w:tcPr>
          <w:p w14:paraId="033DE3B4" w14:textId="47B99D42" w:rsidR="00B57287" w:rsidRPr="001004B6" w:rsidRDefault="00B57287" w:rsidP="00F93B02">
            <w:pPr>
              <w:spacing w:line="360" w:lineRule="auto"/>
              <w:rPr>
                <w:rFonts w:cs="Arial"/>
                <w:b/>
              </w:rPr>
            </w:pPr>
            <w:r w:rsidRPr="001004B6">
              <w:rPr>
                <w:rFonts w:cs="Arial"/>
                <w:b/>
              </w:rPr>
              <w:t>Causes and effects</w:t>
            </w:r>
          </w:p>
        </w:tc>
      </w:tr>
      <w:tr w:rsidR="00C10C5A" w14:paraId="21E74263" w14:textId="77777777" w:rsidTr="00A8759B">
        <w:tc>
          <w:tcPr>
            <w:tcW w:w="1809" w:type="dxa"/>
            <w:vMerge w:val="restart"/>
          </w:tcPr>
          <w:p w14:paraId="72EF489C" w14:textId="3B9632FF" w:rsidR="00C10C5A" w:rsidRPr="001004B6" w:rsidRDefault="00C10C5A" w:rsidP="00F93B02">
            <w:pPr>
              <w:spacing w:line="360" w:lineRule="auto"/>
              <w:rPr>
                <w:rFonts w:cs="Arial"/>
                <w:b/>
              </w:rPr>
            </w:pPr>
            <w:r w:rsidRPr="001004B6">
              <w:rPr>
                <w:rFonts w:cs="Arial"/>
                <w:b/>
              </w:rPr>
              <w:t>Temperature</w:t>
            </w:r>
          </w:p>
        </w:tc>
        <w:tc>
          <w:tcPr>
            <w:tcW w:w="2835" w:type="dxa"/>
          </w:tcPr>
          <w:p w14:paraId="60C16C40" w14:textId="1A2E074D" w:rsidR="00C10C5A" w:rsidRDefault="00C10C5A" w:rsidP="00F93B02">
            <w:pPr>
              <w:spacing w:line="360" w:lineRule="auto"/>
              <w:rPr>
                <w:rFonts w:cs="Arial"/>
              </w:rPr>
            </w:pPr>
            <w:r>
              <w:rPr>
                <w:rFonts w:cs="Arial"/>
              </w:rPr>
              <w:t>Cathode degradation</w:t>
            </w:r>
          </w:p>
        </w:tc>
        <w:tc>
          <w:tcPr>
            <w:tcW w:w="4417" w:type="dxa"/>
          </w:tcPr>
          <w:p w14:paraId="7762BC85" w14:textId="268A991A" w:rsidR="00C10C5A" w:rsidRDefault="00A8759B" w:rsidP="00F93B02">
            <w:pPr>
              <w:spacing w:line="360" w:lineRule="auto"/>
              <w:rPr>
                <w:rFonts w:cs="Arial"/>
              </w:rPr>
            </w:pPr>
            <w:r>
              <w:rPr>
                <w:rFonts w:cs="Arial"/>
              </w:rPr>
              <w:t>Increase in charge transfer resistance</w:t>
            </w:r>
          </w:p>
        </w:tc>
      </w:tr>
      <w:tr w:rsidR="00C10C5A" w14:paraId="19BEEE07" w14:textId="77777777" w:rsidTr="00A8759B">
        <w:tc>
          <w:tcPr>
            <w:tcW w:w="1809" w:type="dxa"/>
            <w:vMerge/>
          </w:tcPr>
          <w:p w14:paraId="3FEAA469" w14:textId="77777777" w:rsidR="00C10C5A" w:rsidRPr="001004B6" w:rsidRDefault="00C10C5A" w:rsidP="00F93B02">
            <w:pPr>
              <w:spacing w:line="360" w:lineRule="auto"/>
              <w:rPr>
                <w:rFonts w:cs="Arial"/>
                <w:b/>
              </w:rPr>
            </w:pPr>
          </w:p>
        </w:tc>
        <w:tc>
          <w:tcPr>
            <w:tcW w:w="2835" w:type="dxa"/>
          </w:tcPr>
          <w:p w14:paraId="27B21ED2" w14:textId="3072DAEF" w:rsidR="00C10C5A" w:rsidRDefault="00C10C5A" w:rsidP="00F93B02">
            <w:pPr>
              <w:spacing w:line="360" w:lineRule="auto"/>
              <w:rPr>
                <w:rFonts w:cs="Arial"/>
              </w:rPr>
            </w:pPr>
            <w:r>
              <w:rPr>
                <w:rFonts w:cs="Arial"/>
              </w:rPr>
              <w:t>SEI Layer</w:t>
            </w:r>
          </w:p>
        </w:tc>
        <w:tc>
          <w:tcPr>
            <w:tcW w:w="4417" w:type="dxa"/>
          </w:tcPr>
          <w:p w14:paraId="77552D7C" w14:textId="73447BCC" w:rsidR="00C10C5A" w:rsidRDefault="00A8759B" w:rsidP="00F93B02">
            <w:pPr>
              <w:spacing w:line="360" w:lineRule="auto"/>
              <w:rPr>
                <w:rFonts w:cs="Arial"/>
              </w:rPr>
            </w:pPr>
            <w:r>
              <w:rPr>
                <w:rFonts w:cs="Arial"/>
              </w:rPr>
              <w:t>Unstable SEI, increase in overpotential</w:t>
            </w:r>
          </w:p>
        </w:tc>
      </w:tr>
      <w:tr w:rsidR="00C10C5A" w14:paraId="4B2E0AD7" w14:textId="77777777" w:rsidTr="00A8759B">
        <w:tc>
          <w:tcPr>
            <w:tcW w:w="1809" w:type="dxa"/>
            <w:vMerge/>
          </w:tcPr>
          <w:p w14:paraId="4CBE3F4F" w14:textId="77777777" w:rsidR="00C10C5A" w:rsidRPr="001004B6" w:rsidRDefault="00C10C5A" w:rsidP="00F93B02">
            <w:pPr>
              <w:spacing w:line="360" w:lineRule="auto"/>
              <w:rPr>
                <w:rFonts w:cs="Arial"/>
                <w:b/>
              </w:rPr>
            </w:pPr>
          </w:p>
        </w:tc>
        <w:tc>
          <w:tcPr>
            <w:tcW w:w="2835" w:type="dxa"/>
          </w:tcPr>
          <w:p w14:paraId="398F9F74" w14:textId="69C74F60" w:rsidR="00C10C5A" w:rsidRDefault="00C10C5A" w:rsidP="00F93B02">
            <w:pPr>
              <w:spacing w:line="360" w:lineRule="auto"/>
              <w:rPr>
                <w:rFonts w:cs="Arial"/>
              </w:rPr>
            </w:pPr>
            <w:r>
              <w:rPr>
                <w:rFonts w:cs="Arial"/>
              </w:rPr>
              <w:t>Anode degradation</w:t>
            </w:r>
          </w:p>
        </w:tc>
        <w:tc>
          <w:tcPr>
            <w:tcW w:w="4417" w:type="dxa"/>
          </w:tcPr>
          <w:p w14:paraId="55E4F23E" w14:textId="03C1C2E7" w:rsidR="00C10C5A" w:rsidRDefault="00A8759B" w:rsidP="00F93B02">
            <w:pPr>
              <w:spacing w:line="360" w:lineRule="auto"/>
              <w:rPr>
                <w:rFonts w:cs="Arial"/>
              </w:rPr>
            </w:pPr>
            <w:r>
              <w:rPr>
                <w:rFonts w:cs="Arial"/>
              </w:rPr>
              <w:t>Decomposition and irreversible reactions</w:t>
            </w:r>
          </w:p>
        </w:tc>
      </w:tr>
      <w:tr w:rsidR="00C10C5A" w14:paraId="034DE949" w14:textId="77777777" w:rsidTr="00A8759B">
        <w:tc>
          <w:tcPr>
            <w:tcW w:w="1809" w:type="dxa"/>
            <w:vMerge/>
          </w:tcPr>
          <w:p w14:paraId="4062BD89" w14:textId="77777777" w:rsidR="00C10C5A" w:rsidRPr="001004B6" w:rsidRDefault="00C10C5A" w:rsidP="00F93B02">
            <w:pPr>
              <w:spacing w:line="360" w:lineRule="auto"/>
              <w:rPr>
                <w:rFonts w:cs="Arial"/>
                <w:b/>
              </w:rPr>
            </w:pPr>
          </w:p>
        </w:tc>
        <w:tc>
          <w:tcPr>
            <w:tcW w:w="2835" w:type="dxa"/>
          </w:tcPr>
          <w:p w14:paraId="270E0C09" w14:textId="16C8019F" w:rsidR="00C10C5A" w:rsidRDefault="00C10C5A" w:rsidP="00F93B02">
            <w:pPr>
              <w:spacing w:line="360" w:lineRule="auto"/>
              <w:rPr>
                <w:rFonts w:cs="Arial"/>
              </w:rPr>
            </w:pPr>
            <w:r>
              <w:rPr>
                <w:rFonts w:cs="Arial"/>
              </w:rPr>
              <w:t>Electrolyte decomposition</w:t>
            </w:r>
          </w:p>
        </w:tc>
        <w:tc>
          <w:tcPr>
            <w:tcW w:w="4417" w:type="dxa"/>
          </w:tcPr>
          <w:p w14:paraId="60F071E3" w14:textId="1ADE21FA" w:rsidR="00C10C5A" w:rsidRDefault="00A8759B" w:rsidP="00F93B02">
            <w:pPr>
              <w:spacing w:line="360" w:lineRule="auto"/>
              <w:rPr>
                <w:rFonts w:cs="Arial"/>
              </w:rPr>
            </w:pPr>
            <w:r>
              <w:rPr>
                <w:rFonts w:cs="Arial"/>
              </w:rPr>
              <w:t>Cell impedance increase</w:t>
            </w:r>
          </w:p>
        </w:tc>
      </w:tr>
      <w:tr w:rsidR="00C10C5A" w14:paraId="418C7016" w14:textId="77777777" w:rsidTr="00A8759B">
        <w:tc>
          <w:tcPr>
            <w:tcW w:w="1809" w:type="dxa"/>
            <w:vMerge/>
          </w:tcPr>
          <w:p w14:paraId="7DF8022C" w14:textId="77777777" w:rsidR="00C10C5A" w:rsidRPr="001004B6" w:rsidRDefault="00C10C5A" w:rsidP="00F93B02">
            <w:pPr>
              <w:spacing w:line="360" w:lineRule="auto"/>
              <w:rPr>
                <w:rFonts w:cs="Arial"/>
                <w:b/>
              </w:rPr>
            </w:pPr>
          </w:p>
        </w:tc>
        <w:tc>
          <w:tcPr>
            <w:tcW w:w="2835" w:type="dxa"/>
          </w:tcPr>
          <w:p w14:paraId="2E784CF1" w14:textId="2635C7E4" w:rsidR="00C10C5A" w:rsidRPr="00CB736E" w:rsidRDefault="00C10C5A" w:rsidP="00F93B02">
            <w:pPr>
              <w:spacing w:line="360" w:lineRule="auto"/>
              <w:rPr>
                <w:rFonts w:cs="Arial"/>
              </w:rPr>
            </w:pPr>
            <w:r>
              <w:rPr>
                <w:rFonts w:cs="Arial"/>
              </w:rPr>
              <w:t>Active Li</w:t>
            </w:r>
            <w:r w:rsidRPr="00CB736E">
              <w:rPr>
                <w:rFonts w:cs="Arial"/>
                <w:vertAlign w:val="superscript"/>
              </w:rPr>
              <w:t>+</w:t>
            </w:r>
            <w:r>
              <w:rPr>
                <w:rFonts w:cs="Arial"/>
                <w:vertAlign w:val="superscript"/>
              </w:rPr>
              <w:t xml:space="preserve"> </w:t>
            </w:r>
            <w:r>
              <w:rPr>
                <w:rFonts w:cs="Arial"/>
              </w:rPr>
              <w:t>ions</w:t>
            </w:r>
          </w:p>
        </w:tc>
        <w:tc>
          <w:tcPr>
            <w:tcW w:w="4417" w:type="dxa"/>
          </w:tcPr>
          <w:p w14:paraId="582C963C" w14:textId="5EE3DAF9" w:rsidR="00C10C5A" w:rsidRDefault="00C93E41" w:rsidP="00F93B02">
            <w:pPr>
              <w:spacing w:line="360" w:lineRule="auto"/>
              <w:rPr>
                <w:rFonts w:cs="Arial"/>
              </w:rPr>
            </w:pPr>
            <w:r>
              <w:rPr>
                <w:rFonts w:cs="Arial"/>
              </w:rPr>
              <w:t>Accelerates the irreversible SEI formation</w:t>
            </w:r>
          </w:p>
        </w:tc>
      </w:tr>
      <w:tr w:rsidR="00C10C5A" w14:paraId="0C03C708" w14:textId="77777777" w:rsidTr="00A8759B">
        <w:tc>
          <w:tcPr>
            <w:tcW w:w="1809" w:type="dxa"/>
            <w:vMerge w:val="restart"/>
          </w:tcPr>
          <w:p w14:paraId="43B4D23C" w14:textId="6027BF10" w:rsidR="00C10C5A" w:rsidRPr="001004B6" w:rsidRDefault="00C10C5A" w:rsidP="00F93B02">
            <w:pPr>
              <w:spacing w:line="360" w:lineRule="auto"/>
              <w:rPr>
                <w:rFonts w:cs="Arial"/>
                <w:b/>
              </w:rPr>
            </w:pPr>
            <w:r w:rsidRPr="001004B6">
              <w:rPr>
                <w:rFonts w:cs="Arial"/>
                <w:b/>
              </w:rPr>
              <w:t>Voltage/SOC</w:t>
            </w:r>
          </w:p>
        </w:tc>
        <w:tc>
          <w:tcPr>
            <w:tcW w:w="2835" w:type="dxa"/>
          </w:tcPr>
          <w:p w14:paraId="0AF22443" w14:textId="5ABA1825" w:rsidR="00C10C5A" w:rsidRDefault="00C10C5A" w:rsidP="00F93B02">
            <w:pPr>
              <w:spacing w:line="360" w:lineRule="auto"/>
              <w:rPr>
                <w:rFonts w:cs="Arial"/>
              </w:rPr>
            </w:pPr>
            <w:r>
              <w:rPr>
                <w:rFonts w:cs="Arial"/>
              </w:rPr>
              <w:t>Electrolyte decomposition</w:t>
            </w:r>
          </w:p>
        </w:tc>
        <w:tc>
          <w:tcPr>
            <w:tcW w:w="4417" w:type="dxa"/>
          </w:tcPr>
          <w:p w14:paraId="0665D75D" w14:textId="63A93949" w:rsidR="00C10C5A" w:rsidRPr="00AF194C" w:rsidRDefault="00AF194C" w:rsidP="00F93B02">
            <w:pPr>
              <w:spacing w:line="360" w:lineRule="auto"/>
              <w:rPr>
                <w:rFonts w:cs="Arial"/>
              </w:rPr>
            </w:pPr>
            <w:r>
              <w:rPr>
                <w:rFonts w:cs="Arial"/>
              </w:rPr>
              <w:t>SEI growth, loss of Li</w:t>
            </w:r>
            <w:r w:rsidRPr="00AF194C">
              <w:rPr>
                <w:rFonts w:cs="Arial"/>
                <w:vertAlign w:val="superscript"/>
              </w:rPr>
              <w:t>+</w:t>
            </w:r>
            <w:r>
              <w:rPr>
                <w:rFonts w:cs="Arial"/>
              </w:rPr>
              <w:t>, electrolyte unstable</w:t>
            </w:r>
          </w:p>
        </w:tc>
      </w:tr>
      <w:tr w:rsidR="00C10C5A" w14:paraId="2A520692" w14:textId="77777777" w:rsidTr="00A8759B">
        <w:tc>
          <w:tcPr>
            <w:tcW w:w="1809" w:type="dxa"/>
            <w:vMerge/>
          </w:tcPr>
          <w:p w14:paraId="07F732E2" w14:textId="77777777" w:rsidR="00C10C5A" w:rsidRPr="001004B6" w:rsidRDefault="00C10C5A" w:rsidP="00F93B02">
            <w:pPr>
              <w:spacing w:line="360" w:lineRule="auto"/>
              <w:rPr>
                <w:rFonts w:cs="Arial"/>
                <w:b/>
              </w:rPr>
            </w:pPr>
          </w:p>
        </w:tc>
        <w:tc>
          <w:tcPr>
            <w:tcW w:w="2835" w:type="dxa"/>
          </w:tcPr>
          <w:p w14:paraId="3167CBB0" w14:textId="2529216C" w:rsidR="00C10C5A" w:rsidRDefault="00C10C5A" w:rsidP="00F93B02">
            <w:pPr>
              <w:spacing w:line="360" w:lineRule="auto"/>
              <w:rPr>
                <w:rFonts w:cs="Arial"/>
              </w:rPr>
            </w:pPr>
            <w:r>
              <w:rPr>
                <w:rFonts w:cs="Arial"/>
              </w:rPr>
              <w:t>Loss of active Li+</w:t>
            </w:r>
          </w:p>
        </w:tc>
        <w:tc>
          <w:tcPr>
            <w:tcW w:w="4417" w:type="dxa"/>
          </w:tcPr>
          <w:p w14:paraId="75FDF2A1" w14:textId="56E9E613" w:rsidR="00C10C5A" w:rsidRDefault="00AF194C" w:rsidP="00F93B02">
            <w:pPr>
              <w:spacing w:line="360" w:lineRule="auto"/>
              <w:rPr>
                <w:rFonts w:cs="Arial"/>
              </w:rPr>
            </w:pPr>
            <w:r>
              <w:rPr>
                <w:rFonts w:cs="Arial"/>
              </w:rPr>
              <w:t>SEI layer restricts ionic conductivity</w:t>
            </w:r>
          </w:p>
        </w:tc>
      </w:tr>
      <w:tr w:rsidR="00C10C5A" w14:paraId="09ADFAE9" w14:textId="77777777" w:rsidTr="00A8759B">
        <w:tc>
          <w:tcPr>
            <w:tcW w:w="1809" w:type="dxa"/>
            <w:vMerge w:val="restart"/>
          </w:tcPr>
          <w:p w14:paraId="27D2E116" w14:textId="4CA10D79" w:rsidR="00C10C5A" w:rsidRPr="001004B6" w:rsidRDefault="00C10C5A" w:rsidP="00F93B02">
            <w:pPr>
              <w:spacing w:line="360" w:lineRule="auto"/>
              <w:rPr>
                <w:rFonts w:cs="Arial"/>
                <w:b/>
              </w:rPr>
            </w:pPr>
            <w:r w:rsidRPr="001004B6">
              <w:rPr>
                <w:rFonts w:cs="Arial"/>
                <w:b/>
              </w:rPr>
              <w:t>Time</w:t>
            </w:r>
          </w:p>
        </w:tc>
        <w:tc>
          <w:tcPr>
            <w:tcW w:w="2835" w:type="dxa"/>
          </w:tcPr>
          <w:p w14:paraId="6011DEDC" w14:textId="1D8BE38A" w:rsidR="00C10C5A" w:rsidRDefault="00C10C5A" w:rsidP="00F93B02">
            <w:pPr>
              <w:spacing w:line="360" w:lineRule="auto"/>
              <w:rPr>
                <w:rFonts w:cs="Arial"/>
              </w:rPr>
            </w:pPr>
            <w:r>
              <w:rPr>
                <w:rFonts w:cs="Arial"/>
              </w:rPr>
              <w:t>SEI formation</w:t>
            </w:r>
          </w:p>
        </w:tc>
        <w:tc>
          <w:tcPr>
            <w:tcW w:w="4417" w:type="dxa"/>
          </w:tcPr>
          <w:p w14:paraId="289F7DE8" w14:textId="5E471998" w:rsidR="00C10C5A" w:rsidRDefault="00E24A95" w:rsidP="00F93B02">
            <w:pPr>
              <w:spacing w:line="360" w:lineRule="auto"/>
              <w:rPr>
                <w:rFonts w:cs="Arial"/>
              </w:rPr>
            </w:pPr>
            <w:r>
              <w:rPr>
                <w:rFonts w:cs="Arial"/>
              </w:rPr>
              <w:t>SEI grows over time</w:t>
            </w:r>
          </w:p>
        </w:tc>
      </w:tr>
      <w:tr w:rsidR="00C10C5A" w14:paraId="2F42369A" w14:textId="77777777" w:rsidTr="00A8759B">
        <w:tc>
          <w:tcPr>
            <w:tcW w:w="1809" w:type="dxa"/>
            <w:vMerge/>
          </w:tcPr>
          <w:p w14:paraId="727F7703" w14:textId="77777777" w:rsidR="00C10C5A" w:rsidRDefault="00C10C5A" w:rsidP="00F93B02">
            <w:pPr>
              <w:spacing w:line="360" w:lineRule="auto"/>
              <w:rPr>
                <w:rFonts w:cs="Arial"/>
              </w:rPr>
            </w:pPr>
          </w:p>
        </w:tc>
        <w:tc>
          <w:tcPr>
            <w:tcW w:w="2835" w:type="dxa"/>
          </w:tcPr>
          <w:p w14:paraId="1F059B0A" w14:textId="3A9A241B" w:rsidR="00C10C5A" w:rsidRDefault="00C10C5A" w:rsidP="00F93B02">
            <w:pPr>
              <w:spacing w:line="360" w:lineRule="auto"/>
              <w:rPr>
                <w:rFonts w:cs="Arial"/>
              </w:rPr>
            </w:pPr>
            <w:r>
              <w:rPr>
                <w:rFonts w:cs="Arial"/>
              </w:rPr>
              <w:t>Electrolyte decomposition</w:t>
            </w:r>
          </w:p>
        </w:tc>
        <w:tc>
          <w:tcPr>
            <w:tcW w:w="4417" w:type="dxa"/>
          </w:tcPr>
          <w:p w14:paraId="3519864E" w14:textId="10F89182" w:rsidR="00C10C5A" w:rsidRDefault="00E24A95" w:rsidP="00F93B02">
            <w:pPr>
              <w:spacing w:line="360" w:lineRule="auto"/>
              <w:rPr>
                <w:rFonts w:cs="Arial"/>
              </w:rPr>
            </w:pPr>
            <w:r>
              <w:rPr>
                <w:rFonts w:cs="Arial"/>
              </w:rPr>
              <w:t>Capacity fade and impedance loss</w:t>
            </w:r>
          </w:p>
        </w:tc>
      </w:tr>
      <w:tr w:rsidR="00C10C5A" w14:paraId="22EC9BB0" w14:textId="77777777" w:rsidTr="00A8759B">
        <w:tc>
          <w:tcPr>
            <w:tcW w:w="1809" w:type="dxa"/>
            <w:vMerge/>
          </w:tcPr>
          <w:p w14:paraId="1A358ABD" w14:textId="77777777" w:rsidR="00C10C5A" w:rsidRDefault="00C10C5A" w:rsidP="00F93B02">
            <w:pPr>
              <w:spacing w:line="360" w:lineRule="auto"/>
              <w:rPr>
                <w:rFonts w:cs="Arial"/>
              </w:rPr>
            </w:pPr>
          </w:p>
        </w:tc>
        <w:tc>
          <w:tcPr>
            <w:tcW w:w="2835" w:type="dxa"/>
          </w:tcPr>
          <w:p w14:paraId="13183181" w14:textId="63E111C0" w:rsidR="00C10C5A" w:rsidRDefault="00C10C5A" w:rsidP="00F93B02">
            <w:pPr>
              <w:spacing w:line="360" w:lineRule="auto"/>
              <w:rPr>
                <w:rFonts w:cs="Arial"/>
              </w:rPr>
            </w:pPr>
            <w:r>
              <w:rPr>
                <w:rFonts w:cs="Arial"/>
              </w:rPr>
              <w:t>Loss of active Li</w:t>
            </w:r>
            <w:r w:rsidRPr="00CB736E">
              <w:rPr>
                <w:rFonts w:cs="Arial"/>
                <w:vertAlign w:val="superscript"/>
              </w:rPr>
              <w:t>+</w:t>
            </w:r>
          </w:p>
        </w:tc>
        <w:tc>
          <w:tcPr>
            <w:tcW w:w="4417" w:type="dxa"/>
          </w:tcPr>
          <w:p w14:paraId="222FE839" w14:textId="03E7C4DD" w:rsidR="00C10C5A" w:rsidRDefault="00E24A95" w:rsidP="00F93B02">
            <w:pPr>
              <w:spacing w:line="360" w:lineRule="auto"/>
              <w:rPr>
                <w:rFonts w:cs="Arial"/>
              </w:rPr>
            </w:pPr>
            <w:r>
              <w:rPr>
                <w:rFonts w:cs="Arial"/>
              </w:rPr>
              <w:t>Increases side reactions</w:t>
            </w:r>
          </w:p>
        </w:tc>
      </w:tr>
      <w:tr w:rsidR="00C10C5A" w14:paraId="011C36FA" w14:textId="77777777" w:rsidTr="00A8759B">
        <w:tc>
          <w:tcPr>
            <w:tcW w:w="1809" w:type="dxa"/>
            <w:vMerge w:val="restart"/>
          </w:tcPr>
          <w:p w14:paraId="6A1D85A1" w14:textId="62273945" w:rsidR="00C10C5A" w:rsidRPr="001004B6" w:rsidRDefault="00C10C5A" w:rsidP="00F93B02">
            <w:pPr>
              <w:spacing w:line="360" w:lineRule="auto"/>
              <w:rPr>
                <w:rFonts w:cs="Arial"/>
                <w:b/>
              </w:rPr>
            </w:pPr>
            <w:r w:rsidRPr="001004B6">
              <w:rPr>
                <w:rFonts w:cs="Arial"/>
                <w:b/>
              </w:rPr>
              <w:t>ΔSOC</w:t>
            </w:r>
          </w:p>
        </w:tc>
        <w:tc>
          <w:tcPr>
            <w:tcW w:w="2835" w:type="dxa"/>
          </w:tcPr>
          <w:p w14:paraId="099C5166" w14:textId="18E7326D" w:rsidR="00C10C5A" w:rsidRDefault="00C10C5A" w:rsidP="00F93B02">
            <w:pPr>
              <w:spacing w:line="360" w:lineRule="auto"/>
              <w:rPr>
                <w:rFonts w:cs="Arial"/>
              </w:rPr>
            </w:pPr>
            <w:r>
              <w:rPr>
                <w:rFonts w:cs="Arial"/>
              </w:rPr>
              <w:t>Side reactions</w:t>
            </w:r>
          </w:p>
        </w:tc>
        <w:tc>
          <w:tcPr>
            <w:tcW w:w="4417" w:type="dxa"/>
          </w:tcPr>
          <w:p w14:paraId="4CEB7CB6" w14:textId="04CA8A00" w:rsidR="00C10C5A" w:rsidRDefault="00E24A95" w:rsidP="00F93B02">
            <w:pPr>
              <w:spacing w:line="360" w:lineRule="auto"/>
              <w:rPr>
                <w:rFonts w:cs="Arial"/>
              </w:rPr>
            </w:pPr>
            <w:r>
              <w:rPr>
                <w:rFonts w:cs="Arial"/>
              </w:rPr>
              <w:t>Loss of active Li</w:t>
            </w:r>
            <w:r w:rsidRPr="00E24A95">
              <w:rPr>
                <w:rFonts w:cs="Arial"/>
                <w:vertAlign w:val="superscript"/>
              </w:rPr>
              <w:t>+</w:t>
            </w:r>
            <w:r>
              <w:rPr>
                <w:rFonts w:cs="Arial"/>
              </w:rPr>
              <w:t xml:space="preserve"> with time</w:t>
            </w:r>
          </w:p>
        </w:tc>
      </w:tr>
      <w:tr w:rsidR="00C10C5A" w14:paraId="1F38AC26" w14:textId="77777777" w:rsidTr="00A8759B">
        <w:tc>
          <w:tcPr>
            <w:tcW w:w="1809" w:type="dxa"/>
            <w:vMerge/>
          </w:tcPr>
          <w:p w14:paraId="3275B4AA" w14:textId="77777777" w:rsidR="00C10C5A" w:rsidRPr="001004B6" w:rsidRDefault="00C10C5A" w:rsidP="00F93B02">
            <w:pPr>
              <w:spacing w:line="360" w:lineRule="auto"/>
              <w:rPr>
                <w:rFonts w:cs="Arial"/>
                <w:b/>
              </w:rPr>
            </w:pPr>
          </w:p>
        </w:tc>
        <w:tc>
          <w:tcPr>
            <w:tcW w:w="2835" w:type="dxa"/>
          </w:tcPr>
          <w:p w14:paraId="68A0BF2A" w14:textId="2B63F94D" w:rsidR="00C10C5A" w:rsidRDefault="00C10C5A" w:rsidP="00F93B02">
            <w:pPr>
              <w:spacing w:line="360" w:lineRule="auto"/>
              <w:rPr>
                <w:rFonts w:cs="Arial"/>
              </w:rPr>
            </w:pPr>
            <w:r>
              <w:rPr>
                <w:rFonts w:cs="Arial"/>
              </w:rPr>
              <w:t>Volume expansion</w:t>
            </w:r>
          </w:p>
        </w:tc>
        <w:tc>
          <w:tcPr>
            <w:tcW w:w="4417" w:type="dxa"/>
          </w:tcPr>
          <w:p w14:paraId="79D298B1" w14:textId="49C0ACA8" w:rsidR="00C10C5A" w:rsidRDefault="00D31A05" w:rsidP="00F93B02">
            <w:pPr>
              <w:spacing w:line="360" w:lineRule="auto"/>
              <w:rPr>
                <w:rFonts w:cs="Arial"/>
              </w:rPr>
            </w:pPr>
            <w:r>
              <w:rPr>
                <w:rFonts w:cs="Arial"/>
              </w:rPr>
              <w:t>Mechanical stress and damage to anode</w:t>
            </w:r>
          </w:p>
        </w:tc>
      </w:tr>
      <w:tr w:rsidR="00C10C5A" w14:paraId="49984004" w14:textId="77777777" w:rsidTr="00A8759B">
        <w:tc>
          <w:tcPr>
            <w:tcW w:w="1809" w:type="dxa"/>
            <w:vMerge w:val="restart"/>
          </w:tcPr>
          <w:p w14:paraId="5C30EC5E" w14:textId="64136C42" w:rsidR="00C10C5A" w:rsidRPr="001004B6" w:rsidRDefault="00C10C5A" w:rsidP="00F93B02">
            <w:pPr>
              <w:spacing w:line="360" w:lineRule="auto"/>
              <w:rPr>
                <w:rFonts w:cs="Arial"/>
                <w:b/>
              </w:rPr>
            </w:pPr>
            <w:r w:rsidRPr="001004B6">
              <w:rPr>
                <w:rFonts w:cs="Arial"/>
                <w:b/>
              </w:rPr>
              <w:t>Cycles</w:t>
            </w:r>
          </w:p>
        </w:tc>
        <w:tc>
          <w:tcPr>
            <w:tcW w:w="2835" w:type="dxa"/>
          </w:tcPr>
          <w:p w14:paraId="5BE8C5B0" w14:textId="2A7FE231" w:rsidR="00C10C5A" w:rsidRDefault="00C10C5A" w:rsidP="00F93B02">
            <w:pPr>
              <w:spacing w:line="360" w:lineRule="auto"/>
              <w:rPr>
                <w:rFonts w:cs="Arial"/>
              </w:rPr>
            </w:pPr>
            <w:r>
              <w:rPr>
                <w:rFonts w:cs="Arial"/>
              </w:rPr>
              <w:t>Side reactions</w:t>
            </w:r>
          </w:p>
        </w:tc>
        <w:tc>
          <w:tcPr>
            <w:tcW w:w="4417" w:type="dxa"/>
          </w:tcPr>
          <w:p w14:paraId="0BF4CE3A" w14:textId="3F62CDE9" w:rsidR="00C10C5A" w:rsidRDefault="00C8586E" w:rsidP="00F93B02">
            <w:pPr>
              <w:spacing w:line="360" w:lineRule="auto"/>
              <w:rPr>
                <w:rFonts w:cs="Arial"/>
              </w:rPr>
            </w:pPr>
            <w:r>
              <w:rPr>
                <w:rFonts w:cs="Arial"/>
              </w:rPr>
              <w:t>Anode degradation</w:t>
            </w:r>
          </w:p>
        </w:tc>
      </w:tr>
      <w:tr w:rsidR="00C10C5A" w14:paraId="108D98AD" w14:textId="77777777" w:rsidTr="00A8759B">
        <w:tc>
          <w:tcPr>
            <w:tcW w:w="1809" w:type="dxa"/>
            <w:vMerge/>
          </w:tcPr>
          <w:p w14:paraId="70DCB516" w14:textId="77777777" w:rsidR="00C10C5A" w:rsidRPr="001004B6" w:rsidRDefault="00C10C5A" w:rsidP="00F93B02">
            <w:pPr>
              <w:spacing w:line="360" w:lineRule="auto"/>
              <w:rPr>
                <w:rFonts w:cs="Arial"/>
                <w:b/>
              </w:rPr>
            </w:pPr>
          </w:p>
        </w:tc>
        <w:tc>
          <w:tcPr>
            <w:tcW w:w="2835" w:type="dxa"/>
          </w:tcPr>
          <w:p w14:paraId="5E1C12D0" w14:textId="58F2AFA5" w:rsidR="00C10C5A" w:rsidRDefault="00C10C5A" w:rsidP="00F93B02">
            <w:pPr>
              <w:spacing w:line="360" w:lineRule="auto"/>
              <w:rPr>
                <w:rFonts w:cs="Arial"/>
              </w:rPr>
            </w:pPr>
            <w:r>
              <w:rPr>
                <w:rFonts w:cs="Arial"/>
              </w:rPr>
              <w:t>Phase transitions</w:t>
            </w:r>
          </w:p>
        </w:tc>
        <w:tc>
          <w:tcPr>
            <w:tcW w:w="4417" w:type="dxa"/>
          </w:tcPr>
          <w:p w14:paraId="760A9F49" w14:textId="7761407B" w:rsidR="00C10C5A" w:rsidRDefault="00C8586E" w:rsidP="00F93B02">
            <w:pPr>
              <w:spacing w:line="360" w:lineRule="auto"/>
              <w:rPr>
                <w:rFonts w:cs="Arial"/>
              </w:rPr>
            </w:pPr>
            <w:r>
              <w:rPr>
                <w:rFonts w:cs="Arial"/>
              </w:rPr>
              <w:t>Destabilization of cathode structure</w:t>
            </w:r>
          </w:p>
        </w:tc>
      </w:tr>
      <w:tr w:rsidR="00C10C5A" w14:paraId="00BC63EF" w14:textId="77777777" w:rsidTr="00A8759B">
        <w:tc>
          <w:tcPr>
            <w:tcW w:w="1809" w:type="dxa"/>
            <w:vMerge w:val="restart"/>
          </w:tcPr>
          <w:p w14:paraId="2326E0B8" w14:textId="6744387E" w:rsidR="00C10C5A" w:rsidRPr="001004B6" w:rsidRDefault="00C10C5A" w:rsidP="00F93B02">
            <w:pPr>
              <w:spacing w:line="360" w:lineRule="auto"/>
              <w:rPr>
                <w:rFonts w:cs="Arial"/>
                <w:b/>
              </w:rPr>
            </w:pPr>
            <w:r w:rsidRPr="001004B6">
              <w:rPr>
                <w:rFonts w:cs="Arial"/>
                <w:b/>
              </w:rPr>
              <w:t>Discharge rate</w:t>
            </w:r>
          </w:p>
        </w:tc>
        <w:tc>
          <w:tcPr>
            <w:tcW w:w="2835" w:type="dxa"/>
          </w:tcPr>
          <w:p w14:paraId="2587AB57" w14:textId="521F7706" w:rsidR="00C10C5A" w:rsidRDefault="00C10C5A" w:rsidP="00F93B02">
            <w:pPr>
              <w:spacing w:line="360" w:lineRule="auto"/>
              <w:rPr>
                <w:rFonts w:cs="Arial"/>
              </w:rPr>
            </w:pPr>
            <w:r>
              <w:rPr>
                <w:rFonts w:cs="Arial"/>
              </w:rPr>
              <w:t>Anode degradation</w:t>
            </w:r>
          </w:p>
        </w:tc>
        <w:tc>
          <w:tcPr>
            <w:tcW w:w="4417" w:type="dxa"/>
          </w:tcPr>
          <w:p w14:paraId="60C500CB" w14:textId="38E6A08C" w:rsidR="00C10C5A" w:rsidRDefault="00D51BFE" w:rsidP="00F93B02">
            <w:pPr>
              <w:spacing w:line="360" w:lineRule="auto"/>
              <w:rPr>
                <w:rFonts w:cs="Arial"/>
              </w:rPr>
            </w:pPr>
            <w:r>
              <w:rPr>
                <w:rFonts w:cs="Arial"/>
              </w:rPr>
              <w:t xml:space="preserve">SEI degradation and reformation </w:t>
            </w:r>
          </w:p>
        </w:tc>
      </w:tr>
      <w:tr w:rsidR="00C10C5A" w14:paraId="0F5A63E1" w14:textId="77777777" w:rsidTr="00A8759B">
        <w:tc>
          <w:tcPr>
            <w:tcW w:w="1809" w:type="dxa"/>
            <w:vMerge/>
          </w:tcPr>
          <w:p w14:paraId="3E86927F" w14:textId="77777777" w:rsidR="00C10C5A" w:rsidRPr="001004B6" w:rsidRDefault="00C10C5A" w:rsidP="00F93B02">
            <w:pPr>
              <w:spacing w:line="360" w:lineRule="auto"/>
              <w:rPr>
                <w:rFonts w:cs="Arial"/>
                <w:b/>
              </w:rPr>
            </w:pPr>
          </w:p>
        </w:tc>
        <w:tc>
          <w:tcPr>
            <w:tcW w:w="2835" w:type="dxa"/>
          </w:tcPr>
          <w:p w14:paraId="4BAEDFD6" w14:textId="47E9B156" w:rsidR="00C10C5A" w:rsidRDefault="00C10C5A" w:rsidP="00F93B02">
            <w:pPr>
              <w:spacing w:line="360" w:lineRule="auto"/>
              <w:rPr>
                <w:rFonts w:cs="Arial"/>
              </w:rPr>
            </w:pPr>
            <w:r>
              <w:rPr>
                <w:rFonts w:cs="Arial"/>
              </w:rPr>
              <w:t>Electrolyte decomposition</w:t>
            </w:r>
          </w:p>
        </w:tc>
        <w:tc>
          <w:tcPr>
            <w:tcW w:w="4417" w:type="dxa"/>
          </w:tcPr>
          <w:p w14:paraId="0ECDFC72" w14:textId="6B25ED92" w:rsidR="00C10C5A" w:rsidRDefault="00D51BFE" w:rsidP="00F93B02">
            <w:pPr>
              <w:spacing w:line="360" w:lineRule="auto"/>
              <w:rPr>
                <w:rFonts w:cs="Arial"/>
              </w:rPr>
            </w:pPr>
            <w:r>
              <w:rPr>
                <w:rFonts w:cs="Arial"/>
              </w:rPr>
              <w:t>Anode stability affected by side reactions</w:t>
            </w:r>
          </w:p>
        </w:tc>
      </w:tr>
      <w:tr w:rsidR="00C10C5A" w14:paraId="3C1A4134" w14:textId="77777777" w:rsidTr="00A8759B">
        <w:tc>
          <w:tcPr>
            <w:tcW w:w="1809" w:type="dxa"/>
            <w:vMerge/>
          </w:tcPr>
          <w:p w14:paraId="1F7F2723" w14:textId="77777777" w:rsidR="00C10C5A" w:rsidRPr="001004B6" w:rsidRDefault="00C10C5A" w:rsidP="00F93B02">
            <w:pPr>
              <w:spacing w:line="360" w:lineRule="auto"/>
              <w:rPr>
                <w:rFonts w:cs="Arial"/>
                <w:b/>
              </w:rPr>
            </w:pPr>
          </w:p>
        </w:tc>
        <w:tc>
          <w:tcPr>
            <w:tcW w:w="2835" w:type="dxa"/>
          </w:tcPr>
          <w:p w14:paraId="6C0D3338" w14:textId="2BBBE783" w:rsidR="00C10C5A" w:rsidRDefault="00C10C5A" w:rsidP="00F93B02">
            <w:pPr>
              <w:spacing w:line="360" w:lineRule="auto"/>
              <w:rPr>
                <w:rFonts w:cs="Arial"/>
              </w:rPr>
            </w:pPr>
            <w:r>
              <w:rPr>
                <w:rFonts w:cs="Arial"/>
              </w:rPr>
              <w:t>Interfacial resistance</w:t>
            </w:r>
          </w:p>
        </w:tc>
        <w:tc>
          <w:tcPr>
            <w:tcW w:w="4417" w:type="dxa"/>
          </w:tcPr>
          <w:p w14:paraId="5172CC73" w14:textId="10143B6F" w:rsidR="00C10C5A" w:rsidRDefault="00D51BFE" w:rsidP="00F93B02">
            <w:pPr>
              <w:spacing w:line="360" w:lineRule="auto"/>
              <w:rPr>
                <w:rFonts w:cs="Arial"/>
              </w:rPr>
            </w:pPr>
            <w:r>
              <w:rPr>
                <w:rFonts w:cs="Arial"/>
              </w:rPr>
              <w:t>Slow diffusion, internal resistance increase</w:t>
            </w:r>
          </w:p>
        </w:tc>
      </w:tr>
      <w:tr w:rsidR="00C10C5A" w14:paraId="74D30DAC" w14:textId="77777777" w:rsidTr="00A8759B">
        <w:tc>
          <w:tcPr>
            <w:tcW w:w="1809" w:type="dxa"/>
          </w:tcPr>
          <w:p w14:paraId="4A949B8F" w14:textId="68908A76" w:rsidR="00C10C5A" w:rsidRPr="001004B6" w:rsidRDefault="00C10C5A" w:rsidP="00F93B02">
            <w:pPr>
              <w:spacing w:line="360" w:lineRule="auto"/>
              <w:rPr>
                <w:rFonts w:cs="Arial"/>
                <w:b/>
              </w:rPr>
            </w:pPr>
            <w:r w:rsidRPr="001004B6">
              <w:rPr>
                <w:rFonts w:cs="Arial"/>
                <w:b/>
              </w:rPr>
              <w:t>Charge rate</w:t>
            </w:r>
          </w:p>
        </w:tc>
        <w:tc>
          <w:tcPr>
            <w:tcW w:w="2835" w:type="dxa"/>
          </w:tcPr>
          <w:p w14:paraId="4220912B" w14:textId="4ACA1989" w:rsidR="00C10C5A" w:rsidRDefault="00C10C5A" w:rsidP="00F93B02">
            <w:pPr>
              <w:spacing w:line="360" w:lineRule="auto"/>
              <w:rPr>
                <w:rFonts w:cs="Arial"/>
              </w:rPr>
            </w:pPr>
            <w:r>
              <w:rPr>
                <w:rFonts w:cs="Arial"/>
              </w:rPr>
              <w:t>Side reactions</w:t>
            </w:r>
          </w:p>
        </w:tc>
        <w:tc>
          <w:tcPr>
            <w:tcW w:w="4417" w:type="dxa"/>
          </w:tcPr>
          <w:p w14:paraId="766DFEC0" w14:textId="2410849D" w:rsidR="00C10C5A" w:rsidRDefault="00D51BFE" w:rsidP="00F93B02">
            <w:pPr>
              <w:spacing w:line="360" w:lineRule="auto"/>
              <w:rPr>
                <w:rFonts w:cs="Arial"/>
              </w:rPr>
            </w:pPr>
            <w:r>
              <w:rPr>
                <w:rFonts w:cs="Arial"/>
              </w:rPr>
              <w:t>Lithium plating and dendrite growth</w:t>
            </w:r>
          </w:p>
        </w:tc>
      </w:tr>
    </w:tbl>
    <w:p w14:paraId="1C33BA83" w14:textId="77777777" w:rsidR="00B57287" w:rsidRDefault="00B57287" w:rsidP="00F93B02">
      <w:pPr>
        <w:spacing w:line="360" w:lineRule="auto"/>
        <w:rPr>
          <w:rFonts w:cs="Arial"/>
        </w:rPr>
      </w:pPr>
    </w:p>
    <w:p w14:paraId="4ED8F85E" w14:textId="6C7A175C" w:rsidR="00E1574E" w:rsidRDefault="0054632C" w:rsidP="00F93B02">
      <w:pPr>
        <w:spacing w:line="360" w:lineRule="auto"/>
        <w:rPr>
          <w:rFonts w:cs="Arial"/>
        </w:rPr>
      </w:pPr>
      <w:r>
        <w:rPr>
          <w:rFonts w:cs="Arial"/>
        </w:rPr>
        <w:lastRenderedPageBreak/>
        <w:t>The aging process of lithium-ion cells is a complex process. There is no standard formula to explain it. Different mechanisms apply to different cells and conditions. But for the ease of study in this thesis, three aging mechanisms</w:t>
      </w:r>
      <w:r w:rsidR="006E1CAC">
        <w:rPr>
          <w:rFonts w:cs="Arial"/>
        </w:rPr>
        <w:t xml:space="preserve">, as shown by </w:t>
      </w:r>
      <w:r w:rsidR="00787196">
        <w:rPr>
          <w:rFonts w:cs="Arial"/>
        </w:rPr>
        <w:t>Zhao</w:t>
      </w:r>
      <w:r w:rsidR="00D56571">
        <w:rPr>
          <w:rFonts w:cs="Arial"/>
        </w:rPr>
        <w:t xml:space="preserve"> </w:t>
      </w:r>
      <w:r w:rsidR="00787196">
        <w:rPr>
          <w:rFonts w:cs="Arial"/>
        </w:rPr>
        <w:fldChar w:fldCharType="begin"/>
      </w:r>
      <w:r w:rsidR="00787196">
        <w:rPr>
          <w:rFonts w:cs="Arial"/>
        </w:rPr>
        <w:instrText>ADDIN CITAVI.PLACEHOLDER 9eedb3a5-125d-40b4-a282-cfa9b95f998e PFBsYWNlaG9sZGVyPg0KICA8QWRkSW5WZXJzaW9uPjUuNC4wLjI8L0FkZEluVmVyc2lvbj4NCiAgPElkPjllZWRiM2E1LTEyNWQtNDBiNC1hMjgyLWNmYTliOTVmOTk4ZTwvSWQ+DQogIDxFbnRyaWVzPg0KICAgIDxFbnRyeT4NCiAgICAgIDxJZD5kZTRjYzUzOC1hY2U5LTQ4MDctOTEyZi1kZDgzMGFjZjk3ODY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CAgPEVudHJ5Pg0KICAgICAgPElkPmQ3YmJmYzA4LTk3MmMtNDUzYy04NzNmLWNmN2Q0MWE3MGE0YzwvSWQ+DQogICAgICA8UmVmZXJlbmNlSWQ+Nzk1NmY4ZWMtM2I4Yy00ZTJkLThkNGYtNmRhM2FmYzBlNzEz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5XTsgWzMwXTwvVGV4dD4NCiAgICA8L1RleHRVbml0Pg0KICA8L1RleHRVbml0cz4NCjwvUGxhY2Vob2xkZXI+</w:instrText>
      </w:r>
      <w:r w:rsidR="00787196">
        <w:rPr>
          <w:rFonts w:cs="Arial"/>
        </w:rPr>
        <w:fldChar w:fldCharType="separate"/>
      </w:r>
      <w:bookmarkStart w:id="153" w:name="_CTVP0019eedb3a5125d40b4a282cfa9b95f998e"/>
      <w:r w:rsidR="00787196">
        <w:rPr>
          <w:rFonts w:cs="Arial"/>
        </w:rPr>
        <w:t>[29] and Gonzalez [30]</w:t>
      </w:r>
      <w:bookmarkEnd w:id="153"/>
      <w:r w:rsidR="00787196">
        <w:rPr>
          <w:rFonts w:cs="Arial"/>
        </w:rPr>
        <w:fldChar w:fldCharType="end"/>
      </w:r>
      <w:r w:rsidR="006E1CAC">
        <w:rPr>
          <w:rFonts w:cs="Arial"/>
        </w:rPr>
        <w:t>,</w:t>
      </w:r>
      <w:r>
        <w:rPr>
          <w:rFonts w:cs="Arial"/>
        </w:rPr>
        <w:t xml:space="preserve"> have been considered</w:t>
      </w:r>
      <w:r w:rsidR="0059600E">
        <w:rPr>
          <w:rFonts w:cs="Arial"/>
        </w:rPr>
        <w:t>: loss of lithium inventory, loss of active material and ohmic resistance increase.</w:t>
      </w:r>
    </w:p>
    <w:p w14:paraId="5D5F4EFB" w14:textId="2393090B" w:rsidR="0017550B" w:rsidRDefault="002544B2" w:rsidP="00F93B02">
      <w:pPr>
        <w:autoSpaceDE w:val="0"/>
        <w:autoSpaceDN w:val="0"/>
        <w:adjustRightInd w:val="0"/>
        <w:spacing w:line="360" w:lineRule="auto"/>
        <w:textboxTightWrap w:val="none"/>
        <w:rPr>
          <w:rFonts w:cs="Arial"/>
        </w:rPr>
      </w:pPr>
      <w:r>
        <w:rPr>
          <w:rFonts w:cs="Arial"/>
        </w:rPr>
        <w:t>LLI leads to loss of lithium</w:t>
      </w:r>
      <w:r w:rsidR="00C33A9E" w:rsidRPr="005D6D0E">
        <w:rPr>
          <w:rFonts w:cs="Arial"/>
        </w:rPr>
        <w:t xml:space="preserve"> ions due to parasitic reactions, though it does not change the </w:t>
      </w:r>
      <w:r w:rsidR="0030090D">
        <w:rPr>
          <w:rFonts w:cs="Arial"/>
        </w:rPr>
        <w:t xml:space="preserve">chemical </w:t>
      </w:r>
      <w:r w:rsidR="00C33A9E" w:rsidRPr="005D6D0E">
        <w:rPr>
          <w:rFonts w:cs="Arial"/>
        </w:rPr>
        <w:t>co</w:t>
      </w:r>
      <w:r w:rsidR="0030090D">
        <w:rPr>
          <w:rFonts w:cs="Arial"/>
        </w:rPr>
        <w:t>mposition</w:t>
      </w:r>
      <w:r w:rsidR="00C33A9E" w:rsidRPr="005D6D0E">
        <w:rPr>
          <w:rFonts w:cs="Arial"/>
        </w:rPr>
        <w:t xml:space="preserve"> of active materials in electrodes and their properties. It is reported to be the major cause of degradation of </w:t>
      </w:r>
      <w:r w:rsidR="000B6662">
        <w:rPr>
          <w:rFonts w:cs="Arial"/>
        </w:rPr>
        <w:t>lithium</w:t>
      </w:r>
      <w:r w:rsidR="00C33A9E" w:rsidRPr="005D6D0E">
        <w:rPr>
          <w:rFonts w:cs="Arial"/>
        </w:rPr>
        <w:t xml:space="preserve">-ion </w:t>
      </w:r>
      <w:r w:rsidR="0030090D">
        <w:rPr>
          <w:rFonts w:cs="Arial"/>
        </w:rPr>
        <w:t>cells</w:t>
      </w:r>
      <w:r w:rsidR="00C33A9E" w:rsidRPr="005D6D0E">
        <w:rPr>
          <w:rFonts w:cs="Arial"/>
        </w:rPr>
        <w:t>. It is attributed to two main causes: the primary cause is the SEI layer formation, growth</w:t>
      </w:r>
      <w:r w:rsidR="00E44859">
        <w:rPr>
          <w:rFonts w:cs="Arial"/>
        </w:rPr>
        <w:t>,</w:t>
      </w:r>
      <w:r w:rsidR="00C33A9E" w:rsidRPr="005D6D0E">
        <w:rPr>
          <w:rFonts w:cs="Arial"/>
        </w:rPr>
        <w:t xml:space="preserve"> </w:t>
      </w:r>
      <w:r w:rsidR="00C33A9E" w:rsidRPr="00E44859">
        <w:rPr>
          <w:rFonts w:cs="Arial"/>
          <w:noProof/>
        </w:rPr>
        <w:t>and</w:t>
      </w:r>
      <w:r w:rsidR="00C33A9E" w:rsidRPr="005D6D0E">
        <w:rPr>
          <w:rFonts w:cs="Arial"/>
        </w:rPr>
        <w:t xml:space="preserve"> destabiliza</w:t>
      </w:r>
      <w:r w:rsidR="00786189">
        <w:rPr>
          <w:rFonts w:cs="Arial"/>
        </w:rPr>
        <w:t>tion</w:t>
      </w:r>
      <w:r w:rsidR="0009117A">
        <w:rPr>
          <w:rFonts w:cs="Arial"/>
        </w:rPr>
        <w:t xml:space="preserve">. </w:t>
      </w:r>
      <w:r w:rsidR="00C33A9E" w:rsidRPr="005D6D0E">
        <w:rPr>
          <w:rFonts w:cs="Arial"/>
        </w:rPr>
        <w:t xml:space="preserve">LLI occurs chiefly at the electrode/electrolyte interface and is predominant on the </w:t>
      </w:r>
      <w:r w:rsidR="0009117A">
        <w:rPr>
          <w:rFonts w:cs="Arial"/>
        </w:rPr>
        <w:t>anode</w:t>
      </w:r>
      <w:r w:rsidR="00C33A9E" w:rsidRPr="005D6D0E">
        <w:rPr>
          <w:rFonts w:cs="Arial"/>
        </w:rPr>
        <w:t xml:space="preserve"> where SEI formation dominates. SEI growth and subsequent LLI is dependent on</w:t>
      </w:r>
      <w:r w:rsidR="00786189">
        <w:rPr>
          <w:rFonts w:cs="Arial"/>
        </w:rPr>
        <w:t xml:space="preserve"> temperature. A</w:t>
      </w:r>
      <w:r w:rsidR="00C33A9E" w:rsidRPr="005D6D0E">
        <w:rPr>
          <w:rFonts w:cs="Arial"/>
        </w:rPr>
        <w:t xml:space="preserve">t high temperatures, the SEI either grows in thickness or becomes non-protective leading to performance degradation, whereas at low temperatures, the risk of </w:t>
      </w:r>
      <w:r w:rsidR="000B6662">
        <w:rPr>
          <w:rFonts w:cs="Arial"/>
        </w:rPr>
        <w:t>lithium</w:t>
      </w:r>
      <w:r w:rsidR="00C33A9E" w:rsidRPr="005D6D0E">
        <w:rPr>
          <w:rFonts w:cs="Arial"/>
        </w:rPr>
        <w:t xml:space="preserve"> plating leads to cell d</w:t>
      </w:r>
      <w:r w:rsidR="008C0D1D">
        <w:rPr>
          <w:rFonts w:cs="Arial"/>
        </w:rPr>
        <w:t>amage</w:t>
      </w:r>
      <w:r w:rsidR="005D6D0E">
        <w:rPr>
          <w:rFonts w:cs="Arial"/>
        </w:rPr>
        <w:t xml:space="preserve"> </w:t>
      </w:r>
      <w:r w:rsidR="00EF12F3">
        <w:rPr>
          <w:rFonts w:cs="Arial"/>
        </w:rPr>
        <w:fldChar w:fldCharType="begin"/>
      </w:r>
      <w:r w:rsidR="00475231">
        <w:rPr>
          <w:rFonts w:cs="Arial"/>
        </w:rPr>
        <w:instrText>ADDIN CITAVI.PLACEHOLDER 09f21ec7-96d9-46b4-9269-8728e25671f2 PFBsYWNlaG9sZGVyPg0KICA8QWRkSW5WZXJzaW9uPjUuNC4wLjI8L0FkZEluVmVyc2lvbj4NCiAgPElkPjA5ZjIxZWM3LTk2ZDktNDZiNC05MjY5LTg3MjhlMjU2NzFmMjwvSWQ+DQogIDxFbnRyaWVzPg0KICAgIDxFbnRyeT4NCiAgICAgIDxJZD43MGRlODU5OC02ZmJmLTRiYTEtYTdjMS05ZTc3MTYxMGM2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154" w:name="_CTVP00109f21ec796d946b492698728e25671f2"/>
      <w:r w:rsidR="00475231">
        <w:rPr>
          <w:rFonts w:cs="Arial"/>
        </w:rPr>
        <w:t>[30]</w:t>
      </w:r>
      <w:bookmarkEnd w:id="154"/>
      <w:r w:rsidR="00EF12F3">
        <w:rPr>
          <w:rFonts w:cs="Arial"/>
        </w:rPr>
        <w:fldChar w:fldCharType="end"/>
      </w:r>
      <w:r w:rsidR="008C0D1D">
        <w:rPr>
          <w:rFonts w:cs="Arial"/>
        </w:rPr>
        <w:t>.</w:t>
      </w:r>
      <w:r w:rsidR="0054632C">
        <w:rPr>
          <w:rFonts w:cs="Arial"/>
        </w:rPr>
        <w:t xml:space="preserve"> </w:t>
      </w:r>
      <w:r w:rsidR="00FD51A6" w:rsidRPr="00414E36">
        <w:rPr>
          <w:rFonts w:cs="Arial"/>
          <w:lang w:val="en-IN"/>
        </w:rPr>
        <w:t xml:space="preserve">Low temperatures </w:t>
      </w:r>
      <w:r w:rsidR="00FD51A6">
        <w:rPr>
          <w:rFonts w:cs="Arial"/>
          <w:lang w:val="en-IN"/>
        </w:rPr>
        <w:t xml:space="preserve">slow down </w:t>
      </w:r>
      <w:r w:rsidR="00FD51A6" w:rsidRPr="00414E36">
        <w:rPr>
          <w:rFonts w:cs="Arial"/>
          <w:lang w:val="en-IN"/>
        </w:rPr>
        <w:t>Li</w:t>
      </w:r>
      <w:r w:rsidR="00FD51A6" w:rsidRPr="0017550B">
        <w:rPr>
          <w:rFonts w:cs="Arial"/>
          <w:vertAlign w:val="superscript"/>
          <w:lang w:val="en-IN"/>
        </w:rPr>
        <w:t>+</w:t>
      </w:r>
      <w:r w:rsidR="00FD51A6">
        <w:rPr>
          <w:rFonts w:cs="Arial"/>
          <w:lang w:val="en-IN"/>
        </w:rPr>
        <w:t>-diffusion</w:t>
      </w:r>
      <w:r w:rsidR="00FD51A6" w:rsidRPr="00414E36">
        <w:rPr>
          <w:rFonts w:cs="Arial"/>
          <w:lang w:val="en-IN"/>
        </w:rPr>
        <w:t xml:space="preserve"> into anode, </w:t>
      </w:r>
      <w:r w:rsidR="00FD51A6">
        <w:rPr>
          <w:rFonts w:cs="Arial"/>
          <w:lang w:val="en-IN"/>
        </w:rPr>
        <w:t xml:space="preserve">which </w:t>
      </w:r>
      <w:r w:rsidR="00FD51A6" w:rsidRPr="00414E36">
        <w:rPr>
          <w:rFonts w:cs="Arial"/>
          <w:lang w:val="en-IN"/>
        </w:rPr>
        <w:t>compounded with operating voltage close to lithium metal, leads to metallic lithium</w:t>
      </w:r>
      <w:r w:rsidR="00FD51A6">
        <w:rPr>
          <w:rFonts w:cs="Arial"/>
          <w:lang w:val="en-IN"/>
        </w:rPr>
        <w:t xml:space="preserve"> </w:t>
      </w:r>
      <w:r w:rsidR="00FD51A6" w:rsidRPr="00414E36">
        <w:rPr>
          <w:rFonts w:cs="Arial"/>
          <w:lang w:val="en-IN"/>
        </w:rPr>
        <w:t>plating on the anode surface.</w:t>
      </w:r>
      <w:r w:rsidR="00FD51A6">
        <w:rPr>
          <w:rFonts w:cs="Arial"/>
          <w:lang w:val="en-IN"/>
        </w:rPr>
        <w:t xml:space="preserve"> </w:t>
      </w:r>
      <w:r w:rsidR="0054632C">
        <w:rPr>
          <w:rFonts w:cs="Arial"/>
        </w:rPr>
        <w:t>Lithium</w:t>
      </w:r>
      <w:r w:rsidR="0054632C" w:rsidRPr="005D6D0E">
        <w:rPr>
          <w:rFonts w:cs="Arial"/>
        </w:rPr>
        <w:t xml:space="preserve"> plating occurs during charging when </w:t>
      </w:r>
      <w:r w:rsidR="0054632C">
        <w:rPr>
          <w:rFonts w:cs="Arial"/>
        </w:rPr>
        <w:t>lithium-ions</w:t>
      </w:r>
      <w:r w:rsidR="0054632C" w:rsidRPr="005D6D0E">
        <w:rPr>
          <w:rFonts w:cs="Arial"/>
        </w:rPr>
        <w:t xml:space="preserve"> deposit on the </w:t>
      </w:r>
      <w:r w:rsidR="0054632C">
        <w:rPr>
          <w:rFonts w:cs="Arial"/>
        </w:rPr>
        <w:t>anode</w:t>
      </w:r>
      <w:r w:rsidR="0054632C" w:rsidRPr="005D6D0E">
        <w:rPr>
          <w:rFonts w:cs="Arial"/>
        </w:rPr>
        <w:t xml:space="preserve"> instead of intercalating into the graphite.</w:t>
      </w:r>
      <w:r w:rsidR="00FD51A6">
        <w:rPr>
          <w:rFonts w:cs="Arial"/>
        </w:rPr>
        <w:t xml:space="preserve"> This is shown in </w:t>
      </w:r>
      <w:r w:rsidR="00FD51A6">
        <w:rPr>
          <w:rFonts w:cs="Arial"/>
        </w:rPr>
        <w:fldChar w:fldCharType="begin"/>
      </w:r>
      <w:r w:rsidR="00FD51A6">
        <w:rPr>
          <w:rFonts w:cs="Arial"/>
        </w:rPr>
        <w:instrText xml:space="preserve"> REF _Ref526609258 \h </w:instrText>
      </w:r>
      <w:r w:rsidR="001F20F5">
        <w:rPr>
          <w:rFonts w:cs="Arial"/>
        </w:rPr>
        <w:instrText xml:space="preserve"> \* MERGEFORMAT </w:instrText>
      </w:r>
      <w:r w:rsidR="00FD51A6">
        <w:rPr>
          <w:rFonts w:cs="Arial"/>
        </w:rPr>
      </w:r>
      <w:r w:rsidR="00FD51A6">
        <w:rPr>
          <w:rFonts w:cs="Arial"/>
        </w:rPr>
        <w:fldChar w:fldCharType="separate"/>
      </w:r>
      <w:r w:rsidR="00A440CB" w:rsidRPr="00A440CB">
        <w:t xml:space="preserve">Figure </w:t>
      </w:r>
      <w:r w:rsidR="00A440CB" w:rsidRPr="00A440CB">
        <w:rPr>
          <w:noProof/>
        </w:rPr>
        <w:t>3.6</w:t>
      </w:r>
      <w:r w:rsidR="00FD51A6">
        <w:rPr>
          <w:rFonts w:cs="Arial"/>
        </w:rPr>
        <w:fldChar w:fldCharType="end"/>
      </w:r>
      <w:r w:rsidR="00FD51A6">
        <w:rPr>
          <w:rFonts w:cs="Arial"/>
        </w:rPr>
        <w:t>.</w:t>
      </w:r>
      <w:r w:rsidR="0054632C" w:rsidRPr="00414E36">
        <w:rPr>
          <w:rFonts w:cs="Arial"/>
        </w:rPr>
        <w:t xml:space="preserve"> </w:t>
      </w:r>
      <w:r w:rsidR="002E171D" w:rsidRPr="00414E36">
        <w:rPr>
          <w:rFonts w:cs="Arial"/>
          <w:lang w:val="en-IN"/>
        </w:rPr>
        <w:t>The proc</w:t>
      </w:r>
      <w:r w:rsidR="00414E36">
        <w:rPr>
          <w:rFonts w:cs="Arial"/>
          <w:lang w:val="en-IN"/>
        </w:rPr>
        <w:t xml:space="preserve">ess continues and forms lithium </w:t>
      </w:r>
      <w:r w:rsidR="002E171D" w:rsidRPr="00414E36">
        <w:rPr>
          <w:rFonts w:cs="Arial"/>
          <w:lang w:val="en-IN"/>
        </w:rPr>
        <w:t>dendrites during charging.</w:t>
      </w:r>
      <w:r w:rsidR="00414E36">
        <w:rPr>
          <w:rFonts w:cs="Arial"/>
          <w:lang w:val="en-IN"/>
        </w:rPr>
        <w:t xml:space="preserve"> </w:t>
      </w:r>
      <w:r w:rsidR="002E171D" w:rsidRPr="00414E36">
        <w:rPr>
          <w:rFonts w:cs="Arial"/>
          <w:lang w:val="en-IN"/>
        </w:rPr>
        <w:t>Lithium dendrites subsequently react with electrolyte to accelerate th</w:t>
      </w:r>
      <w:r w:rsidR="00414E36">
        <w:rPr>
          <w:rFonts w:cs="Arial"/>
          <w:lang w:val="en-IN"/>
        </w:rPr>
        <w:t xml:space="preserve">e aging process or in the worst </w:t>
      </w:r>
      <w:r w:rsidR="002E171D" w:rsidRPr="00414E36">
        <w:rPr>
          <w:rFonts w:cs="Arial"/>
          <w:lang w:val="en-IN"/>
        </w:rPr>
        <w:t xml:space="preserve">case, </w:t>
      </w:r>
      <w:r w:rsidR="0017550B">
        <w:rPr>
          <w:rFonts w:cs="Arial"/>
          <w:lang w:val="en-IN"/>
        </w:rPr>
        <w:t xml:space="preserve">cause </w:t>
      </w:r>
      <w:r w:rsidR="002E171D" w:rsidRPr="00414E36">
        <w:rPr>
          <w:rFonts w:cs="Arial"/>
          <w:lang w:val="en-IN"/>
        </w:rPr>
        <w:t>an internal short circuit</w:t>
      </w:r>
      <w:r w:rsidR="0017550B">
        <w:rPr>
          <w:rFonts w:cs="Arial"/>
        </w:rPr>
        <w:t>.</w:t>
      </w:r>
      <w:r w:rsidR="0054632C" w:rsidRPr="005D6D0E">
        <w:rPr>
          <w:rFonts w:cs="Arial"/>
        </w:rPr>
        <w:t xml:space="preserve"> </w:t>
      </w:r>
      <w:r w:rsidR="0054632C">
        <w:rPr>
          <w:rFonts w:cs="Arial"/>
        </w:rPr>
        <w:t>could be hazardous as</w:t>
      </w:r>
      <w:r w:rsidR="0054632C" w:rsidRPr="005D6D0E">
        <w:rPr>
          <w:rFonts w:cs="Arial"/>
        </w:rPr>
        <w:t xml:space="preserve"> it </w:t>
      </w:r>
      <w:r w:rsidR="0054632C">
        <w:rPr>
          <w:rFonts w:cs="Arial"/>
        </w:rPr>
        <w:t>is associated with</w:t>
      </w:r>
      <w:r w:rsidR="0054632C" w:rsidRPr="005D6D0E">
        <w:rPr>
          <w:rFonts w:cs="Arial"/>
        </w:rPr>
        <w:t xml:space="preserve"> safety </w:t>
      </w:r>
      <w:r w:rsidR="0054632C">
        <w:rPr>
          <w:rFonts w:cs="Arial"/>
        </w:rPr>
        <w:t>issues</w:t>
      </w:r>
      <w:r w:rsidR="0017550B">
        <w:rPr>
          <w:rFonts w:cs="Arial"/>
        </w:rPr>
        <w:t xml:space="preserve"> </w:t>
      </w:r>
      <w:r w:rsidR="0017550B">
        <w:rPr>
          <w:rFonts w:cs="Arial"/>
        </w:rPr>
        <w:fldChar w:fldCharType="begin"/>
      </w:r>
      <w:r w:rsidR="00992A98">
        <w:rPr>
          <w:rFonts w:cs="Arial"/>
        </w:rPr>
        <w:instrText>ADDIN CITAVI.PLACEHOLDER e4689183-fc0e-43d8-862a-72846861c884 PFBsYWNlaG9sZGVyPg0KICA8QWRkSW5WZXJzaW9uPjUuNC4wLjI8L0FkZEluVmVyc2lvbj4NCiAgPElkPmU0Njg5MTgzLWZjMGUtNDNkOC04NjJhLTcyODQ2ODYxYzg4NDwvSWQ+DQogIDxFbnRyaWVzPg0KICAgIDxFbnRyeT4NCiAgICAgIDxJZD5mMmM4NmRjOC03YmRmLTQ0MTctYjgwMi1iNzc2NDg1YmI1MTM8L0lkPg0KICAgICAgPFJlZmVyZW5jZUlkPmJkMDlhYTM2LWNhOGUtNGY5Ni1hZmZhLWEzMTk5NTc5YzViNj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sidR="0017550B">
        <w:rPr>
          <w:rFonts w:cs="Arial"/>
        </w:rPr>
        <w:fldChar w:fldCharType="separate"/>
      </w:r>
      <w:bookmarkStart w:id="155" w:name="_CTVP001e4689183fc0e43d8862a72846861c884"/>
      <w:r w:rsidR="00992A98">
        <w:rPr>
          <w:rFonts w:cs="Arial"/>
        </w:rPr>
        <w:t>[44]</w:t>
      </w:r>
      <w:bookmarkEnd w:id="155"/>
      <w:r w:rsidR="0017550B">
        <w:rPr>
          <w:rFonts w:cs="Arial"/>
        </w:rPr>
        <w:fldChar w:fldCharType="end"/>
      </w:r>
      <w:r w:rsidR="0054632C" w:rsidRPr="005D6D0E">
        <w:rPr>
          <w:rFonts w:cs="Arial"/>
        </w:rPr>
        <w:t>.</w:t>
      </w:r>
      <w:r w:rsidR="0017550B" w:rsidRPr="0017550B">
        <w:rPr>
          <w:rFonts w:cs="Arial"/>
        </w:rPr>
        <w:t xml:space="preserve"> </w:t>
      </w:r>
      <w:r w:rsidR="0017550B" w:rsidRPr="005D6D0E">
        <w:rPr>
          <w:rFonts w:cs="Arial"/>
        </w:rPr>
        <w:t>It is initiated by strenuous charges, charging at low temperatures, cell constructive design or conventional aging of the cell.</w:t>
      </w:r>
      <w:r w:rsidR="0054632C" w:rsidRPr="005D6D0E">
        <w:rPr>
          <w:rFonts w:cs="Arial"/>
        </w:rPr>
        <w:t xml:space="preserve"> It can</w:t>
      </w:r>
      <w:r w:rsidR="0017550B">
        <w:rPr>
          <w:rFonts w:cs="Arial"/>
        </w:rPr>
        <w:t xml:space="preserve"> also</w:t>
      </w:r>
      <w:r w:rsidR="0054632C" w:rsidRPr="005D6D0E">
        <w:rPr>
          <w:rFonts w:cs="Arial"/>
        </w:rPr>
        <w:t xml:space="preserve"> result </w:t>
      </w:r>
      <w:r w:rsidR="0017550B">
        <w:rPr>
          <w:rFonts w:cs="Arial"/>
        </w:rPr>
        <w:t>from operating at low</w:t>
      </w:r>
      <w:r w:rsidR="0054632C" w:rsidRPr="005D6D0E">
        <w:rPr>
          <w:rFonts w:cs="Arial"/>
        </w:rPr>
        <w:t xml:space="preserve"> temperatures and high </w:t>
      </w:r>
      <w:r w:rsidR="0054632C">
        <w:rPr>
          <w:rFonts w:cs="Arial"/>
        </w:rPr>
        <w:t xml:space="preserve">charge </w:t>
      </w:r>
      <w:r w:rsidR="0054632C" w:rsidRPr="005D6D0E">
        <w:rPr>
          <w:rFonts w:cs="Arial"/>
        </w:rPr>
        <w:t>current</w:t>
      </w:r>
      <w:r w:rsidR="0017550B">
        <w:rPr>
          <w:rFonts w:cs="Arial"/>
        </w:rPr>
        <w:t xml:space="preserve"> rates)</w:t>
      </w:r>
      <w:r w:rsidR="0054632C" w:rsidRPr="005D6D0E">
        <w:rPr>
          <w:rFonts w:cs="Arial"/>
        </w:rPr>
        <w:t xml:space="preserve"> </w:t>
      </w:r>
      <w:r w:rsidR="0054632C">
        <w:rPr>
          <w:rFonts w:cs="Arial"/>
        </w:rPr>
        <w:fldChar w:fldCharType="begin"/>
      </w:r>
      <w:r w:rsidR="0054632C">
        <w:rPr>
          <w:rFonts w:cs="Arial"/>
        </w:rPr>
        <w:instrText>ADDIN CITAVI.PLACEHOLDER 120dfa6d-a90e-4599-aa5c-fdc37af6ab9b PFBsYWNlaG9sZGVyPg0KICA8QWRkSW5WZXJzaW9uPjUuNC4wLjI8L0FkZEluVmVyc2lvbj4NCiAgPElkPjEyMGRmYTZkLWE5MGUtNDU5OS1hYTVjLWZkYzM3YWY2YWI5YjwvSWQ+DQogIDxFbnRyaWVzPg0KICAgIDxFbnRyeT4NCiAgICAgIDxJZD42OTBlN2Q3Mi00ZTk1LTQ4YTEtYjZjOC0zZTNjNWVkYjA2NTc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54632C">
        <w:rPr>
          <w:rFonts w:cs="Arial"/>
        </w:rPr>
        <w:fldChar w:fldCharType="separate"/>
      </w:r>
      <w:bookmarkStart w:id="156" w:name="_CTVP001120dfa6da90e4599aa5cfdc37af6ab9b"/>
      <w:r w:rsidR="0054632C">
        <w:rPr>
          <w:rFonts w:cs="Arial"/>
        </w:rPr>
        <w:t>[30]</w:t>
      </w:r>
      <w:bookmarkEnd w:id="156"/>
      <w:r w:rsidR="0054632C">
        <w:rPr>
          <w:rFonts w:cs="Arial"/>
        </w:rPr>
        <w:fldChar w:fldCharType="end"/>
      </w:r>
      <w:r w:rsidR="0017550B">
        <w:rPr>
          <w:rFonts w:cs="Arial"/>
        </w:rPr>
        <w:t>.</w:t>
      </w:r>
      <w:r w:rsidR="00FD51A6">
        <w:rPr>
          <w:rFonts w:cs="Arial"/>
        </w:rPr>
        <w:t xml:space="preserve"> </w:t>
      </w:r>
      <w:r w:rsidR="0017550B">
        <w:rPr>
          <w:rFonts w:cs="Arial"/>
        </w:rPr>
        <w:t xml:space="preserve"> </w:t>
      </w:r>
    </w:p>
    <w:p w14:paraId="1FADCA0A" w14:textId="77777777" w:rsidR="00FD51A6" w:rsidRDefault="00FD51A6" w:rsidP="00F93B02">
      <w:pPr>
        <w:keepNext/>
        <w:autoSpaceDE w:val="0"/>
        <w:autoSpaceDN w:val="0"/>
        <w:adjustRightInd w:val="0"/>
        <w:spacing w:before="0" w:after="0" w:line="360" w:lineRule="auto"/>
        <w:jc w:val="center"/>
        <w:textboxTightWrap w:val="none"/>
      </w:pPr>
      <w:r>
        <w:rPr>
          <w:noProof/>
        </w:rPr>
        <w:drawing>
          <wp:inline distT="0" distB="0" distL="0" distR="0" wp14:anchorId="368444FF" wp14:editId="5B8BDCD2">
            <wp:extent cx="3895725" cy="2801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a:extLst>
                        <a:ext uri="{28A0092B-C50C-407E-A947-70E740481C1C}">
                          <a14:useLocalDpi xmlns:a14="http://schemas.microsoft.com/office/drawing/2010/main" val="0"/>
                        </a:ext>
                      </a:extLst>
                    </a:blip>
                    <a:srcRect r="49786"/>
                    <a:stretch/>
                  </pic:blipFill>
                  <pic:spPr bwMode="auto">
                    <a:xfrm>
                      <a:off x="0" y="0"/>
                      <a:ext cx="3910685" cy="2812365"/>
                    </a:xfrm>
                    <a:prstGeom prst="rect">
                      <a:avLst/>
                    </a:prstGeom>
                    <a:noFill/>
                    <a:ln>
                      <a:noFill/>
                    </a:ln>
                    <a:extLst>
                      <a:ext uri="{53640926-AAD7-44D8-BBD7-CCE9431645EC}">
                        <a14:shadowObscured xmlns:a14="http://schemas.microsoft.com/office/drawing/2010/main"/>
                      </a:ext>
                    </a:extLst>
                  </pic:spPr>
                </pic:pic>
              </a:graphicData>
            </a:graphic>
          </wp:inline>
        </w:drawing>
      </w:r>
    </w:p>
    <w:p w14:paraId="1ECFD617" w14:textId="5FA2208A" w:rsidR="00414E36" w:rsidRPr="00F44A9B" w:rsidRDefault="00FD51A6" w:rsidP="00F44A9B">
      <w:pPr>
        <w:pStyle w:val="Caption"/>
        <w:spacing w:line="360" w:lineRule="auto"/>
        <w:jc w:val="both"/>
        <w:rPr>
          <w:rFonts w:cs="Arial"/>
          <w:sz w:val="20"/>
          <w:szCs w:val="20"/>
        </w:rPr>
      </w:pPr>
      <w:bookmarkStart w:id="157" w:name="_Ref526609258"/>
      <w:bookmarkStart w:id="158" w:name="_Toc528066881"/>
      <w:r w:rsidRPr="00F44A9B">
        <w:rPr>
          <w:sz w:val="20"/>
          <w:szCs w:val="20"/>
        </w:rPr>
        <w:t xml:space="preserve">Figure </w:t>
      </w:r>
      <w:r w:rsidRPr="00F44A9B">
        <w:rPr>
          <w:sz w:val="20"/>
          <w:szCs w:val="20"/>
        </w:rPr>
        <w:fldChar w:fldCharType="begin"/>
      </w:r>
      <w:r w:rsidRPr="00F44A9B">
        <w:rPr>
          <w:sz w:val="20"/>
          <w:szCs w:val="20"/>
        </w:rPr>
        <w:instrText xml:space="preserve"> STYLEREF 1 \s </w:instrText>
      </w:r>
      <w:r w:rsidRPr="00F44A9B">
        <w:rPr>
          <w:sz w:val="20"/>
          <w:szCs w:val="20"/>
        </w:rPr>
        <w:fldChar w:fldCharType="separate"/>
      </w:r>
      <w:r w:rsidR="00A440CB">
        <w:rPr>
          <w:noProof/>
          <w:sz w:val="20"/>
          <w:szCs w:val="20"/>
        </w:rPr>
        <w:t>3</w:t>
      </w:r>
      <w:r w:rsidRPr="00F44A9B">
        <w:rPr>
          <w:sz w:val="20"/>
          <w:szCs w:val="20"/>
        </w:rPr>
        <w:fldChar w:fldCharType="end"/>
      </w:r>
      <w:r w:rsidRPr="00F44A9B">
        <w:rPr>
          <w:sz w:val="20"/>
          <w:szCs w:val="20"/>
        </w:rPr>
        <w:t>.</w:t>
      </w:r>
      <w:r w:rsidRPr="00F44A9B">
        <w:rPr>
          <w:sz w:val="20"/>
          <w:szCs w:val="20"/>
        </w:rPr>
        <w:fldChar w:fldCharType="begin"/>
      </w:r>
      <w:r w:rsidRPr="00F44A9B">
        <w:rPr>
          <w:sz w:val="20"/>
          <w:szCs w:val="20"/>
        </w:rPr>
        <w:instrText xml:space="preserve"> SEQ Figure \* ARABIC \s 1 </w:instrText>
      </w:r>
      <w:r w:rsidRPr="00F44A9B">
        <w:rPr>
          <w:sz w:val="20"/>
          <w:szCs w:val="20"/>
        </w:rPr>
        <w:fldChar w:fldCharType="separate"/>
      </w:r>
      <w:r w:rsidR="00A440CB">
        <w:rPr>
          <w:noProof/>
          <w:sz w:val="20"/>
          <w:szCs w:val="20"/>
        </w:rPr>
        <w:t>6</w:t>
      </w:r>
      <w:r w:rsidRPr="00F44A9B">
        <w:rPr>
          <w:sz w:val="20"/>
          <w:szCs w:val="20"/>
        </w:rPr>
        <w:fldChar w:fldCharType="end"/>
      </w:r>
      <w:bookmarkEnd w:id="157"/>
      <w:r w:rsidRPr="00F44A9B">
        <w:rPr>
          <w:sz w:val="20"/>
          <w:szCs w:val="20"/>
        </w:rPr>
        <w:t xml:space="preserve">. Schematic showing the SEI and graphite anode under normal conditions and under the influence of lithium plating </w:t>
      </w:r>
      <w:r w:rsidRPr="00F44A9B">
        <w:rPr>
          <w:sz w:val="20"/>
          <w:szCs w:val="20"/>
        </w:rPr>
        <w:fldChar w:fldCharType="begin"/>
      </w:r>
      <w:r w:rsidR="00992A98" w:rsidRPr="00F44A9B">
        <w:rPr>
          <w:sz w:val="20"/>
          <w:szCs w:val="20"/>
        </w:rPr>
        <w:instrText>ADDIN CITAVI.PLACEHOLDER fa141ec6-e0f1-4bb3-891b-0031759ec900 PFBsYWNlaG9sZGVyPg0KICA8QWRkSW5WZXJzaW9uPjUuNC4wLjI8L0FkZEluVmVyc2lvbj4NCiAgPElkPmZhMTQxZWM2LWUwZjEtNGJiMy04OTFiLTAwMzE3NTllYzkwMDwvSWQ+DQogIDxFbnRyaWVzPg0KICAgIDxFbnRyeT4NCiAgICAgIDxJZD5jZmJjZDdmOS0xNGQ1LTQ4ZDAtYmIxZS01MDQwNGE3ZWEwMTY8L0lkPg0KICAgICAgPFJlZmVyZW5jZUlkPjA2ZjEwZTY0LTU0NzgtNDQ3MC04ZDFkLTQzNDdjMTlhZjQ0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Pr="00F44A9B">
        <w:rPr>
          <w:sz w:val="20"/>
          <w:szCs w:val="20"/>
        </w:rPr>
        <w:fldChar w:fldCharType="separate"/>
      </w:r>
      <w:bookmarkStart w:id="159" w:name="_CTVP001fa141ec6e0f14bb3891b0031759ec900"/>
      <w:r w:rsidR="00992A98" w:rsidRPr="00F44A9B">
        <w:rPr>
          <w:sz w:val="20"/>
          <w:szCs w:val="20"/>
        </w:rPr>
        <w:t>[45]</w:t>
      </w:r>
      <w:bookmarkEnd w:id="158"/>
      <w:bookmarkEnd w:id="159"/>
      <w:r w:rsidRPr="00F44A9B">
        <w:rPr>
          <w:sz w:val="20"/>
          <w:szCs w:val="20"/>
        </w:rPr>
        <w:fldChar w:fldCharType="end"/>
      </w:r>
    </w:p>
    <w:p w14:paraId="44CA59D6" w14:textId="6357150F" w:rsidR="0054632C" w:rsidRDefault="006E3917" w:rsidP="00F93B02">
      <w:pPr>
        <w:autoSpaceDE w:val="0"/>
        <w:autoSpaceDN w:val="0"/>
        <w:adjustRightInd w:val="0"/>
        <w:spacing w:line="360" w:lineRule="auto"/>
        <w:textboxTightWrap w:val="none"/>
        <w:rPr>
          <w:rFonts w:cs="Arial"/>
        </w:rPr>
      </w:pPr>
      <w:r>
        <w:rPr>
          <w:rFonts w:cs="Arial"/>
        </w:rPr>
        <w:lastRenderedPageBreak/>
        <w:t>LAM</w:t>
      </w:r>
      <w:r w:rsidR="00E1574E">
        <w:rPr>
          <w:rFonts w:cs="Arial"/>
        </w:rPr>
        <w:t xml:space="preserve"> </w:t>
      </w:r>
      <w:r w:rsidR="00C33A9E" w:rsidRPr="005D6D0E">
        <w:rPr>
          <w:rFonts w:cs="Arial"/>
        </w:rPr>
        <w:t xml:space="preserve">directly affects the structure of the electrodes, reducing the </w:t>
      </w:r>
      <w:r>
        <w:rPr>
          <w:rFonts w:cs="Arial"/>
        </w:rPr>
        <w:t>amount</w:t>
      </w:r>
      <w:r w:rsidR="00C33A9E" w:rsidRPr="005D6D0E">
        <w:rPr>
          <w:rFonts w:cs="Arial"/>
        </w:rPr>
        <w:t xml:space="preserve"> of activ</w:t>
      </w:r>
      <w:r w:rsidR="00926439">
        <w:rPr>
          <w:rFonts w:cs="Arial"/>
        </w:rPr>
        <w:t>e material used in the cell. T</w:t>
      </w:r>
      <w:r w:rsidR="00C33A9E" w:rsidRPr="005D6D0E">
        <w:rPr>
          <w:rFonts w:cs="Arial"/>
        </w:rPr>
        <w:t xml:space="preserve">he </w:t>
      </w:r>
      <w:r w:rsidR="007B28B7">
        <w:rPr>
          <w:rFonts w:cs="Arial"/>
        </w:rPr>
        <w:t>aging</w:t>
      </w:r>
      <w:r w:rsidR="00C33A9E" w:rsidRPr="005D6D0E">
        <w:rPr>
          <w:rFonts w:cs="Arial"/>
        </w:rPr>
        <w:t xml:space="preserve"> effects </w:t>
      </w:r>
      <w:r w:rsidR="00926439">
        <w:rPr>
          <w:rFonts w:cs="Arial"/>
        </w:rPr>
        <w:t>due to LAM are</w:t>
      </w:r>
      <w:r w:rsidR="00C33A9E" w:rsidRPr="005D6D0E">
        <w:rPr>
          <w:rFonts w:cs="Arial"/>
        </w:rPr>
        <w:t xml:space="preserve"> more prominent in </w:t>
      </w:r>
      <w:r w:rsidR="00C33A9E" w:rsidRPr="00E44859">
        <w:rPr>
          <w:rFonts w:cs="Arial"/>
          <w:noProof/>
        </w:rPr>
        <w:t>graphite</w:t>
      </w:r>
      <w:r w:rsidR="00E44859">
        <w:rPr>
          <w:rFonts w:cs="Arial"/>
          <w:noProof/>
        </w:rPr>
        <w:t>-</w:t>
      </w:r>
      <w:r>
        <w:rPr>
          <w:rFonts w:cs="Arial"/>
          <w:noProof/>
        </w:rPr>
        <w:t>anodes than in cathodes</w:t>
      </w:r>
      <w:r w:rsidR="00C33A9E" w:rsidRPr="005D6D0E">
        <w:rPr>
          <w:rFonts w:cs="Arial"/>
        </w:rPr>
        <w:t>. It is enhanced by high currents, high temperatures</w:t>
      </w:r>
      <w:r w:rsidR="00E44859">
        <w:rPr>
          <w:rFonts w:cs="Arial"/>
        </w:rPr>
        <w:t>,</w:t>
      </w:r>
      <w:r w:rsidR="00C33A9E" w:rsidRPr="005D6D0E">
        <w:rPr>
          <w:rFonts w:cs="Arial"/>
        </w:rPr>
        <w:t xml:space="preserve"> </w:t>
      </w:r>
      <w:r w:rsidR="00C33A9E" w:rsidRPr="00E44859">
        <w:rPr>
          <w:rFonts w:cs="Arial"/>
          <w:noProof/>
        </w:rPr>
        <w:t>and</w:t>
      </w:r>
      <w:r w:rsidR="00C33A9E" w:rsidRPr="005D6D0E">
        <w:rPr>
          <w:rFonts w:cs="Arial"/>
        </w:rPr>
        <w:t xml:space="preserve"> high SOC. The major reasons </w:t>
      </w:r>
      <w:r w:rsidR="00E44859">
        <w:rPr>
          <w:rFonts w:cs="Arial"/>
          <w:noProof/>
        </w:rPr>
        <w:t>for</w:t>
      </w:r>
      <w:r w:rsidR="00C33A9E" w:rsidRPr="005D6D0E">
        <w:rPr>
          <w:rFonts w:cs="Arial"/>
        </w:rPr>
        <w:t xml:space="preserve"> LAM </w:t>
      </w:r>
      <w:r w:rsidR="00C33A9E" w:rsidRPr="00E44859">
        <w:rPr>
          <w:rFonts w:cs="Arial"/>
          <w:noProof/>
        </w:rPr>
        <w:t>are</w:t>
      </w:r>
      <w:r w:rsidR="00C33A9E" w:rsidRPr="005D6D0E">
        <w:rPr>
          <w:rFonts w:cs="Arial"/>
        </w:rPr>
        <w:t xml:space="preserve"> particle isolation, side reactions within the active material of the electrodes and </w:t>
      </w:r>
      <w:r w:rsidR="007E0D8C">
        <w:rPr>
          <w:rFonts w:cs="Arial"/>
        </w:rPr>
        <w:t xml:space="preserve">the </w:t>
      </w:r>
      <w:r w:rsidR="00830640">
        <w:rPr>
          <w:rFonts w:cs="Arial"/>
        </w:rPr>
        <w:t>electrolyte-electrode interface</w:t>
      </w:r>
      <w:r w:rsidR="00C33A9E" w:rsidRPr="005D6D0E">
        <w:rPr>
          <w:rFonts w:cs="Arial"/>
        </w:rPr>
        <w:t xml:space="preserve">. LAM may lead to second stages of cell degradation where abrupt capacity losses might appear after </w:t>
      </w:r>
      <w:r w:rsidR="00E44859">
        <w:rPr>
          <w:rFonts w:cs="Arial"/>
        </w:rPr>
        <w:t xml:space="preserve">a </w:t>
      </w:r>
      <w:r w:rsidR="00C33A9E" w:rsidRPr="00E44859">
        <w:rPr>
          <w:rFonts w:cs="Arial"/>
          <w:noProof/>
        </w:rPr>
        <w:t>steady</w:t>
      </w:r>
      <w:r w:rsidR="00C33A9E" w:rsidRPr="005D6D0E">
        <w:rPr>
          <w:rFonts w:cs="Arial"/>
        </w:rPr>
        <w:t xml:space="preserve"> c</w:t>
      </w:r>
      <w:r>
        <w:rPr>
          <w:rFonts w:cs="Arial"/>
        </w:rPr>
        <w:t>apacity loss in the first stage</w:t>
      </w:r>
      <w:r w:rsidR="00C33A9E" w:rsidRPr="005D6D0E">
        <w:rPr>
          <w:rFonts w:cs="Arial"/>
        </w:rPr>
        <w:t xml:space="preserve"> </w:t>
      </w:r>
      <w:r w:rsidR="00EF12F3">
        <w:rPr>
          <w:rFonts w:cs="Arial"/>
        </w:rPr>
        <w:fldChar w:fldCharType="begin"/>
      </w:r>
      <w:r w:rsidR="00475231">
        <w:rPr>
          <w:rFonts w:cs="Arial"/>
        </w:rPr>
        <w:instrText>ADDIN CITAVI.PLACEHOLDER 56e77fff-1edd-4714-8fea-2c9c94bb5f7d PFBsYWNlaG9sZGVyPg0KICA8QWRkSW5WZXJzaW9uPjUuNC4wLjI8L0FkZEluVmVyc2lvbj4NCiAgPElkPjU2ZTc3ZmZmLTFlZGQtNDcxNC04ZmVhLTJjOWM5NGJiNWY3ZDwvSWQ+DQogIDxFbnRyaWVzPg0KICAgIDxFbnRyeT4NCiAgICAgIDxJZD5kNDE3ZmUxOC1mY2RiLTQyODktODliYy05N2U3MWMxZWZl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160" w:name="_CTVP00156e77fff1edd47148fea2c9c94bb5f7d"/>
      <w:r w:rsidR="00475231">
        <w:rPr>
          <w:rFonts w:cs="Arial"/>
        </w:rPr>
        <w:t>[30]</w:t>
      </w:r>
      <w:bookmarkEnd w:id="160"/>
      <w:r w:rsidR="00EF12F3">
        <w:rPr>
          <w:rFonts w:cs="Arial"/>
        </w:rPr>
        <w:fldChar w:fldCharType="end"/>
      </w:r>
      <w:r>
        <w:rPr>
          <w:rFonts w:cs="Arial"/>
        </w:rPr>
        <w:t>.</w:t>
      </w:r>
      <w:r w:rsidR="00C33A9E" w:rsidRPr="005D6D0E">
        <w:rPr>
          <w:rFonts w:cs="Arial"/>
        </w:rPr>
        <w:tab/>
      </w:r>
      <w:r w:rsidR="0054632C" w:rsidRPr="005D6D0E">
        <w:rPr>
          <w:rFonts w:cs="Arial"/>
        </w:rPr>
        <w:t xml:space="preserve"> </w:t>
      </w:r>
    </w:p>
    <w:p w14:paraId="67865A6D" w14:textId="3119882E" w:rsidR="005D6D0E" w:rsidRDefault="00F93E44" w:rsidP="00F93B02">
      <w:pPr>
        <w:spacing w:line="360" w:lineRule="auto"/>
        <w:rPr>
          <w:rFonts w:cs="Arial"/>
        </w:rPr>
      </w:pPr>
      <w:r>
        <w:rPr>
          <w:rFonts w:cs="Arial"/>
        </w:rPr>
        <w:t xml:space="preserve">In </w:t>
      </w:r>
      <w:r w:rsidR="00522B07">
        <w:rPr>
          <w:rFonts w:cs="Arial"/>
        </w:rPr>
        <w:t>ORI</w:t>
      </w:r>
      <w:r>
        <w:rPr>
          <w:rFonts w:cs="Arial"/>
        </w:rPr>
        <w:t>, d</w:t>
      </w:r>
      <w:r w:rsidR="00C33A9E" w:rsidRPr="005D6D0E">
        <w:rPr>
          <w:rFonts w:cs="Arial"/>
        </w:rPr>
        <w:t>egradation caused on the electrodes and electrolyte materials directly result in the increase in the electronic and ionic resistances, respectively. The possible reasons for ORI are particle isolation causing LAM, binder decomposition, current collector corrosion, volume changes in active material and electr</w:t>
      </w:r>
      <w:r w:rsidR="0083037C">
        <w:rPr>
          <w:rFonts w:cs="Arial"/>
        </w:rPr>
        <w:t>olyte contamination, and SEI growth and</w:t>
      </w:r>
      <w:r w:rsidR="00C33A9E" w:rsidRPr="005D6D0E">
        <w:rPr>
          <w:rFonts w:cs="Arial"/>
        </w:rPr>
        <w:t xml:space="preserve"> destabilizat</w:t>
      </w:r>
      <w:r w:rsidR="005D6D0E">
        <w:rPr>
          <w:rFonts w:cs="Arial"/>
        </w:rPr>
        <w:t xml:space="preserve">ion affecting ionic resistance </w:t>
      </w:r>
      <w:r w:rsidR="00EF12F3">
        <w:rPr>
          <w:rFonts w:cs="Arial"/>
        </w:rPr>
        <w:fldChar w:fldCharType="begin"/>
      </w:r>
      <w:r w:rsidR="00475231">
        <w:rPr>
          <w:rFonts w:cs="Arial"/>
        </w:rPr>
        <w:instrText>ADDIN CITAVI.PLACEHOLDER a6b65ba8-6c0f-4186-81a4-75ab1439c15a PFBsYWNlaG9sZGVyPg0KICA8QWRkSW5WZXJzaW9uPjUuNC4wLjI8L0FkZEluVmVyc2lvbj4NCiAgPElkPmE2YjY1YmE4LTZjMGYtNDE4Ni04MWE0LTc1YWIxNDM5YzE1YTwvSWQ+DQogIDxFbnRyaWVzPg0KICAgIDxFbnRyeT4NCiAgICAgIDxJZD5mMDU1MzAwMS01YTY0LTRmM2QtYTA3NC01MmIxNmFmOGFiZW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161" w:name="_CTVP001a6b65ba86c0f418681a475ab1439c15a"/>
      <w:r w:rsidR="00475231">
        <w:rPr>
          <w:rFonts w:cs="Arial"/>
        </w:rPr>
        <w:t>[30]</w:t>
      </w:r>
      <w:bookmarkEnd w:id="161"/>
      <w:r w:rsidR="00EF12F3">
        <w:rPr>
          <w:rFonts w:cs="Arial"/>
        </w:rPr>
        <w:fldChar w:fldCharType="end"/>
      </w:r>
      <w:r w:rsidR="006E3917">
        <w:rPr>
          <w:rFonts w:cs="Arial"/>
        </w:rPr>
        <w:t>. The ohmic and non-ohmic resistances are separated and studied in detail in section 3.2.3.</w:t>
      </w:r>
    </w:p>
    <w:p w14:paraId="6E7A5220" w14:textId="7D4B3747" w:rsidR="00703B40" w:rsidRDefault="00703B40" w:rsidP="00F93B02">
      <w:pPr>
        <w:spacing w:line="360" w:lineRule="auto"/>
        <w:rPr>
          <w:rFonts w:cs="Arial"/>
        </w:rPr>
      </w:pPr>
      <w:r>
        <w:rPr>
          <w:lang w:eastAsia="de-DE"/>
        </w:rPr>
        <w:t>This chapter served to understand the underlying theory behin</w:t>
      </w:r>
      <w:r w:rsidR="00522B07">
        <w:rPr>
          <w:lang w:eastAsia="de-DE"/>
        </w:rPr>
        <w:t>d the work done in the thesis. It started with a</w:t>
      </w:r>
      <w:r>
        <w:rPr>
          <w:lang w:eastAsia="de-DE"/>
        </w:rPr>
        <w:t xml:space="preserve"> literature review of the </w:t>
      </w:r>
      <w:r w:rsidR="00522B07">
        <w:rPr>
          <w:lang w:eastAsia="de-DE"/>
        </w:rPr>
        <w:t>studies on packaging geometries</w:t>
      </w:r>
      <w:r>
        <w:rPr>
          <w:lang w:eastAsia="de-DE"/>
        </w:rPr>
        <w:t>.</w:t>
      </w:r>
      <w:r w:rsidR="00522B07">
        <w:rPr>
          <w:lang w:eastAsia="de-DE"/>
        </w:rPr>
        <w:t xml:space="preserve"> Then the formation and importance of the SEI layer was studied.</w:t>
      </w:r>
      <w:r>
        <w:rPr>
          <w:lang w:eastAsia="de-DE"/>
        </w:rPr>
        <w:t xml:space="preserve"> </w:t>
      </w:r>
      <w:r w:rsidR="00522B07">
        <w:rPr>
          <w:lang w:eastAsia="de-DE"/>
        </w:rPr>
        <w:t xml:space="preserve">In the next part, the methods to separate the ohmic and non-ohmic components of resistances were studied and adapted into the thesis. </w:t>
      </w:r>
      <w:r>
        <w:rPr>
          <w:lang w:eastAsia="de-DE"/>
        </w:rPr>
        <w:t xml:space="preserve">Further, </w:t>
      </w:r>
      <w:r w:rsidR="009E2E2B">
        <w:rPr>
          <w:lang w:eastAsia="de-DE"/>
        </w:rPr>
        <w:t>the different factors affecting aging and aging mechanisms were summarized</w:t>
      </w:r>
      <w:r>
        <w:rPr>
          <w:lang w:eastAsia="de-DE"/>
        </w:rPr>
        <w:t>. The next chapter discusses the specifics of the cells manufactured and moves on to the experiments performed on the cells within the scope of the thesis.</w:t>
      </w:r>
    </w:p>
    <w:p w14:paraId="25EF9786" w14:textId="7217C961" w:rsidR="00F1585E" w:rsidRDefault="001262CA" w:rsidP="00F93B02">
      <w:pPr>
        <w:pStyle w:val="Heading1"/>
        <w:spacing w:line="360" w:lineRule="auto"/>
        <w:rPr>
          <w:lang w:eastAsia="de-DE"/>
        </w:rPr>
      </w:pPr>
      <w:bookmarkStart w:id="162" w:name="_Toc528067756"/>
      <w:bookmarkEnd w:id="77"/>
      <w:bookmarkEnd w:id="78"/>
      <w:bookmarkEnd w:id="79"/>
      <w:r>
        <w:rPr>
          <w:lang w:eastAsia="de-DE"/>
        </w:rPr>
        <w:lastRenderedPageBreak/>
        <w:t>Experiment</w:t>
      </w:r>
      <w:r w:rsidR="00A73FC8">
        <w:rPr>
          <w:lang w:eastAsia="de-DE"/>
        </w:rPr>
        <w:t>al</w:t>
      </w:r>
      <w:r w:rsidR="00FA7A9F">
        <w:rPr>
          <w:lang w:eastAsia="de-DE"/>
        </w:rPr>
        <w:t xml:space="preserve"> </w:t>
      </w:r>
      <w:commentRangeStart w:id="163"/>
      <w:r w:rsidR="00FA7A9F">
        <w:rPr>
          <w:lang w:eastAsia="de-DE"/>
        </w:rPr>
        <w:t>Setup</w:t>
      </w:r>
      <w:commentRangeEnd w:id="163"/>
      <w:r w:rsidR="00FA7A9F">
        <w:rPr>
          <w:rStyle w:val="CommentReference"/>
          <w:rFonts w:eastAsiaTheme="minorHAnsi" w:cstheme="minorBidi"/>
          <w:b w:val="0"/>
          <w:bCs w:val="0"/>
        </w:rPr>
        <w:commentReference w:id="163"/>
      </w:r>
      <w:bookmarkEnd w:id="162"/>
    </w:p>
    <w:p w14:paraId="7394AC12" w14:textId="77777777" w:rsidR="00EE3F48" w:rsidRPr="0074301E" w:rsidRDefault="008F79C0" w:rsidP="00F93B02">
      <w:pPr>
        <w:spacing w:line="360" w:lineRule="auto"/>
        <w:rPr>
          <w:rFonts w:cs="Arial"/>
        </w:rPr>
      </w:pPr>
      <w:r>
        <w:rPr>
          <w:rFonts w:cs="Arial"/>
        </w:rPr>
        <w:t>T</w:t>
      </w:r>
      <w:r w:rsidR="00EE3F48" w:rsidRPr="0074301E">
        <w:rPr>
          <w:rFonts w:cs="Arial"/>
        </w:rPr>
        <w:t>his chapter</w:t>
      </w:r>
      <w:r>
        <w:rPr>
          <w:rFonts w:cs="Arial"/>
        </w:rPr>
        <w:t xml:space="preserve"> discusses the conditions and methods for the manufacture of the cells along with the cell testing</w:t>
      </w:r>
      <w:r w:rsidR="00EE3F48" w:rsidRPr="0074301E">
        <w:rPr>
          <w:rFonts w:cs="Arial"/>
        </w:rPr>
        <w:t xml:space="preserve">. In the first part, the cell geometry, size and chemical composition of the cathodes and anodes are mentioned. The second part describes the test performed on the cells which are used </w:t>
      </w:r>
      <w:r w:rsidR="004606E9">
        <w:rPr>
          <w:rFonts w:cs="Arial"/>
        </w:rPr>
        <w:t>with</w:t>
      </w:r>
      <w:r w:rsidR="00EE3F48" w:rsidRPr="0074301E">
        <w:rPr>
          <w:rFonts w:cs="Arial"/>
        </w:rPr>
        <w:t>in</w:t>
      </w:r>
      <w:r w:rsidR="004606E9">
        <w:rPr>
          <w:rFonts w:cs="Arial"/>
        </w:rPr>
        <w:t xml:space="preserve"> the</w:t>
      </w:r>
      <w:r w:rsidR="00EE3F48" w:rsidRPr="0074301E">
        <w:rPr>
          <w:rFonts w:cs="Arial"/>
        </w:rPr>
        <w:t xml:space="preserve"> scope of this thesis. </w:t>
      </w:r>
    </w:p>
    <w:p w14:paraId="299A17D1" w14:textId="77777777" w:rsidR="00EE3F48" w:rsidRPr="0074301E" w:rsidRDefault="00EE3F48" w:rsidP="00F93B02">
      <w:pPr>
        <w:pStyle w:val="Heading2"/>
        <w:spacing w:line="360" w:lineRule="auto"/>
      </w:pPr>
      <w:bookmarkStart w:id="164" w:name="_Toc528067757"/>
      <w:r>
        <w:t>Cell chemistry</w:t>
      </w:r>
      <w:bookmarkEnd w:id="164"/>
      <w:r w:rsidRPr="0074301E">
        <w:t xml:space="preserve"> </w:t>
      </w:r>
    </w:p>
    <w:p w14:paraId="29AB3FD3" w14:textId="77777777" w:rsidR="00826B78" w:rsidRDefault="00EE3F48" w:rsidP="00F93B02">
      <w:pPr>
        <w:spacing w:line="360" w:lineRule="auto"/>
        <w:rPr>
          <w:rFonts w:cs="Arial"/>
        </w:rPr>
      </w:pPr>
      <w:r w:rsidRPr="0074301E">
        <w:rPr>
          <w:rFonts w:cs="Arial"/>
        </w:rPr>
        <w:t>To have a common comparison standard between the cell packaging geometries, the chemistry for the anode, cathode, electrolyte</w:t>
      </w:r>
      <w:r w:rsidR="00133999">
        <w:rPr>
          <w:rFonts w:cs="Arial"/>
        </w:rPr>
        <w:t>,</w:t>
      </w:r>
      <w:r w:rsidRPr="0074301E">
        <w:rPr>
          <w:rFonts w:cs="Arial"/>
        </w:rPr>
        <w:t xml:space="preserve"> </w:t>
      </w:r>
      <w:r w:rsidRPr="00133999">
        <w:rPr>
          <w:rFonts w:cs="Arial"/>
          <w:noProof/>
        </w:rPr>
        <w:t>and</w:t>
      </w:r>
      <w:r w:rsidRPr="0074301E">
        <w:rPr>
          <w:rFonts w:cs="Arial"/>
        </w:rPr>
        <w:t xml:space="preserve"> separator were chosen to b</w:t>
      </w:r>
      <w:r w:rsidR="0043002A">
        <w:rPr>
          <w:rFonts w:cs="Arial"/>
        </w:rPr>
        <w:t xml:space="preserve">e the same. All cells </w:t>
      </w:r>
      <w:r w:rsidRPr="0074301E">
        <w:rPr>
          <w:rFonts w:cs="Arial"/>
        </w:rPr>
        <w:t>manufactured have the same material</w:t>
      </w:r>
      <w:r w:rsidR="0043002A">
        <w:rPr>
          <w:rFonts w:cs="Arial"/>
        </w:rPr>
        <w:t>s</w:t>
      </w:r>
      <w:r w:rsidR="000C29DC">
        <w:rPr>
          <w:rFonts w:cs="Arial"/>
        </w:rPr>
        <w:t xml:space="preserve"> for the electrodes</w:t>
      </w:r>
      <w:r w:rsidRPr="0074301E">
        <w:rPr>
          <w:rFonts w:cs="Arial"/>
        </w:rPr>
        <w:t>, LiFePO</w:t>
      </w:r>
      <w:r w:rsidRPr="0074301E">
        <w:rPr>
          <w:rFonts w:cs="Arial"/>
          <w:vertAlign w:val="subscript"/>
        </w:rPr>
        <w:t>4</w:t>
      </w:r>
      <w:r w:rsidRPr="0074301E">
        <w:rPr>
          <w:rFonts w:cs="Arial"/>
        </w:rPr>
        <w:t xml:space="preserve"> as the cathode and graphite as the anode. Both the materials of the electrodes are from the same batch of raw materials for all the cells</w:t>
      </w:r>
      <w:r w:rsidR="00B032EC">
        <w:rPr>
          <w:rFonts w:cs="Arial"/>
        </w:rPr>
        <w:t xml:space="preserve"> </w:t>
      </w:r>
      <w:r w:rsidR="00EF12F3">
        <w:rPr>
          <w:rFonts w:cs="Arial"/>
        </w:rPr>
        <w:fldChar w:fldCharType="begin"/>
      </w:r>
      <w:r w:rsidR="00992A98">
        <w:rPr>
          <w:rFonts w:cs="Arial"/>
        </w:rPr>
        <w:instrText>ADDIN CITAVI.PLACEHOLDER 926ed76b-71c8-4b96-88f7-775f2b422c15 PFBsYWNlaG9sZGVyPg0KICA8QWRkSW5WZXJzaW9uPjUuNC4wLjI8L0FkZEluVmVyc2lvbj4NCiAgPElkPjkyNmVkNzZiLTcxYzgtNGI5Ni04OGY3LTc3NWYyYjQyMmMxNTwvSWQ+DQogIDxFbnRyaWVzPg0KICAgIDxFbnRyeT4NCiAgICAgIDxJZD4wZjY2MmRiZS0wNWRjLTRhYjAtODgwOC00NmE3YzEzNjRmOTQ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EF12F3">
        <w:rPr>
          <w:rFonts w:cs="Arial"/>
        </w:rPr>
        <w:fldChar w:fldCharType="separate"/>
      </w:r>
      <w:bookmarkStart w:id="165" w:name="_CTVP001926ed76b71c84b9688f7775f2b422c15"/>
      <w:r w:rsidR="00992A98">
        <w:rPr>
          <w:rFonts w:cs="Arial"/>
        </w:rPr>
        <w:t>[46]</w:t>
      </w:r>
      <w:bookmarkEnd w:id="165"/>
      <w:r w:rsidR="00EF12F3">
        <w:rPr>
          <w:rFonts w:cs="Arial"/>
        </w:rPr>
        <w:fldChar w:fldCharType="end"/>
      </w:r>
      <w:r w:rsidR="00AD6E72">
        <w:rPr>
          <w:rFonts w:cs="Arial"/>
        </w:rPr>
        <w:t>.</w:t>
      </w:r>
      <w:r w:rsidRPr="0074301E">
        <w:rPr>
          <w:rFonts w:cs="Arial"/>
        </w:rPr>
        <w:t xml:space="preserve"> </w:t>
      </w:r>
    </w:p>
    <w:p w14:paraId="19FFD362" w14:textId="139CCDCE" w:rsidR="008F79C0" w:rsidRDefault="00EE3F48" w:rsidP="00F93B02">
      <w:pPr>
        <w:spacing w:line="360" w:lineRule="auto"/>
        <w:rPr>
          <w:rFonts w:cs="Arial"/>
        </w:rPr>
      </w:pPr>
      <w:r w:rsidRPr="0074301E">
        <w:rPr>
          <w:rFonts w:cs="Arial"/>
        </w:rPr>
        <w:t xml:space="preserve">The separator used for the </w:t>
      </w:r>
      <w:r w:rsidR="00826B78">
        <w:rPr>
          <w:rFonts w:cs="Arial"/>
        </w:rPr>
        <w:t>cell manufacture is a tri-layer</w:t>
      </w:r>
      <w:r w:rsidRPr="0074301E">
        <w:rPr>
          <w:rFonts w:cs="Arial"/>
        </w:rPr>
        <w:t xml:space="preserve"> Celgard 2325 grade</w:t>
      </w:r>
      <w:r w:rsidR="00FE6B67">
        <w:rPr>
          <w:rFonts w:cs="Arial"/>
        </w:rPr>
        <w:t xml:space="preserve"> </w:t>
      </w:r>
      <w:r w:rsidR="00FE6B67">
        <w:rPr>
          <w:rFonts w:cs="Arial"/>
        </w:rPr>
        <w:fldChar w:fldCharType="begin"/>
      </w:r>
      <w:r w:rsidR="00992A98">
        <w:rPr>
          <w:rFonts w:cs="Arial"/>
        </w:rPr>
        <w:instrText>ADDIN CITAVI.PLACEHOLDER c32b81e4-5dc1-4728-b133-e9e1efaa4108 PFBsYWNlaG9sZGVyPg0KICA8QWRkSW5WZXJzaW9uPjUuNC4wLjI8L0FkZEluVmVyc2lvbj4NCiAgPElkPmMzMmI4MWU0LTVkYzEtNDcyOC1iMTMzLWU5ZTFlZmFhNDEwODwvSWQ+DQogIDxFbnRyaWVzPg0KICAgIDxFbnRyeT4NCiAgICAgIDxJZD5iM2Y2MWJiMy0xMzI3LTQ4ZjEtYTRkNy0yNjE0NTBmMzc4NGQ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FE6B67">
        <w:rPr>
          <w:rFonts w:cs="Arial"/>
        </w:rPr>
        <w:fldChar w:fldCharType="separate"/>
      </w:r>
      <w:bookmarkStart w:id="166" w:name="_CTVP001c32b81e45dc14728b133e9e1efaa4108"/>
      <w:r w:rsidR="00992A98">
        <w:rPr>
          <w:rFonts w:cs="Arial"/>
        </w:rPr>
        <w:t>[46]</w:t>
      </w:r>
      <w:bookmarkEnd w:id="166"/>
      <w:r w:rsidR="00FE6B67">
        <w:rPr>
          <w:rFonts w:cs="Arial"/>
        </w:rPr>
        <w:fldChar w:fldCharType="end"/>
      </w:r>
      <w:r w:rsidRPr="0074301E">
        <w:rPr>
          <w:rFonts w:cs="Arial"/>
        </w:rPr>
        <w:t>. This type of tri-layered poly-olefin separator consists of 1 polyethylene (PE) layer sandwiched between tw</w:t>
      </w:r>
      <w:r w:rsidR="00E4421D">
        <w:rPr>
          <w:rFonts w:cs="Arial"/>
        </w:rPr>
        <w:t xml:space="preserve">o layers of polypropylene (PP) </w:t>
      </w:r>
      <w:r w:rsidRPr="0074301E">
        <w:rPr>
          <w:rFonts w:cs="Arial"/>
        </w:rPr>
        <w:t>and is the most commonly used separator type. This is because of their chemical inertia and the safety feature the combination of PP-PE-PP offers. In the case of overheating, the PE layer melts, losing its porosity (i.e</w:t>
      </w:r>
      <w:r w:rsidR="008F79C0">
        <w:rPr>
          <w:rFonts w:cs="Arial"/>
        </w:rPr>
        <w:t>., mechanically blocking the Li</w:t>
      </w:r>
      <w:r w:rsidR="008F79C0" w:rsidRPr="008F79C0">
        <w:rPr>
          <w:rFonts w:cs="Arial"/>
          <w:vertAlign w:val="superscript"/>
        </w:rPr>
        <w:t>+</w:t>
      </w:r>
      <w:r w:rsidRPr="0074301E">
        <w:rPr>
          <w:rFonts w:cs="Arial"/>
        </w:rPr>
        <w:t xml:space="preserve"> ion movement), while the PP layer prevents large dimensional changes until its own melting, thus preventing short-circuits. </w:t>
      </w:r>
    </w:p>
    <w:p w14:paraId="065D2129" w14:textId="006E234B" w:rsidR="00EE3F48" w:rsidRPr="0074301E" w:rsidRDefault="00EE3F48" w:rsidP="00F93B02">
      <w:pPr>
        <w:spacing w:line="360" w:lineRule="auto"/>
        <w:rPr>
          <w:rFonts w:cs="Arial"/>
          <w:color w:val="548DD4" w:themeColor="text2" w:themeTint="99"/>
        </w:rPr>
      </w:pPr>
      <w:r w:rsidRPr="0074301E">
        <w:rPr>
          <w:rFonts w:cs="Arial"/>
        </w:rPr>
        <w:t>The composition of the electrolyte solution strongly influences the temperature dependence of the capacity. This is related to the quality of the passivation of the graphite electrodes in the various solutions and to the transport properties of the passivating surface films that cover the graphite particles</w:t>
      </w:r>
      <w:r w:rsidR="008F79C0">
        <w:rPr>
          <w:rFonts w:cs="Arial"/>
        </w:rPr>
        <w:t xml:space="preserve"> (discussion related to SEI layer formation).</w:t>
      </w:r>
      <w:r w:rsidR="00D54EB5">
        <w:rPr>
          <w:rFonts w:cs="Arial"/>
        </w:rPr>
        <w:t xml:space="preserve"> </w:t>
      </w:r>
      <w:r w:rsidR="00EF12F3">
        <w:rPr>
          <w:rFonts w:cs="Arial"/>
        </w:rPr>
        <w:fldChar w:fldCharType="begin"/>
      </w:r>
      <w:r w:rsidR="00992A98">
        <w:rPr>
          <w:rFonts w:cs="Arial"/>
        </w:rPr>
        <w:instrText>ADDIN CITAVI.PLACEHOLDER a32f5c62-351c-4247-8c11-6dcca7d95aed PFBsYWNlaG9sZGVyPg0KICA8QWRkSW5WZXJzaW9uPjUuNC4wLjI8L0FkZEluVmVyc2lvbj4NCiAgPElkPmEzMmY1YzYyLTM1MWMtNDI0Ny04YzExLTZkY2NhN2Q5NWFlZDwvSWQ+DQogIDxFbnRyaWVzPg0KICAgIDxFbnRyeT4NCiAgICAgIDxJZD5mY2IyNzI3ZC1mZDliLTQ5YTEtOGUzMi1iZmZmMzNlMGUxZTg8L0lkPg0KICAgICAgPFJlZmVyZW5jZUlkPmJmMDk4ZThhLThlZWQtNGY1ZC1iM2YyLTVlODFkNTQxMjFiZ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3XTwvVGV4dD4NCiAgICA8L1RleHRVbml0Pg0KICA8L1RleHRVbml0cz4NCjwvUGxhY2Vob2xkZXI+</w:instrText>
      </w:r>
      <w:r w:rsidR="00EF12F3">
        <w:rPr>
          <w:rFonts w:cs="Arial"/>
        </w:rPr>
        <w:fldChar w:fldCharType="separate"/>
      </w:r>
      <w:bookmarkStart w:id="167" w:name="_CTVP001a32f5c62351c42478c116dcca7d95aed"/>
      <w:r w:rsidR="00992A98">
        <w:rPr>
          <w:rFonts w:cs="Arial"/>
        </w:rPr>
        <w:t>[47]</w:t>
      </w:r>
      <w:bookmarkEnd w:id="167"/>
      <w:r w:rsidR="00EF12F3">
        <w:rPr>
          <w:rFonts w:cs="Arial"/>
        </w:rPr>
        <w:fldChar w:fldCharType="end"/>
      </w:r>
      <w:r w:rsidRPr="0074301E">
        <w:rPr>
          <w:rFonts w:cs="Arial"/>
        </w:rPr>
        <w:t xml:space="preserve"> For the cells manufactured by SPICY, the electrolyte solution used is a blend of ethylene carbonate (EC), propylene carbonate (PC) and </w:t>
      </w:r>
      <w:r w:rsidRPr="00133999">
        <w:rPr>
          <w:rFonts w:cs="Arial"/>
          <w:noProof/>
        </w:rPr>
        <w:t>dimethyl</w:t>
      </w:r>
      <w:r w:rsidRPr="0074301E">
        <w:rPr>
          <w:rFonts w:cs="Arial"/>
        </w:rPr>
        <w:t xml:space="preserve"> carbonate (DMC) in volume proportion 1:1:3, respectively, with 1M of LiPF</w:t>
      </w:r>
      <w:r w:rsidRPr="00B14789">
        <w:rPr>
          <w:rFonts w:cs="Arial"/>
          <w:vertAlign w:val="subscript"/>
        </w:rPr>
        <w:t>6</w:t>
      </w:r>
      <w:r w:rsidRPr="0074301E">
        <w:rPr>
          <w:rFonts w:cs="Arial"/>
        </w:rPr>
        <w:t xml:space="preserve"> and 2% we</w:t>
      </w:r>
      <w:r w:rsidR="00C13394">
        <w:rPr>
          <w:rFonts w:cs="Arial"/>
        </w:rPr>
        <w:t>ight of vinylene carbonate (VC)</w:t>
      </w:r>
      <w:r w:rsidRPr="0074301E">
        <w:rPr>
          <w:rFonts w:cs="Arial"/>
        </w:rPr>
        <w:t xml:space="preserve"> </w:t>
      </w:r>
      <w:r w:rsidR="00EF12F3">
        <w:rPr>
          <w:rFonts w:cs="Arial"/>
        </w:rPr>
        <w:fldChar w:fldCharType="begin"/>
      </w:r>
      <w:r w:rsidR="00992A98">
        <w:rPr>
          <w:rFonts w:cs="Arial"/>
        </w:rPr>
        <w:instrText>ADDIN CITAVI.PLACEHOLDER a94fd2ca-6964-4862-ac0f-dd6debf1a45a PFBsYWNlaG9sZGVyPg0KICA8QWRkSW5WZXJzaW9uPjUuNC4wLjI8L0FkZEluVmVyc2lvbj4NCiAgPElkPmE5NGZkMmNhLTY5NjQtNDg2Mi1hYzBmLWRkNmRlYmYxYTQ1YTwvSWQ+DQogIDxFbnRyaWVzPg0KICAgIDxFbnRyeT4NCiAgICAgIDxJZD4yYmJhNjM0OC1jNGMyLTQ5ODEtYWQ3Zi0yYTE1NGJjNzFlZTE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EF12F3">
        <w:rPr>
          <w:rFonts w:cs="Arial"/>
        </w:rPr>
        <w:fldChar w:fldCharType="separate"/>
      </w:r>
      <w:bookmarkStart w:id="168" w:name="_CTVP001a94fd2ca69644862ac0fdd6debf1a45a"/>
      <w:r w:rsidR="00992A98">
        <w:rPr>
          <w:rFonts w:cs="Arial"/>
        </w:rPr>
        <w:t>[46]</w:t>
      </w:r>
      <w:bookmarkEnd w:id="168"/>
      <w:r w:rsidR="00EF12F3">
        <w:rPr>
          <w:rFonts w:cs="Arial"/>
        </w:rPr>
        <w:fldChar w:fldCharType="end"/>
      </w:r>
      <w:r w:rsidR="00C13394">
        <w:rPr>
          <w:rFonts w:cs="Arial"/>
        </w:rPr>
        <w:t>.</w:t>
      </w:r>
    </w:p>
    <w:p w14:paraId="5C2A8C71" w14:textId="77777777" w:rsidR="00EE3F48" w:rsidRPr="0074301E" w:rsidRDefault="00EE3F48" w:rsidP="00F93B02">
      <w:pPr>
        <w:pStyle w:val="Heading2"/>
        <w:spacing w:line="360" w:lineRule="auto"/>
      </w:pPr>
      <w:bookmarkStart w:id="169" w:name="_Ref519678056"/>
      <w:bookmarkStart w:id="170" w:name="_Toc520298115"/>
      <w:bookmarkStart w:id="171" w:name="_Toc528067758"/>
      <w:r w:rsidRPr="0074301E">
        <w:t>Cell geometry and size</w:t>
      </w:r>
      <w:bookmarkEnd w:id="169"/>
      <w:bookmarkEnd w:id="170"/>
      <w:bookmarkEnd w:id="171"/>
    </w:p>
    <w:p w14:paraId="1D8578B5" w14:textId="24CB419D" w:rsidR="00EE3F48" w:rsidRPr="0074301E" w:rsidRDefault="00EE3F48" w:rsidP="00F93B02">
      <w:pPr>
        <w:spacing w:line="360" w:lineRule="auto"/>
        <w:rPr>
          <w:rFonts w:cs="Arial"/>
        </w:rPr>
      </w:pPr>
      <w:r w:rsidRPr="0074301E">
        <w:rPr>
          <w:rFonts w:cs="Arial"/>
        </w:rPr>
        <w:t>The three packaging geometries (cylindrical, prismatic and pouch) were assembled in different ways</w:t>
      </w:r>
      <w:r w:rsidR="00FE6B67">
        <w:rPr>
          <w:rFonts w:cs="Arial"/>
        </w:rPr>
        <w:t xml:space="preserve"> (as shown in </w:t>
      </w:r>
      <w:r w:rsidR="00FE6B67">
        <w:rPr>
          <w:rFonts w:cs="Arial"/>
        </w:rPr>
        <w:fldChar w:fldCharType="begin"/>
      </w:r>
      <w:r w:rsidR="00FE6B67">
        <w:rPr>
          <w:rFonts w:cs="Arial"/>
        </w:rPr>
        <w:instrText xml:space="preserve"> REF _Ref520908574 \h </w:instrText>
      </w:r>
      <w:r w:rsidR="00B54328">
        <w:rPr>
          <w:rFonts w:cs="Arial"/>
        </w:rPr>
        <w:instrText xml:space="preserve"> \* MERGEFORMAT </w:instrText>
      </w:r>
      <w:r w:rsidR="00FE6B67">
        <w:rPr>
          <w:rFonts w:cs="Arial"/>
        </w:rPr>
      </w:r>
      <w:r w:rsidR="00FE6B67">
        <w:rPr>
          <w:rFonts w:cs="Arial"/>
        </w:rPr>
        <w:fldChar w:fldCharType="separate"/>
      </w:r>
      <w:r w:rsidR="00A440CB" w:rsidRPr="00A440CB">
        <w:t xml:space="preserve">Figure </w:t>
      </w:r>
      <w:r w:rsidR="00A440CB" w:rsidRPr="00A440CB">
        <w:rPr>
          <w:noProof/>
        </w:rPr>
        <w:t>2.5</w:t>
      </w:r>
      <w:r w:rsidR="00FE6B67">
        <w:rPr>
          <w:rFonts w:cs="Arial"/>
        </w:rPr>
        <w:fldChar w:fldCharType="end"/>
      </w:r>
      <w:r w:rsidR="00FE6B67">
        <w:rPr>
          <w:rFonts w:cs="Arial"/>
        </w:rPr>
        <w:t>)</w:t>
      </w:r>
      <w:r w:rsidRPr="0074301E">
        <w:rPr>
          <w:rFonts w:cs="Arial"/>
        </w:rPr>
        <w:t>, which are mentioned in the SPICY Deliverable 5.6</w:t>
      </w:r>
      <w:r w:rsidR="00FE6B67">
        <w:rPr>
          <w:rFonts w:cs="Arial"/>
        </w:rPr>
        <w:t xml:space="preserve"> </w:t>
      </w:r>
      <w:r w:rsidR="00FE6B67">
        <w:rPr>
          <w:rFonts w:cs="Arial"/>
        </w:rPr>
        <w:fldChar w:fldCharType="begin"/>
      </w:r>
      <w:r w:rsidR="00992A98">
        <w:rPr>
          <w:rFonts w:cs="Arial"/>
        </w:rPr>
        <w:instrText>ADDIN CITAVI.PLACEHOLDER 8577e1cb-5bec-4d85-8e15-2885a6028269 PFBsYWNlaG9sZGVyPg0KICA8QWRkSW5WZXJzaW9uPjUuNC4wLjI8L0FkZEluVmVyc2lvbj4NCiAgPElkPjg1NzdlMWNiLTViZWMtNGQ4NS04ZTE1LTI4ODVhNjAyODI2OTwvSWQ+DQogIDxFbnRyaWVzPg0KICAgIDxFbnRyeT4NCiAgICAgIDxJZD40OTQzMDlkZi0zYTgyLTRlZjItODhhNi02NmI3NGJiMzg1NGU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FE6B67">
        <w:rPr>
          <w:rFonts w:cs="Arial"/>
        </w:rPr>
        <w:fldChar w:fldCharType="separate"/>
      </w:r>
      <w:bookmarkStart w:id="172" w:name="_CTVP0018577e1cb5bec4d858e152885a6028269"/>
      <w:r w:rsidR="00992A98">
        <w:rPr>
          <w:rFonts w:cs="Arial"/>
        </w:rPr>
        <w:t>[46]</w:t>
      </w:r>
      <w:bookmarkEnd w:id="172"/>
      <w:r w:rsidR="00FE6B67">
        <w:rPr>
          <w:rFonts w:cs="Arial"/>
        </w:rPr>
        <w:fldChar w:fldCharType="end"/>
      </w:r>
      <w:r w:rsidRPr="0074301E">
        <w:rPr>
          <w:rFonts w:cs="Arial"/>
        </w:rPr>
        <w:t>.</w:t>
      </w:r>
    </w:p>
    <w:p w14:paraId="247473C6" w14:textId="2604A134" w:rsidR="00EE3F48" w:rsidRPr="0074301E" w:rsidRDefault="00EE3F48" w:rsidP="00F93B02">
      <w:pPr>
        <w:spacing w:line="360" w:lineRule="auto"/>
        <w:rPr>
          <w:rFonts w:cs="Arial"/>
        </w:rPr>
      </w:pPr>
      <w:r w:rsidRPr="0074301E">
        <w:rPr>
          <w:rFonts w:cs="Arial"/>
        </w:rPr>
        <w:t xml:space="preserve">Jelly roll manufacturing was used to wind the electrodes and separator in cylindrical and flat cores </w:t>
      </w:r>
      <w:r w:rsidRPr="00F8120E">
        <w:rPr>
          <w:rFonts w:cs="Arial"/>
          <w:bCs/>
          <w:iCs/>
        </w:rPr>
        <w:t>for cylindrical and prismatic cells</w:t>
      </w:r>
      <w:r w:rsidRPr="0074301E">
        <w:rPr>
          <w:rFonts w:cs="Arial"/>
        </w:rPr>
        <w:t>, respectively. While the cylindrical cores are basically rolls of electrodes with separators within them, for the prismatic cells, the cores resembl</w:t>
      </w:r>
      <w:r w:rsidR="002C5C28">
        <w:rPr>
          <w:rFonts w:cs="Arial"/>
        </w:rPr>
        <w:t xml:space="preserve">e </w:t>
      </w:r>
      <w:r w:rsidR="002C5C28">
        <w:rPr>
          <w:rFonts w:cs="Arial"/>
        </w:rPr>
        <w:lastRenderedPageBreak/>
        <w:t xml:space="preserve">layers placed into a Z-shape. </w:t>
      </w:r>
      <w:r w:rsidRPr="0074301E">
        <w:rPr>
          <w:rFonts w:cs="Arial"/>
        </w:rPr>
        <w:t>Next, the 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14:paraId="689D3274" w14:textId="333C0976" w:rsidR="00BC4758" w:rsidRPr="00525703" w:rsidRDefault="00EE3F48" w:rsidP="00F93B02">
      <w:pPr>
        <w:pStyle w:val="Caption"/>
        <w:keepNext/>
        <w:spacing w:after="0" w:line="360" w:lineRule="auto"/>
        <w:jc w:val="both"/>
        <w:rPr>
          <w:noProof/>
        </w:rPr>
      </w:pPr>
      <w:r w:rsidRPr="0074301E">
        <w:rPr>
          <w:rFonts w:cs="Arial"/>
        </w:rPr>
        <w:t xml:space="preserve">The </w:t>
      </w:r>
      <w:r w:rsidRPr="00F8120E">
        <w:rPr>
          <w:rFonts w:cs="Arial"/>
          <w:bCs w:val="0"/>
          <w:iCs/>
        </w:rPr>
        <w:t>pouch cells</w:t>
      </w:r>
      <w:r w:rsidRPr="0074301E">
        <w:rPr>
          <w:rFonts w:cs="Arial"/>
        </w:rPr>
        <w:t xml:space="preserve"> were manufactured separately. The process lacked a standardized equipment and therefore, needed </w:t>
      </w:r>
      <w:r w:rsidR="00F8120E">
        <w:rPr>
          <w:rFonts w:cs="Arial"/>
        </w:rPr>
        <w:t xml:space="preserve">some </w:t>
      </w:r>
      <w:r w:rsidRPr="0074301E">
        <w:rPr>
          <w:rFonts w:cs="Arial"/>
        </w:rPr>
        <w:t xml:space="preserve">manual </w:t>
      </w:r>
      <w:r w:rsidR="00F8120E">
        <w:rPr>
          <w:rFonts w:cs="Arial"/>
        </w:rPr>
        <w:t>work</w:t>
      </w:r>
      <w:r w:rsidRPr="0074301E">
        <w:rPr>
          <w:rFonts w:cs="Arial"/>
        </w:rPr>
        <w:t xml:space="preserve"> initially. In the first step, the electrodes and the separators were cut into layers using a cutting press and stacked into layers of 38 anodes, 76 separators </w:t>
      </w:r>
      <w:r w:rsidRPr="003F4D57">
        <w:rPr>
          <w:rFonts w:cs="Arial"/>
          <w:noProof/>
        </w:rPr>
        <w:t>and</w:t>
      </w:r>
      <w:r w:rsidRPr="0074301E">
        <w:rPr>
          <w:rFonts w:cs="Arial"/>
        </w:rPr>
        <w:t xml:space="preserve"> 37 cathodes. The terminals were drawn out and tabs were welded on them. The stacks thus formed were wrapped in two h</w:t>
      </w:r>
      <w:r w:rsidR="00D54EB5">
        <w:rPr>
          <w:rFonts w:cs="Arial"/>
        </w:rPr>
        <w:t>alf-alumin</w:t>
      </w:r>
      <w:r w:rsidRPr="0074301E">
        <w:rPr>
          <w:rFonts w:cs="Arial"/>
        </w:rPr>
        <w:t>um shells and heat sealed. The pouch cells were filled with the electrolyte solution in a glove box and the remaining side was welded. Then the cells were conditioned outside the dry room and the trapped gas bubbles in the structure were degassed as the last step.</w:t>
      </w:r>
      <w:r w:rsidR="00AF4E89">
        <w:rPr>
          <w:rFonts w:cs="Arial"/>
        </w:rPr>
        <w:t xml:space="preserve"> The three cell geometries manufactured are shown in </w:t>
      </w:r>
      <w:r w:rsidR="005F5F18">
        <w:fldChar w:fldCharType="begin"/>
      </w:r>
      <w:r w:rsidR="005F5F18">
        <w:instrText xml:space="preserve"> REF _Ref521046559 \h  \* MERGEFORMAT </w:instrText>
      </w:r>
      <w:r w:rsidR="005F5F18">
        <w:fldChar w:fldCharType="separate"/>
      </w:r>
      <w:r w:rsidR="00A440CB" w:rsidRPr="00A440CB">
        <w:t xml:space="preserve">Figure </w:t>
      </w:r>
      <w:r w:rsidR="00A440CB" w:rsidRPr="00A440CB">
        <w:rPr>
          <w:noProof/>
        </w:rPr>
        <w:t>4.1</w:t>
      </w:r>
      <w:r w:rsidR="005F5F18">
        <w:fldChar w:fldCharType="end"/>
      </w:r>
      <w:r w:rsidR="00620847">
        <w:rPr>
          <w:rFonts w:cs="Arial"/>
        </w:rPr>
        <w:t>.</w:t>
      </w:r>
      <w:r w:rsidR="00BC4758" w:rsidRPr="00BC4758">
        <w:rPr>
          <w:rFonts w:cs="Arial"/>
        </w:rPr>
        <w:t xml:space="preserve"> </w:t>
      </w:r>
      <w:r w:rsidR="00BC4758" w:rsidRPr="0074301E">
        <w:rPr>
          <w:rFonts w:cs="Arial"/>
        </w:rPr>
        <w:t xml:space="preserve">The cell specifications of each geometry are mentioned in </w:t>
      </w:r>
      <w:r w:rsidR="00BC4758">
        <w:rPr>
          <w:noProof/>
        </w:rPr>
        <w:fldChar w:fldCharType="begin"/>
      </w:r>
      <w:r w:rsidR="00BC4758" w:rsidRPr="003F4D57">
        <w:rPr>
          <w:noProof/>
        </w:rPr>
        <w:instrText xml:space="preserve"> REF _Ref523759543 \h  \* MERGEFORMAT </w:instrText>
      </w:r>
      <w:r w:rsidR="00BC4758">
        <w:rPr>
          <w:noProof/>
        </w:rPr>
      </w:r>
      <w:r w:rsidR="00BC4758">
        <w:rPr>
          <w:noProof/>
        </w:rPr>
        <w:fldChar w:fldCharType="separate"/>
      </w:r>
      <w:r w:rsidR="00A440CB" w:rsidRPr="00A440CB">
        <w:t>Table</w:t>
      </w:r>
      <w:r w:rsidR="00A440CB" w:rsidRPr="00A440CB">
        <w:rPr>
          <w:noProof/>
        </w:rPr>
        <w:t xml:space="preserve"> 4.1</w:t>
      </w:r>
      <w:r w:rsidR="00BC4758">
        <w:fldChar w:fldCharType="end"/>
      </w:r>
      <w:r w:rsidR="00BC4758">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7"/>
        <w:gridCol w:w="4508"/>
      </w:tblGrid>
      <w:tr w:rsidR="00EE3F48" w:rsidRPr="0074301E" w14:paraId="3B047EEF" w14:textId="77777777" w:rsidTr="00BB55AB">
        <w:tc>
          <w:tcPr>
            <w:tcW w:w="4508" w:type="dxa"/>
          </w:tcPr>
          <w:p w14:paraId="2BC774BC" w14:textId="77777777" w:rsidR="00EE3F48" w:rsidRPr="0074301E" w:rsidRDefault="00EE3F48" w:rsidP="00F93B02">
            <w:pPr>
              <w:spacing w:line="360" w:lineRule="auto"/>
              <w:jc w:val="center"/>
              <w:rPr>
                <w:rFonts w:cs="Arial"/>
              </w:rPr>
            </w:pPr>
            <w:r w:rsidRPr="0074301E">
              <w:rPr>
                <w:rFonts w:cs="Arial"/>
                <w:noProof/>
                <w:lang w:val="de-DE" w:eastAsia="zh-CN"/>
              </w:rPr>
              <w:drawing>
                <wp:inline distT="0" distB="0" distL="0" distR="0" wp14:anchorId="3B192DE1" wp14:editId="5001DDB0">
                  <wp:extent cx="1666921"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9510" cy="1373730"/>
                          </a:xfrm>
                          <a:prstGeom prst="rect">
                            <a:avLst/>
                          </a:prstGeom>
                          <a:noFill/>
                          <a:ln>
                            <a:noFill/>
                          </a:ln>
                        </pic:spPr>
                      </pic:pic>
                    </a:graphicData>
                  </a:graphic>
                </wp:inline>
              </w:drawing>
            </w:r>
          </w:p>
        </w:tc>
        <w:tc>
          <w:tcPr>
            <w:tcW w:w="4508" w:type="dxa"/>
          </w:tcPr>
          <w:p w14:paraId="1DD622DF" w14:textId="77777777" w:rsidR="00EE3F48" w:rsidRPr="0074301E" w:rsidRDefault="00EE3F48" w:rsidP="00F93B02">
            <w:pPr>
              <w:spacing w:line="360" w:lineRule="auto"/>
              <w:jc w:val="center"/>
              <w:rPr>
                <w:rFonts w:cs="Arial"/>
              </w:rPr>
            </w:pPr>
            <w:r w:rsidRPr="0074301E">
              <w:rPr>
                <w:rFonts w:cs="Arial"/>
                <w:noProof/>
                <w:lang w:val="de-DE" w:eastAsia="zh-CN"/>
              </w:rPr>
              <w:drawing>
                <wp:inline distT="0" distB="0" distL="0" distR="0" wp14:anchorId="72A297AE" wp14:editId="62A1D9E2">
                  <wp:extent cx="2724150" cy="136708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4213" cy="1377150"/>
                          </a:xfrm>
                          <a:prstGeom prst="rect">
                            <a:avLst/>
                          </a:prstGeom>
                          <a:noFill/>
                          <a:ln>
                            <a:noFill/>
                          </a:ln>
                        </pic:spPr>
                      </pic:pic>
                    </a:graphicData>
                  </a:graphic>
                </wp:inline>
              </w:drawing>
            </w:r>
          </w:p>
        </w:tc>
      </w:tr>
      <w:tr w:rsidR="00EE3F48" w:rsidRPr="0074301E" w14:paraId="420F2F7B" w14:textId="77777777" w:rsidTr="00BB55AB">
        <w:tc>
          <w:tcPr>
            <w:tcW w:w="4508" w:type="dxa"/>
          </w:tcPr>
          <w:p w14:paraId="368659F6" w14:textId="77777777" w:rsidR="00EE3F48" w:rsidRPr="0074301E" w:rsidRDefault="00EE3F48" w:rsidP="00F93B02">
            <w:pPr>
              <w:spacing w:line="360" w:lineRule="auto"/>
              <w:jc w:val="center"/>
              <w:rPr>
                <w:rFonts w:cs="Arial"/>
              </w:rPr>
            </w:pPr>
            <w:r w:rsidRPr="0074301E">
              <w:rPr>
                <w:rFonts w:cs="Arial"/>
              </w:rPr>
              <w:t>(a)</w:t>
            </w:r>
          </w:p>
        </w:tc>
        <w:tc>
          <w:tcPr>
            <w:tcW w:w="4508" w:type="dxa"/>
          </w:tcPr>
          <w:p w14:paraId="5B36029D" w14:textId="77777777" w:rsidR="00EE3F48" w:rsidRPr="0074301E" w:rsidRDefault="00EE3F48" w:rsidP="00F93B02">
            <w:pPr>
              <w:keepNext/>
              <w:spacing w:line="360" w:lineRule="auto"/>
              <w:jc w:val="center"/>
              <w:rPr>
                <w:rFonts w:cs="Arial"/>
              </w:rPr>
            </w:pPr>
            <w:r w:rsidRPr="0074301E">
              <w:rPr>
                <w:rFonts w:cs="Arial"/>
              </w:rPr>
              <w:t>(b)</w:t>
            </w:r>
          </w:p>
        </w:tc>
      </w:tr>
    </w:tbl>
    <w:p w14:paraId="5B9D517B" w14:textId="3EF96D20" w:rsidR="00EE3F48" w:rsidRPr="0049795A" w:rsidRDefault="00AF4E89" w:rsidP="0049795A">
      <w:pPr>
        <w:pStyle w:val="Caption"/>
        <w:spacing w:after="3360" w:line="360" w:lineRule="auto"/>
        <w:jc w:val="both"/>
        <w:rPr>
          <w:rFonts w:cs="Arial"/>
          <w:b/>
          <w:sz w:val="20"/>
          <w:szCs w:val="20"/>
        </w:rPr>
      </w:pPr>
      <w:bookmarkStart w:id="173" w:name="_Ref521046559"/>
      <w:bookmarkStart w:id="174" w:name="_Toc528066882"/>
      <w:r w:rsidRPr="0049795A">
        <w:rPr>
          <w:sz w:val="20"/>
          <w:szCs w:val="20"/>
        </w:rPr>
        <w:t xml:space="preserve">Figure </w:t>
      </w:r>
      <w:r w:rsidR="00FD51A6" w:rsidRPr="0049795A">
        <w:rPr>
          <w:sz w:val="20"/>
          <w:szCs w:val="20"/>
        </w:rPr>
        <w:fldChar w:fldCharType="begin"/>
      </w:r>
      <w:r w:rsidR="00FD51A6" w:rsidRPr="0049795A">
        <w:rPr>
          <w:sz w:val="20"/>
          <w:szCs w:val="20"/>
        </w:rPr>
        <w:instrText xml:space="preserve"> STYLEREF 1 \s </w:instrText>
      </w:r>
      <w:r w:rsidR="00FD51A6" w:rsidRPr="0049795A">
        <w:rPr>
          <w:sz w:val="20"/>
          <w:szCs w:val="20"/>
        </w:rPr>
        <w:fldChar w:fldCharType="separate"/>
      </w:r>
      <w:r w:rsidR="00A440CB">
        <w:rPr>
          <w:noProof/>
          <w:sz w:val="20"/>
          <w:szCs w:val="20"/>
        </w:rPr>
        <w:t>4</w:t>
      </w:r>
      <w:r w:rsidR="00FD51A6" w:rsidRPr="0049795A">
        <w:rPr>
          <w:sz w:val="20"/>
          <w:szCs w:val="20"/>
        </w:rPr>
        <w:fldChar w:fldCharType="end"/>
      </w:r>
      <w:r w:rsidR="00FD51A6" w:rsidRPr="0049795A">
        <w:rPr>
          <w:sz w:val="20"/>
          <w:szCs w:val="20"/>
        </w:rPr>
        <w:t>.</w:t>
      </w:r>
      <w:r w:rsidR="00FD51A6" w:rsidRPr="0049795A">
        <w:rPr>
          <w:sz w:val="20"/>
          <w:szCs w:val="20"/>
        </w:rPr>
        <w:fldChar w:fldCharType="begin"/>
      </w:r>
      <w:r w:rsidR="00FD51A6" w:rsidRPr="0049795A">
        <w:rPr>
          <w:sz w:val="20"/>
          <w:szCs w:val="20"/>
        </w:rPr>
        <w:instrText xml:space="preserve"> SEQ Figure \* ARABIC \s 1 </w:instrText>
      </w:r>
      <w:r w:rsidR="00FD51A6" w:rsidRPr="0049795A">
        <w:rPr>
          <w:sz w:val="20"/>
          <w:szCs w:val="20"/>
        </w:rPr>
        <w:fldChar w:fldCharType="separate"/>
      </w:r>
      <w:r w:rsidR="00A440CB">
        <w:rPr>
          <w:noProof/>
          <w:sz w:val="20"/>
          <w:szCs w:val="20"/>
        </w:rPr>
        <w:t>1</w:t>
      </w:r>
      <w:r w:rsidR="00FD51A6" w:rsidRPr="0049795A">
        <w:rPr>
          <w:sz w:val="20"/>
          <w:szCs w:val="20"/>
        </w:rPr>
        <w:fldChar w:fldCharType="end"/>
      </w:r>
      <w:bookmarkEnd w:id="173"/>
      <w:r w:rsidRPr="0049795A">
        <w:rPr>
          <w:sz w:val="20"/>
          <w:szCs w:val="20"/>
        </w:rPr>
        <w:t xml:space="preserve">. </w:t>
      </w:r>
      <w:r w:rsidR="002C0EC5" w:rsidRPr="0049795A">
        <w:rPr>
          <w:sz w:val="20"/>
          <w:szCs w:val="20"/>
        </w:rPr>
        <w:t>C</w:t>
      </w:r>
      <w:r w:rsidRPr="0049795A">
        <w:rPr>
          <w:sz w:val="20"/>
          <w:szCs w:val="20"/>
        </w:rPr>
        <w:t xml:space="preserve">ells manufactured (a) Prismatic (L), Cylindrical (R), (b) Pouch </w:t>
      </w:r>
      <w:r w:rsidR="00EF12F3" w:rsidRPr="0049795A">
        <w:rPr>
          <w:sz w:val="20"/>
          <w:szCs w:val="20"/>
        </w:rPr>
        <w:fldChar w:fldCharType="begin"/>
      </w:r>
      <w:r w:rsidR="00992A98" w:rsidRPr="0049795A">
        <w:rPr>
          <w:sz w:val="20"/>
          <w:szCs w:val="20"/>
        </w:rPr>
        <w:instrText>ADDIN CITAVI.PLACEHOLDER 0e00048e-70b4-4c59-9552-0b9b83ef9a6c PFBsYWNlaG9sZGVyPg0KICA8QWRkSW5WZXJzaW9uPjUuNC4wLjI8L0FkZEluVmVyc2lvbj4NCiAgPElkPjBlMDAwNDhlLTcwYjQtNGM1OS05NTUyLTBiOWI4M2VmOWE2YzwvSWQ+DQogIDxFbnRyaWVzPg0KICAgIDxFbnRyeT4NCiAgICAgIDxJZD5iZjEwMWU3YS03NDNhLTQ0NDQtODZmOS1kNGY3ZmExNWYxNjA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EF12F3" w:rsidRPr="0049795A">
        <w:rPr>
          <w:sz w:val="20"/>
          <w:szCs w:val="20"/>
        </w:rPr>
        <w:fldChar w:fldCharType="separate"/>
      </w:r>
      <w:bookmarkStart w:id="175" w:name="_CTVP0010e00048e70b44c5995520b9b83ef9a6c"/>
      <w:r w:rsidR="00992A98" w:rsidRPr="0049795A">
        <w:rPr>
          <w:sz w:val="20"/>
          <w:szCs w:val="20"/>
        </w:rPr>
        <w:t>[46]</w:t>
      </w:r>
      <w:bookmarkEnd w:id="174"/>
      <w:bookmarkEnd w:id="175"/>
      <w:r w:rsidR="00EF12F3" w:rsidRPr="0049795A">
        <w:rPr>
          <w:sz w:val="20"/>
          <w:szCs w:val="20"/>
        </w:rPr>
        <w:fldChar w:fldCharType="end"/>
      </w:r>
    </w:p>
    <w:p w14:paraId="1F11E9BD" w14:textId="08A19C29" w:rsidR="005C504B" w:rsidRPr="0049795A" w:rsidRDefault="005C504B" w:rsidP="0049795A">
      <w:pPr>
        <w:pStyle w:val="Caption"/>
        <w:keepNext/>
        <w:spacing w:line="360" w:lineRule="auto"/>
        <w:jc w:val="both"/>
        <w:rPr>
          <w:sz w:val="20"/>
          <w:szCs w:val="20"/>
        </w:rPr>
      </w:pPr>
      <w:bookmarkStart w:id="176" w:name="_Ref523759543"/>
      <w:bookmarkStart w:id="177" w:name="_Toc528066899"/>
      <w:r w:rsidRPr="0049795A">
        <w:rPr>
          <w:sz w:val="20"/>
          <w:szCs w:val="20"/>
        </w:rPr>
        <w:lastRenderedPageBreak/>
        <w:t xml:space="preserve">Table </w:t>
      </w:r>
      <w:r w:rsidR="00CA6FF9" w:rsidRPr="0049795A">
        <w:rPr>
          <w:sz w:val="20"/>
          <w:szCs w:val="20"/>
        </w:rPr>
        <w:fldChar w:fldCharType="begin"/>
      </w:r>
      <w:r w:rsidR="00CA6FF9" w:rsidRPr="0049795A">
        <w:rPr>
          <w:sz w:val="20"/>
          <w:szCs w:val="20"/>
        </w:rPr>
        <w:instrText xml:space="preserve"> STYLEREF 1 \s </w:instrText>
      </w:r>
      <w:r w:rsidR="00CA6FF9" w:rsidRPr="0049795A">
        <w:rPr>
          <w:sz w:val="20"/>
          <w:szCs w:val="20"/>
        </w:rPr>
        <w:fldChar w:fldCharType="separate"/>
      </w:r>
      <w:r w:rsidR="00A440CB">
        <w:rPr>
          <w:noProof/>
          <w:sz w:val="20"/>
          <w:szCs w:val="20"/>
        </w:rPr>
        <w:t>4</w:t>
      </w:r>
      <w:r w:rsidR="00CA6FF9" w:rsidRPr="0049795A">
        <w:rPr>
          <w:sz w:val="20"/>
          <w:szCs w:val="20"/>
        </w:rPr>
        <w:fldChar w:fldCharType="end"/>
      </w:r>
      <w:r w:rsidR="00CA6FF9" w:rsidRPr="0049795A">
        <w:rPr>
          <w:sz w:val="20"/>
          <w:szCs w:val="20"/>
        </w:rPr>
        <w:t>.</w:t>
      </w:r>
      <w:r w:rsidR="00CA6FF9" w:rsidRPr="0049795A">
        <w:rPr>
          <w:sz w:val="20"/>
          <w:szCs w:val="20"/>
        </w:rPr>
        <w:fldChar w:fldCharType="begin"/>
      </w:r>
      <w:r w:rsidR="00CA6FF9" w:rsidRPr="0049795A">
        <w:rPr>
          <w:sz w:val="20"/>
          <w:szCs w:val="20"/>
        </w:rPr>
        <w:instrText xml:space="preserve"> SEQ Table \* ARABIC \s 1 </w:instrText>
      </w:r>
      <w:r w:rsidR="00CA6FF9" w:rsidRPr="0049795A">
        <w:rPr>
          <w:sz w:val="20"/>
          <w:szCs w:val="20"/>
        </w:rPr>
        <w:fldChar w:fldCharType="separate"/>
      </w:r>
      <w:r w:rsidR="00A440CB">
        <w:rPr>
          <w:noProof/>
          <w:sz w:val="20"/>
          <w:szCs w:val="20"/>
        </w:rPr>
        <w:t>1</w:t>
      </w:r>
      <w:r w:rsidR="00CA6FF9" w:rsidRPr="0049795A">
        <w:rPr>
          <w:sz w:val="20"/>
          <w:szCs w:val="20"/>
        </w:rPr>
        <w:fldChar w:fldCharType="end"/>
      </w:r>
      <w:bookmarkEnd w:id="176"/>
      <w:r w:rsidRPr="0049795A">
        <w:rPr>
          <w:sz w:val="20"/>
          <w:szCs w:val="20"/>
        </w:rPr>
        <w:t>. Cell specification for cells of different geometries [44]</w:t>
      </w:r>
      <w:bookmarkEnd w:id="177"/>
    </w:p>
    <w:tbl>
      <w:tblPr>
        <w:tblStyle w:val="TableGrid"/>
        <w:tblW w:w="0" w:type="auto"/>
        <w:tblLook w:val="04A0" w:firstRow="1" w:lastRow="0" w:firstColumn="1" w:lastColumn="0" w:noHBand="0" w:noVBand="1"/>
      </w:tblPr>
      <w:tblGrid>
        <w:gridCol w:w="2909"/>
        <w:gridCol w:w="1953"/>
        <w:gridCol w:w="1948"/>
        <w:gridCol w:w="2025"/>
      </w:tblGrid>
      <w:tr w:rsidR="00EE3F48" w:rsidRPr="0074301E" w14:paraId="5BE285B3" w14:textId="77777777" w:rsidTr="002C5C28">
        <w:tc>
          <w:tcPr>
            <w:tcW w:w="2909" w:type="dxa"/>
          </w:tcPr>
          <w:p w14:paraId="0D40BA0D" w14:textId="77777777" w:rsidR="00EE3F48" w:rsidRPr="00466C52" w:rsidRDefault="00EE3F48" w:rsidP="00F93B02">
            <w:pPr>
              <w:spacing w:line="360" w:lineRule="auto"/>
              <w:rPr>
                <w:rFonts w:cs="Arial"/>
                <w:b/>
                <w:bCs/>
              </w:rPr>
            </w:pPr>
          </w:p>
        </w:tc>
        <w:tc>
          <w:tcPr>
            <w:tcW w:w="1953" w:type="dxa"/>
          </w:tcPr>
          <w:p w14:paraId="072E35A8" w14:textId="77777777" w:rsidR="00EE3F48" w:rsidRPr="00466C52" w:rsidRDefault="00EE3F48" w:rsidP="00F93B02">
            <w:pPr>
              <w:spacing w:line="360" w:lineRule="auto"/>
              <w:rPr>
                <w:rFonts w:cs="Arial"/>
                <w:b/>
                <w:bCs/>
              </w:rPr>
            </w:pPr>
            <w:r w:rsidRPr="00466C52">
              <w:rPr>
                <w:rFonts w:cs="Arial"/>
                <w:b/>
                <w:bCs/>
              </w:rPr>
              <w:t>Cylindrical</w:t>
            </w:r>
          </w:p>
        </w:tc>
        <w:tc>
          <w:tcPr>
            <w:tcW w:w="1948" w:type="dxa"/>
          </w:tcPr>
          <w:p w14:paraId="12CD1299" w14:textId="77777777" w:rsidR="00EE3F48" w:rsidRPr="00466C52" w:rsidRDefault="00EE3F48" w:rsidP="00F93B02">
            <w:pPr>
              <w:spacing w:line="360" w:lineRule="auto"/>
              <w:rPr>
                <w:rFonts w:cs="Arial"/>
                <w:b/>
                <w:bCs/>
              </w:rPr>
            </w:pPr>
            <w:r w:rsidRPr="00466C52">
              <w:rPr>
                <w:rFonts w:cs="Arial"/>
                <w:b/>
                <w:bCs/>
              </w:rPr>
              <w:t>Prismatic</w:t>
            </w:r>
          </w:p>
        </w:tc>
        <w:tc>
          <w:tcPr>
            <w:tcW w:w="2025" w:type="dxa"/>
          </w:tcPr>
          <w:p w14:paraId="604F43A2" w14:textId="77777777" w:rsidR="00EE3F48" w:rsidRPr="00466C52" w:rsidRDefault="00EE3F48" w:rsidP="00F93B02">
            <w:pPr>
              <w:spacing w:line="360" w:lineRule="auto"/>
              <w:rPr>
                <w:rFonts w:cs="Arial"/>
                <w:b/>
                <w:bCs/>
              </w:rPr>
            </w:pPr>
            <w:r w:rsidRPr="00466C52">
              <w:rPr>
                <w:rFonts w:cs="Arial"/>
                <w:b/>
                <w:bCs/>
              </w:rPr>
              <w:t>Pouch</w:t>
            </w:r>
          </w:p>
        </w:tc>
      </w:tr>
      <w:tr w:rsidR="00EE3F48" w:rsidRPr="0074301E" w14:paraId="6BEE7F3E" w14:textId="77777777" w:rsidTr="002C5C28">
        <w:tc>
          <w:tcPr>
            <w:tcW w:w="2909" w:type="dxa"/>
          </w:tcPr>
          <w:p w14:paraId="1C301ACB" w14:textId="77777777" w:rsidR="00EE3F48" w:rsidRPr="00466C52" w:rsidRDefault="00224FA7" w:rsidP="00F93B02">
            <w:pPr>
              <w:spacing w:line="360" w:lineRule="auto"/>
              <w:rPr>
                <w:rFonts w:cs="Arial"/>
                <w:b/>
                <w:bCs/>
              </w:rPr>
            </w:pPr>
            <w:r w:rsidRPr="00466C52">
              <w:rPr>
                <w:rFonts w:cs="Arial"/>
                <w:b/>
                <w:bCs/>
              </w:rPr>
              <w:t>Lower Voltage limit (V)</w:t>
            </w:r>
          </w:p>
        </w:tc>
        <w:tc>
          <w:tcPr>
            <w:tcW w:w="1953" w:type="dxa"/>
          </w:tcPr>
          <w:p w14:paraId="7C808D66" w14:textId="77777777" w:rsidR="00EE3F48" w:rsidRPr="0074301E" w:rsidRDefault="00EE3F48" w:rsidP="00F93B02">
            <w:pPr>
              <w:spacing w:line="360" w:lineRule="auto"/>
              <w:jc w:val="center"/>
              <w:rPr>
                <w:rFonts w:cs="Arial"/>
              </w:rPr>
            </w:pPr>
            <w:r w:rsidRPr="0074301E">
              <w:rPr>
                <w:rFonts w:cs="Arial"/>
              </w:rPr>
              <w:t>2.5</w:t>
            </w:r>
          </w:p>
        </w:tc>
        <w:tc>
          <w:tcPr>
            <w:tcW w:w="1948" w:type="dxa"/>
          </w:tcPr>
          <w:p w14:paraId="6ABD6FF9" w14:textId="77777777" w:rsidR="00EE3F48" w:rsidRPr="0074301E" w:rsidRDefault="00EE3F48" w:rsidP="00F93B02">
            <w:pPr>
              <w:spacing w:line="360" w:lineRule="auto"/>
              <w:jc w:val="center"/>
              <w:rPr>
                <w:rFonts w:cs="Arial"/>
              </w:rPr>
            </w:pPr>
            <w:r w:rsidRPr="0074301E">
              <w:rPr>
                <w:rFonts w:cs="Arial"/>
              </w:rPr>
              <w:t>2.5</w:t>
            </w:r>
          </w:p>
        </w:tc>
        <w:tc>
          <w:tcPr>
            <w:tcW w:w="2025" w:type="dxa"/>
          </w:tcPr>
          <w:p w14:paraId="007D8F48" w14:textId="77777777" w:rsidR="00EE3F48" w:rsidRPr="0074301E" w:rsidRDefault="00EE3F48" w:rsidP="00F93B02">
            <w:pPr>
              <w:spacing w:line="360" w:lineRule="auto"/>
              <w:jc w:val="center"/>
              <w:rPr>
                <w:rFonts w:cs="Arial"/>
              </w:rPr>
            </w:pPr>
            <w:r w:rsidRPr="0074301E">
              <w:rPr>
                <w:rFonts w:cs="Arial"/>
              </w:rPr>
              <w:t>2.5</w:t>
            </w:r>
          </w:p>
        </w:tc>
      </w:tr>
      <w:tr w:rsidR="00EE3F48" w:rsidRPr="0074301E" w14:paraId="3906B92B" w14:textId="77777777" w:rsidTr="002C5C28">
        <w:tc>
          <w:tcPr>
            <w:tcW w:w="2909" w:type="dxa"/>
          </w:tcPr>
          <w:p w14:paraId="37944F4F" w14:textId="77777777" w:rsidR="00EE3F48" w:rsidRPr="00466C52" w:rsidRDefault="00224FA7" w:rsidP="00F93B02">
            <w:pPr>
              <w:spacing w:line="360" w:lineRule="auto"/>
              <w:rPr>
                <w:rFonts w:cs="Arial"/>
                <w:b/>
                <w:bCs/>
              </w:rPr>
            </w:pPr>
            <w:r w:rsidRPr="00466C52">
              <w:rPr>
                <w:rFonts w:cs="Arial"/>
                <w:b/>
                <w:bCs/>
              </w:rPr>
              <w:t>Upper Voltage limit (V)</w:t>
            </w:r>
          </w:p>
        </w:tc>
        <w:tc>
          <w:tcPr>
            <w:tcW w:w="1953" w:type="dxa"/>
          </w:tcPr>
          <w:p w14:paraId="4FB34A5D" w14:textId="77777777" w:rsidR="00EE3F48" w:rsidRPr="0074301E" w:rsidRDefault="00EE3F48" w:rsidP="00F93B02">
            <w:pPr>
              <w:spacing w:line="360" w:lineRule="auto"/>
              <w:jc w:val="center"/>
              <w:rPr>
                <w:rFonts w:cs="Arial"/>
              </w:rPr>
            </w:pPr>
            <w:r w:rsidRPr="0074301E">
              <w:rPr>
                <w:rFonts w:cs="Arial"/>
              </w:rPr>
              <w:t>3.6</w:t>
            </w:r>
          </w:p>
        </w:tc>
        <w:tc>
          <w:tcPr>
            <w:tcW w:w="1948" w:type="dxa"/>
          </w:tcPr>
          <w:p w14:paraId="2C38A242" w14:textId="77777777" w:rsidR="00EE3F48" w:rsidRPr="0074301E" w:rsidRDefault="00EE3F48" w:rsidP="00F93B02">
            <w:pPr>
              <w:spacing w:line="360" w:lineRule="auto"/>
              <w:jc w:val="center"/>
              <w:rPr>
                <w:rFonts w:cs="Arial"/>
              </w:rPr>
            </w:pPr>
            <w:r w:rsidRPr="0074301E">
              <w:rPr>
                <w:rFonts w:cs="Arial"/>
              </w:rPr>
              <w:t>3.6</w:t>
            </w:r>
          </w:p>
        </w:tc>
        <w:tc>
          <w:tcPr>
            <w:tcW w:w="2025" w:type="dxa"/>
          </w:tcPr>
          <w:p w14:paraId="13B59AF7" w14:textId="77777777" w:rsidR="00EE3F48" w:rsidRPr="0074301E" w:rsidRDefault="00EE3F48" w:rsidP="00F93B02">
            <w:pPr>
              <w:spacing w:line="360" w:lineRule="auto"/>
              <w:jc w:val="center"/>
              <w:rPr>
                <w:rFonts w:cs="Arial"/>
              </w:rPr>
            </w:pPr>
            <w:r w:rsidRPr="0074301E">
              <w:rPr>
                <w:rFonts w:cs="Arial"/>
              </w:rPr>
              <w:t>3.6</w:t>
            </w:r>
          </w:p>
        </w:tc>
      </w:tr>
      <w:tr w:rsidR="00EE3F48" w:rsidRPr="0074301E" w14:paraId="40E53225" w14:textId="77777777" w:rsidTr="002C5C28">
        <w:tc>
          <w:tcPr>
            <w:tcW w:w="2909" w:type="dxa"/>
          </w:tcPr>
          <w:p w14:paraId="51FA6C61" w14:textId="77777777" w:rsidR="00EE3F48" w:rsidRPr="00466C52" w:rsidRDefault="00224FA7" w:rsidP="00F93B02">
            <w:pPr>
              <w:spacing w:line="360" w:lineRule="auto"/>
              <w:rPr>
                <w:rFonts w:cs="Arial"/>
                <w:b/>
                <w:bCs/>
              </w:rPr>
            </w:pPr>
            <w:r w:rsidRPr="00466C52">
              <w:rPr>
                <w:rFonts w:cs="Arial"/>
                <w:b/>
                <w:bCs/>
              </w:rPr>
              <w:t>Max</w:t>
            </w:r>
            <w:r w:rsidR="002C0EC5">
              <w:rPr>
                <w:rFonts w:cs="Arial"/>
                <w:b/>
                <w:bCs/>
              </w:rPr>
              <w:t xml:space="preserve"> </w:t>
            </w:r>
            <w:r w:rsidRPr="00466C52">
              <w:rPr>
                <w:rFonts w:cs="Arial"/>
                <w:b/>
                <w:bCs/>
              </w:rPr>
              <w:t>charge current (A)</w:t>
            </w:r>
          </w:p>
        </w:tc>
        <w:tc>
          <w:tcPr>
            <w:tcW w:w="1953" w:type="dxa"/>
          </w:tcPr>
          <w:p w14:paraId="0F1CA334" w14:textId="77777777" w:rsidR="00EE3F48" w:rsidRPr="0074301E" w:rsidRDefault="00EE3F48" w:rsidP="00F93B02">
            <w:pPr>
              <w:spacing w:line="360" w:lineRule="auto"/>
              <w:jc w:val="center"/>
              <w:rPr>
                <w:rFonts w:cs="Arial"/>
              </w:rPr>
            </w:pPr>
            <w:r w:rsidRPr="0074301E">
              <w:rPr>
                <w:rFonts w:cs="Arial"/>
              </w:rPr>
              <w:t>50</w:t>
            </w:r>
          </w:p>
        </w:tc>
        <w:tc>
          <w:tcPr>
            <w:tcW w:w="1948" w:type="dxa"/>
          </w:tcPr>
          <w:p w14:paraId="58ADACD3" w14:textId="77777777" w:rsidR="00EE3F48" w:rsidRPr="0074301E" w:rsidRDefault="00EE3F48" w:rsidP="00F93B02">
            <w:pPr>
              <w:spacing w:line="360" w:lineRule="auto"/>
              <w:jc w:val="center"/>
              <w:rPr>
                <w:rFonts w:cs="Arial"/>
              </w:rPr>
            </w:pPr>
            <w:r w:rsidRPr="0074301E">
              <w:rPr>
                <w:rFonts w:cs="Arial"/>
              </w:rPr>
              <w:t>4</w:t>
            </w:r>
          </w:p>
        </w:tc>
        <w:tc>
          <w:tcPr>
            <w:tcW w:w="2025" w:type="dxa"/>
          </w:tcPr>
          <w:p w14:paraId="19CBF791" w14:textId="77777777" w:rsidR="00EE3F48" w:rsidRPr="0074301E" w:rsidRDefault="00EE3F48" w:rsidP="00F93B02">
            <w:pPr>
              <w:spacing w:line="360" w:lineRule="auto"/>
              <w:jc w:val="center"/>
              <w:rPr>
                <w:rFonts w:cs="Arial"/>
              </w:rPr>
            </w:pPr>
            <w:r w:rsidRPr="0074301E">
              <w:rPr>
                <w:rFonts w:cs="Arial"/>
              </w:rPr>
              <w:t>50</w:t>
            </w:r>
          </w:p>
        </w:tc>
      </w:tr>
      <w:tr w:rsidR="00EE3F48" w:rsidRPr="0074301E" w14:paraId="0B2D0EF6" w14:textId="77777777" w:rsidTr="002C5C28">
        <w:tc>
          <w:tcPr>
            <w:tcW w:w="2909" w:type="dxa"/>
          </w:tcPr>
          <w:p w14:paraId="33C17F52" w14:textId="77777777" w:rsidR="00EE3F48" w:rsidRPr="00466C52" w:rsidRDefault="00224FA7" w:rsidP="00F93B02">
            <w:pPr>
              <w:spacing w:line="360" w:lineRule="auto"/>
              <w:rPr>
                <w:rFonts w:cs="Arial"/>
                <w:b/>
                <w:bCs/>
              </w:rPr>
            </w:pPr>
            <w:r w:rsidRPr="00466C52">
              <w:rPr>
                <w:rFonts w:cs="Arial"/>
                <w:b/>
                <w:bCs/>
              </w:rPr>
              <w:t>Max discharge current (A)</w:t>
            </w:r>
          </w:p>
        </w:tc>
        <w:tc>
          <w:tcPr>
            <w:tcW w:w="1953" w:type="dxa"/>
          </w:tcPr>
          <w:p w14:paraId="213E4A60" w14:textId="77777777" w:rsidR="00EE3F48" w:rsidRPr="0074301E" w:rsidRDefault="00EE3F48" w:rsidP="00F93B02">
            <w:pPr>
              <w:spacing w:line="360" w:lineRule="auto"/>
              <w:jc w:val="center"/>
              <w:rPr>
                <w:rFonts w:cs="Arial"/>
              </w:rPr>
            </w:pPr>
            <w:r w:rsidRPr="0074301E">
              <w:rPr>
                <w:rFonts w:cs="Arial"/>
              </w:rPr>
              <w:t>100</w:t>
            </w:r>
            <w:r>
              <w:rPr>
                <w:rStyle w:val="FootnoteReference"/>
                <w:rFonts w:cs="Arial"/>
              </w:rPr>
              <w:footnoteReference w:id="2"/>
            </w:r>
          </w:p>
        </w:tc>
        <w:tc>
          <w:tcPr>
            <w:tcW w:w="1948" w:type="dxa"/>
          </w:tcPr>
          <w:p w14:paraId="6DB819B1" w14:textId="77777777" w:rsidR="00EE3F48" w:rsidRPr="0074301E" w:rsidRDefault="00EE3F48" w:rsidP="00F93B02">
            <w:pPr>
              <w:spacing w:line="360" w:lineRule="auto"/>
              <w:jc w:val="center"/>
              <w:rPr>
                <w:rFonts w:cs="Arial"/>
              </w:rPr>
            </w:pPr>
            <w:r w:rsidRPr="0074301E">
              <w:rPr>
                <w:rFonts w:cs="Arial"/>
              </w:rPr>
              <w:t>4</w:t>
            </w:r>
            <w:r>
              <w:rPr>
                <w:rStyle w:val="FootnoteReference"/>
                <w:rFonts w:cs="Arial"/>
              </w:rPr>
              <w:footnoteReference w:id="3"/>
            </w:r>
          </w:p>
        </w:tc>
        <w:tc>
          <w:tcPr>
            <w:tcW w:w="2025" w:type="dxa"/>
          </w:tcPr>
          <w:p w14:paraId="4ABE8CD1" w14:textId="77777777" w:rsidR="00EE3F48" w:rsidRPr="0074301E" w:rsidRDefault="00EE3F48" w:rsidP="00F93B02">
            <w:pPr>
              <w:spacing w:line="360" w:lineRule="auto"/>
              <w:jc w:val="center"/>
              <w:rPr>
                <w:rFonts w:cs="Arial"/>
              </w:rPr>
            </w:pPr>
            <w:r w:rsidRPr="0074301E">
              <w:rPr>
                <w:rFonts w:cs="Arial"/>
              </w:rPr>
              <w:t>100</w:t>
            </w:r>
            <w:r>
              <w:rPr>
                <w:rStyle w:val="FootnoteReference"/>
                <w:rFonts w:cs="Arial"/>
              </w:rPr>
              <w:footnoteReference w:id="4"/>
            </w:r>
          </w:p>
        </w:tc>
      </w:tr>
      <w:tr w:rsidR="00EE3F48" w:rsidRPr="0074301E" w14:paraId="79512C79" w14:textId="77777777" w:rsidTr="002C5C28">
        <w:tc>
          <w:tcPr>
            <w:tcW w:w="2909" w:type="dxa"/>
          </w:tcPr>
          <w:p w14:paraId="5AA3AF75" w14:textId="77777777" w:rsidR="00EE3F48" w:rsidRPr="00466C52" w:rsidRDefault="002C0EC5" w:rsidP="00F93B02">
            <w:pPr>
              <w:spacing w:line="360" w:lineRule="auto"/>
              <w:rPr>
                <w:rFonts w:cs="Arial"/>
                <w:b/>
                <w:bCs/>
              </w:rPr>
            </w:pPr>
            <w:r>
              <w:rPr>
                <w:rFonts w:cs="Arial"/>
                <w:b/>
                <w:bCs/>
              </w:rPr>
              <w:t xml:space="preserve">Temperature range </w:t>
            </w:r>
            <w:r w:rsidR="00EE3F48" w:rsidRPr="00466C52">
              <w:rPr>
                <w:rFonts w:cs="Arial"/>
                <w:b/>
                <w:bCs/>
              </w:rPr>
              <w:t>(°C)</w:t>
            </w:r>
          </w:p>
        </w:tc>
        <w:tc>
          <w:tcPr>
            <w:tcW w:w="1953" w:type="dxa"/>
          </w:tcPr>
          <w:p w14:paraId="548F0F44" w14:textId="77777777" w:rsidR="00EE3F48" w:rsidRPr="0074301E" w:rsidRDefault="00EE3F48" w:rsidP="00F93B02">
            <w:pPr>
              <w:spacing w:line="360" w:lineRule="auto"/>
              <w:jc w:val="center"/>
              <w:rPr>
                <w:rFonts w:cs="Arial"/>
              </w:rPr>
            </w:pPr>
            <w:r w:rsidRPr="0074301E">
              <w:rPr>
                <w:rFonts w:cs="Arial"/>
              </w:rPr>
              <w:t>[-10, +55]</w:t>
            </w:r>
            <w:r>
              <w:rPr>
                <w:rStyle w:val="FootnoteReference"/>
                <w:rFonts w:cs="Arial"/>
              </w:rPr>
              <w:footnoteReference w:id="5"/>
            </w:r>
          </w:p>
        </w:tc>
        <w:tc>
          <w:tcPr>
            <w:tcW w:w="1948" w:type="dxa"/>
          </w:tcPr>
          <w:p w14:paraId="0F4995E6" w14:textId="77777777" w:rsidR="00EE3F48" w:rsidRPr="0074301E" w:rsidRDefault="00EE3F48" w:rsidP="00F93B02">
            <w:pPr>
              <w:spacing w:line="360" w:lineRule="auto"/>
              <w:jc w:val="center"/>
              <w:rPr>
                <w:rFonts w:cs="Arial"/>
              </w:rPr>
            </w:pPr>
            <w:r w:rsidRPr="0074301E">
              <w:rPr>
                <w:rFonts w:cs="Arial"/>
              </w:rPr>
              <w:t>[0, +45]</w:t>
            </w:r>
          </w:p>
        </w:tc>
        <w:tc>
          <w:tcPr>
            <w:tcW w:w="2025" w:type="dxa"/>
          </w:tcPr>
          <w:p w14:paraId="15084524" w14:textId="77777777" w:rsidR="00EE3F48" w:rsidRPr="0074301E" w:rsidRDefault="00EE3F48" w:rsidP="00F93B02">
            <w:pPr>
              <w:keepNext/>
              <w:spacing w:line="360" w:lineRule="auto"/>
              <w:jc w:val="center"/>
              <w:rPr>
                <w:rFonts w:cs="Arial"/>
              </w:rPr>
            </w:pPr>
            <w:r w:rsidRPr="0074301E">
              <w:rPr>
                <w:rFonts w:cs="Arial"/>
              </w:rPr>
              <w:t>[-10, +55]</w:t>
            </w:r>
            <w:r>
              <w:rPr>
                <w:rStyle w:val="FootnoteReference"/>
                <w:rFonts w:cs="Arial"/>
              </w:rPr>
              <w:footnoteReference w:id="6"/>
            </w:r>
          </w:p>
        </w:tc>
      </w:tr>
      <w:tr w:rsidR="002C0EC5" w:rsidRPr="0074301E" w14:paraId="1F683706" w14:textId="77777777" w:rsidTr="002C5C28">
        <w:tc>
          <w:tcPr>
            <w:tcW w:w="2909" w:type="dxa"/>
          </w:tcPr>
          <w:p w14:paraId="3A241937" w14:textId="77777777" w:rsidR="002C0EC5" w:rsidRPr="00466C52" w:rsidRDefault="002C0EC5" w:rsidP="00F93B02">
            <w:pPr>
              <w:spacing w:line="360" w:lineRule="auto"/>
              <w:rPr>
                <w:rFonts w:cs="Arial"/>
                <w:b/>
                <w:bCs/>
              </w:rPr>
            </w:pPr>
            <w:r w:rsidRPr="00466C52">
              <w:rPr>
                <w:rFonts w:cs="Arial"/>
                <w:b/>
                <w:bCs/>
              </w:rPr>
              <w:t>Energy density (Wh/kg)</w:t>
            </w:r>
            <w:r w:rsidRPr="00466C52">
              <w:rPr>
                <w:rStyle w:val="FootnoteReference"/>
                <w:rFonts w:cs="Arial"/>
                <w:b/>
                <w:bCs/>
              </w:rPr>
              <w:footnoteReference w:id="7"/>
            </w:r>
          </w:p>
        </w:tc>
        <w:tc>
          <w:tcPr>
            <w:tcW w:w="1953" w:type="dxa"/>
          </w:tcPr>
          <w:p w14:paraId="15E8252E" w14:textId="77777777" w:rsidR="002C0EC5" w:rsidRPr="0074301E" w:rsidRDefault="002C0EC5" w:rsidP="00F93B02">
            <w:pPr>
              <w:spacing w:line="360" w:lineRule="auto"/>
              <w:jc w:val="center"/>
              <w:rPr>
                <w:rFonts w:cs="Arial"/>
              </w:rPr>
            </w:pPr>
            <w:r>
              <w:rPr>
                <w:rFonts w:cs="Arial"/>
              </w:rPr>
              <w:t>108.61</w:t>
            </w:r>
          </w:p>
        </w:tc>
        <w:tc>
          <w:tcPr>
            <w:tcW w:w="1948" w:type="dxa"/>
          </w:tcPr>
          <w:p w14:paraId="05E71328" w14:textId="77777777" w:rsidR="002C0EC5" w:rsidRPr="0074301E" w:rsidRDefault="002C0EC5" w:rsidP="00F93B02">
            <w:pPr>
              <w:spacing w:line="360" w:lineRule="auto"/>
              <w:jc w:val="center"/>
              <w:rPr>
                <w:rFonts w:cs="Arial"/>
              </w:rPr>
            </w:pPr>
            <w:r w:rsidRPr="0074301E">
              <w:rPr>
                <w:rFonts w:cs="Arial"/>
              </w:rPr>
              <w:t>9</w:t>
            </w:r>
            <w:r>
              <w:rPr>
                <w:rFonts w:cs="Arial"/>
              </w:rPr>
              <w:t>4.25</w:t>
            </w:r>
          </w:p>
        </w:tc>
        <w:tc>
          <w:tcPr>
            <w:tcW w:w="2025" w:type="dxa"/>
          </w:tcPr>
          <w:p w14:paraId="0CD696EA" w14:textId="77777777" w:rsidR="002C0EC5" w:rsidRPr="0074301E" w:rsidRDefault="002C0EC5" w:rsidP="00F93B02">
            <w:pPr>
              <w:spacing w:line="360" w:lineRule="auto"/>
              <w:jc w:val="center"/>
              <w:rPr>
                <w:rFonts w:cs="Arial"/>
              </w:rPr>
            </w:pPr>
            <w:r>
              <w:rPr>
                <w:rFonts w:cs="Arial"/>
              </w:rPr>
              <w:t>121.77</w:t>
            </w:r>
          </w:p>
        </w:tc>
      </w:tr>
      <w:tr w:rsidR="002C0EC5" w:rsidRPr="0074301E" w14:paraId="68DE951D" w14:textId="77777777" w:rsidTr="002C5C28">
        <w:tc>
          <w:tcPr>
            <w:tcW w:w="2909" w:type="dxa"/>
          </w:tcPr>
          <w:p w14:paraId="7C139481" w14:textId="77777777" w:rsidR="002C0EC5" w:rsidRPr="00466C52" w:rsidRDefault="002C0EC5" w:rsidP="00F93B02">
            <w:pPr>
              <w:spacing w:line="360" w:lineRule="auto"/>
              <w:rPr>
                <w:rFonts w:cs="Arial"/>
                <w:b/>
                <w:bCs/>
              </w:rPr>
            </w:pPr>
            <w:r w:rsidRPr="00466C52">
              <w:rPr>
                <w:rFonts w:cs="Arial"/>
                <w:b/>
                <w:bCs/>
              </w:rPr>
              <w:t>Capacity (Ah)</w:t>
            </w:r>
          </w:p>
        </w:tc>
        <w:tc>
          <w:tcPr>
            <w:tcW w:w="1953" w:type="dxa"/>
          </w:tcPr>
          <w:p w14:paraId="163502F7" w14:textId="77777777" w:rsidR="002C0EC5" w:rsidRPr="0074301E" w:rsidRDefault="002C0EC5" w:rsidP="00F93B02">
            <w:pPr>
              <w:spacing w:line="360" w:lineRule="auto"/>
              <w:jc w:val="center"/>
              <w:rPr>
                <w:rFonts w:cs="Arial"/>
              </w:rPr>
            </w:pPr>
            <w:r w:rsidRPr="0074301E">
              <w:rPr>
                <w:rFonts w:cs="Arial"/>
              </w:rPr>
              <w:t>16.099</w:t>
            </w:r>
          </w:p>
        </w:tc>
        <w:tc>
          <w:tcPr>
            <w:tcW w:w="1948" w:type="dxa"/>
          </w:tcPr>
          <w:p w14:paraId="0ABF7901" w14:textId="77777777" w:rsidR="002C0EC5" w:rsidRPr="0074301E" w:rsidRDefault="002C0EC5" w:rsidP="00F93B02">
            <w:pPr>
              <w:spacing w:line="360" w:lineRule="auto"/>
              <w:jc w:val="center"/>
              <w:rPr>
                <w:rFonts w:cs="Arial"/>
              </w:rPr>
            </w:pPr>
            <w:r w:rsidRPr="0074301E">
              <w:rPr>
                <w:rFonts w:cs="Arial"/>
              </w:rPr>
              <w:t>15.963</w:t>
            </w:r>
          </w:p>
        </w:tc>
        <w:tc>
          <w:tcPr>
            <w:tcW w:w="2025" w:type="dxa"/>
          </w:tcPr>
          <w:p w14:paraId="6E91C279" w14:textId="77777777" w:rsidR="002C0EC5" w:rsidRPr="0074301E" w:rsidRDefault="002C0EC5" w:rsidP="00F93B02">
            <w:pPr>
              <w:spacing w:line="360" w:lineRule="auto"/>
              <w:jc w:val="center"/>
              <w:rPr>
                <w:rFonts w:cs="Arial"/>
              </w:rPr>
            </w:pPr>
            <w:r w:rsidRPr="0074301E">
              <w:rPr>
                <w:rFonts w:cs="Arial"/>
              </w:rPr>
              <w:t>14.889</w:t>
            </w:r>
          </w:p>
        </w:tc>
      </w:tr>
      <w:tr w:rsidR="002C0EC5" w:rsidRPr="0074301E" w14:paraId="6C12E91F" w14:textId="77777777" w:rsidTr="002C5C28">
        <w:tc>
          <w:tcPr>
            <w:tcW w:w="2909" w:type="dxa"/>
          </w:tcPr>
          <w:p w14:paraId="3E0B6ECC" w14:textId="77777777" w:rsidR="002C0EC5" w:rsidRPr="00466C52" w:rsidRDefault="002C0EC5" w:rsidP="00F93B02">
            <w:pPr>
              <w:spacing w:line="360" w:lineRule="auto"/>
              <w:rPr>
                <w:rFonts w:cs="Arial"/>
                <w:b/>
                <w:bCs/>
              </w:rPr>
            </w:pPr>
            <w:r w:rsidRPr="00466C52">
              <w:rPr>
                <w:rFonts w:cs="Arial"/>
                <w:b/>
                <w:bCs/>
              </w:rPr>
              <w:t>Weight (g)</w:t>
            </w:r>
          </w:p>
        </w:tc>
        <w:tc>
          <w:tcPr>
            <w:tcW w:w="1953" w:type="dxa"/>
          </w:tcPr>
          <w:p w14:paraId="57A66C36" w14:textId="77777777" w:rsidR="002C0EC5" w:rsidRPr="0074301E" w:rsidRDefault="002C0EC5" w:rsidP="00F93B02">
            <w:pPr>
              <w:spacing w:line="360" w:lineRule="auto"/>
              <w:jc w:val="center"/>
              <w:rPr>
                <w:rFonts w:cs="Arial"/>
              </w:rPr>
            </w:pPr>
            <w:r>
              <w:rPr>
                <w:rFonts w:cs="Arial"/>
              </w:rPr>
              <w:t>474.32</w:t>
            </w:r>
          </w:p>
        </w:tc>
        <w:tc>
          <w:tcPr>
            <w:tcW w:w="1948" w:type="dxa"/>
          </w:tcPr>
          <w:p w14:paraId="2692473C" w14:textId="77777777" w:rsidR="002C0EC5" w:rsidRPr="0074301E" w:rsidRDefault="002C0EC5" w:rsidP="00F93B02">
            <w:pPr>
              <w:spacing w:line="360" w:lineRule="auto"/>
              <w:jc w:val="center"/>
              <w:rPr>
                <w:rFonts w:cs="Arial"/>
              </w:rPr>
            </w:pPr>
            <w:r>
              <w:rPr>
                <w:rFonts w:cs="Arial"/>
              </w:rPr>
              <w:t>541.98</w:t>
            </w:r>
          </w:p>
        </w:tc>
        <w:tc>
          <w:tcPr>
            <w:tcW w:w="2025" w:type="dxa"/>
          </w:tcPr>
          <w:p w14:paraId="54C386B0" w14:textId="77777777" w:rsidR="002C0EC5" w:rsidRPr="0074301E" w:rsidRDefault="002C0EC5" w:rsidP="00F93B02">
            <w:pPr>
              <w:spacing w:line="360" w:lineRule="auto"/>
              <w:jc w:val="center"/>
              <w:rPr>
                <w:rFonts w:cs="Arial"/>
              </w:rPr>
            </w:pPr>
            <w:r>
              <w:rPr>
                <w:rFonts w:cs="Arial"/>
              </w:rPr>
              <w:t>391.25</w:t>
            </w:r>
          </w:p>
        </w:tc>
      </w:tr>
      <w:tr w:rsidR="002C0EC5" w:rsidRPr="0074301E" w14:paraId="7485608C" w14:textId="77777777" w:rsidTr="002C5C28">
        <w:tc>
          <w:tcPr>
            <w:tcW w:w="2909" w:type="dxa"/>
          </w:tcPr>
          <w:p w14:paraId="2C864CA3" w14:textId="77777777" w:rsidR="002C0EC5" w:rsidRPr="00466C52" w:rsidRDefault="002C0EC5" w:rsidP="00F93B02">
            <w:pPr>
              <w:spacing w:line="360" w:lineRule="auto"/>
              <w:rPr>
                <w:rFonts w:cs="Arial"/>
                <w:b/>
                <w:bCs/>
              </w:rPr>
            </w:pPr>
            <w:r w:rsidRPr="00466C52">
              <w:rPr>
                <w:rFonts w:cs="Arial"/>
                <w:b/>
                <w:bCs/>
              </w:rPr>
              <w:t>Height (mm)</w:t>
            </w:r>
          </w:p>
        </w:tc>
        <w:tc>
          <w:tcPr>
            <w:tcW w:w="1953" w:type="dxa"/>
          </w:tcPr>
          <w:p w14:paraId="3736E527" w14:textId="77777777" w:rsidR="002C0EC5" w:rsidRPr="0074301E" w:rsidRDefault="002C0EC5" w:rsidP="00F93B02">
            <w:pPr>
              <w:spacing w:line="360" w:lineRule="auto"/>
              <w:jc w:val="center"/>
              <w:rPr>
                <w:rFonts w:cs="Arial"/>
              </w:rPr>
            </w:pPr>
            <w:r w:rsidRPr="0074301E">
              <w:rPr>
                <w:rFonts w:cs="Arial"/>
              </w:rPr>
              <w:t>125</w:t>
            </w:r>
          </w:p>
        </w:tc>
        <w:tc>
          <w:tcPr>
            <w:tcW w:w="1948" w:type="dxa"/>
          </w:tcPr>
          <w:p w14:paraId="5001DE23" w14:textId="77777777" w:rsidR="002C0EC5" w:rsidRPr="0074301E" w:rsidRDefault="002C0EC5" w:rsidP="00F93B02">
            <w:pPr>
              <w:spacing w:line="360" w:lineRule="auto"/>
              <w:jc w:val="center"/>
              <w:rPr>
                <w:rFonts w:cs="Arial"/>
              </w:rPr>
            </w:pPr>
            <w:r w:rsidRPr="0074301E">
              <w:rPr>
                <w:rFonts w:cs="Arial"/>
              </w:rPr>
              <w:t>125</w:t>
            </w:r>
          </w:p>
        </w:tc>
        <w:tc>
          <w:tcPr>
            <w:tcW w:w="2025" w:type="dxa"/>
          </w:tcPr>
          <w:p w14:paraId="72B3BDCD" w14:textId="77777777" w:rsidR="002C0EC5" w:rsidRPr="0074301E" w:rsidRDefault="002C0EC5" w:rsidP="00F93B02">
            <w:pPr>
              <w:spacing w:line="360" w:lineRule="auto"/>
              <w:jc w:val="center"/>
              <w:rPr>
                <w:rFonts w:cs="Arial"/>
              </w:rPr>
            </w:pPr>
            <w:r w:rsidRPr="0074301E">
              <w:rPr>
                <w:rFonts w:cs="Arial"/>
              </w:rPr>
              <w:t>-</w:t>
            </w:r>
          </w:p>
        </w:tc>
      </w:tr>
      <w:tr w:rsidR="002C0EC5" w:rsidRPr="0074301E" w14:paraId="4676D2C5" w14:textId="77777777" w:rsidTr="002C5C28">
        <w:tc>
          <w:tcPr>
            <w:tcW w:w="2909" w:type="dxa"/>
          </w:tcPr>
          <w:p w14:paraId="3BD5DD76" w14:textId="77777777" w:rsidR="002C0EC5" w:rsidRPr="00466C52" w:rsidRDefault="002C0EC5" w:rsidP="00F93B02">
            <w:pPr>
              <w:spacing w:line="360" w:lineRule="auto"/>
              <w:rPr>
                <w:rFonts w:cs="Arial"/>
                <w:b/>
                <w:bCs/>
              </w:rPr>
            </w:pPr>
            <w:r w:rsidRPr="00466C52">
              <w:rPr>
                <w:rFonts w:cs="Arial"/>
                <w:b/>
                <w:bCs/>
              </w:rPr>
              <w:t>Surface area (mm</w:t>
            </w:r>
            <w:r w:rsidRPr="00466C52">
              <w:rPr>
                <w:rFonts w:cs="Arial"/>
                <w:b/>
                <w:bCs/>
                <w:vertAlign w:val="superscript"/>
              </w:rPr>
              <w:t>2</w:t>
            </w:r>
            <w:r w:rsidRPr="00466C52">
              <w:rPr>
                <w:rFonts w:cs="Arial"/>
                <w:b/>
                <w:bCs/>
              </w:rPr>
              <w:t>)</w:t>
            </w:r>
          </w:p>
        </w:tc>
        <w:tc>
          <w:tcPr>
            <w:tcW w:w="1953" w:type="dxa"/>
          </w:tcPr>
          <w:p w14:paraId="169DC26C" w14:textId="77777777" w:rsidR="002C0EC5" w:rsidRPr="0074301E" w:rsidRDefault="002C0EC5" w:rsidP="00F93B02">
            <w:pPr>
              <w:spacing w:line="360" w:lineRule="auto"/>
              <w:jc w:val="center"/>
              <w:rPr>
                <w:rFonts w:cs="Arial"/>
              </w:rPr>
            </w:pPr>
            <w:r w:rsidRPr="0074301E">
              <w:rPr>
                <w:rFonts w:cs="Arial"/>
              </w:rPr>
              <w:t>19625</w:t>
            </w:r>
            <w:r>
              <w:rPr>
                <w:rStyle w:val="FootnoteReference"/>
                <w:rFonts w:cs="Arial"/>
              </w:rPr>
              <w:footnoteReference w:id="8"/>
            </w:r>
          </w:p>
        </w:tc>
        <w:tc>
          <w:tcPr>
            <w:tcW w:w="1948" w:type="dxa"/>
          </w:tcPr>
          <w:p w14:paraId="3D3878CF" w14:textId="77777777" w:rsidR="002C0EC5" w:rsidRPr="0074301E" w:rsidRDefault="002C0EC5" w:rsidP="00F93B02">
            <w:pPr>
              <w:spacing w:line="360" w:lineRule="auto"/>
              <w:jc w:val="center"/>
              <w:rPr>
                <w:rFonts w:cs="Arial"/>
              </w:rPr>
            </w:pPr>
            <w:r>
              <w:rPr>
                <w:rFonts w:cs="Arial"/>
              </w:rPr>
              <w:t>31250</w:t>
            </w:r>
            <w:r>
              <w:rPr>
                <w:rStyle w:val="FootnoteReference"/>
                <w:rFonts w:cs="Arial"/>
              </w:rPr>
              <w:footnoteReference w:id="9"/>
            </w:r>
          </w:p>
        </w:tc>
        <w:tc>
          <w:tcPr>
            <w:tcW w:w="2025" w:type="dxa"/>
          </w:tcPr>
          <w:p w14:paraId="3A7F734B" w14:textId="77777777" w:rsidR="002C0EC5" w:rsidRPr="0074301E" w:rsidRDefault="002C0EC5" w:rsidP="00F93B02">
            <w:pPr>
              <w:spacing w:line="360" w:lineRule="auto"/>
              <w:jc w:val="center"/>
              <w:rPr>
                <w:rFonts w:cs="Arial"/>
              </w:rPr>
            </w:pPr>
            <w:r w:rsidRPr="0074301E">
              <w:rPr>
                <w:rFonts w:cs="Arial"/>
              </w:rPr>
              <w:t>-</w:t>
            </w:r>
          </w:p>
        </w:tc>
      </w:tr>
    </w:tbl>
    <w:p w14:paraId="5780B731" w14:textId="178709DD" w:rsidR="00EE3F48" w:rsidRDefault="009E3128" w:rsidP="00F93B02">
      <w:pPr>
        <w:spacing w:line="360" w:lineRule="auto"/>
        <w:rPr>
          <w:rFonts w:cs="Arial"/>
        </w:rPr>
      </w:pPr>
      <w:r>
        <w:rPr>
          <w:rFonts w:cs="Arial"/>
        </w:rPr>
        <w:t>A</w:t>
      </w:r>
      <w:r w:rsidR="00EE3F48" w:rsidRPr="0074301E">
        <w:rPr>
          <w:rFonts w:cs="Arial"/>
        </w:rPr>
        <w:t xml:space="preserve"> </w:t>
      </w:r>
      <w:r w:rsidR="003F4D57">
        <w:rPr>
          <w:rFonts w:cs="Arial"/>
          <w:noProof/>
        </w:rPr>
        <w:t>mass</w:t>
      </w:r>
      <w:r w:rsidR="00EE3F48" w:rsidRPr="0074301E">
        <w:rPr>
          <w:rFonts w:cs="Arial"/>
        </w:rPr>
        <w:t xml:space="preserve"> </w:t>
      </w:r>
      <w:r>
        <w:rPr>
          <w:rFonts w:cs="Arial"/>
        </w:rPr>
        <w:t xml:space="preserve">analysis was done for all the cells and the average weight </w:t>
      </w:r>
      <w:r w:rsidR="00EE3F48" w:rsidRPr="0074301E">
        <w:rPr>
          <w:rFonts w:cs="Arial"/>
        </w:rPr>
        <w:t xml:space="preserve">contribution of </w:t>
      </w:r>
      <w:r>
        <w:rPr>
          <w:rFonts w:cs="Arial"/>
        </w:rPr>
        <w:t>the</w:t>
      </w:r>
      <w:r w:rsidR="00EE3F48" w:rsidRPr="0074301E">
        <w:rPr>
          <w:rFonts w:cs="Arial"/>
        </w:rPr>
        <w:t xml:space="preserve"> different components </w:t>
      </w:r>
      <w:r>
        <w:rPr>
          <w:rFonts w:cs="Arial"/>
        </w:rPr>
        <w:t>of each cell</w:t>
      </w:r>
      <w:r w:rsidR="00EE3F48" w:rsidRPr="0074301E">
        <w:rPr>
          <w:rFonts w:cs="Arial"/>
        </w:rPr>
        <w:t xml:space="preserve"> are shown in </w:t>
      </w:r>
      <w:r w:rsidR="005F5F18">
        <w:fldChar w:fldCharType="begin"/>
      </w:r>
      <w:r w:rsidR="005F5F18">
        <w:instrText xml:space="preserve"> REF _Ref521426200 \h  \* MERGEFORMAT </w:instrText>
      </w:r>
      <w:r w:rsidR="005F5F18">
        <w:fldChar w:fldCharType="separate"/>
      </w:r>
      <w:r w:rsidR="00A440CB" w:rsidRPr="00A440CB">
        <w:t xml:space="preserve">Figure </w:t>
      </w:r>
      <w:r w:rsidR="00A440CB" w:rsidRPr="00A440CB">
        <w:rPr>
          <w:noProof/>
        </w:rPr>
        <w:t>4.2</w:t>
      </w:r>
      <w:r w:rsidR="005F5F18">
        <w:fldChar w:fldCharType="end"/>
      </w:r>
      <w:r w:rsidR="00EE3F48" w:rsidRPr="0074301E">
        <w:rPr>
          <w:rFonts w:cs="Arial"/>
        </w:rPr>
        <w:t xml:space="preserve">. A clear difference is noticed in the cells with soft packaging, i.e. the pouch cells, due to </w:t>
      </w:r>
      <w:r w:rsidR="003F4D57">
        <w:rPr>
          <w:rFonts w:cs="Arial"/>
        </w:rPr>
        <w:t xml:space="preserve">the </w:t>
      </w:r>
      <w:r w:rsidR="00EE3F48" w:rsidRPr="003F4D57">
        <w:rPr>
          <w:rFonts w:cs="Arial"/>
          <w:noProof/>
        </w:rPr>
        <w:t>softer</w:t>
      </w:r>
      <w:r w:rsidR="00EE3F48" w:rsidRPr="0074301E">
        <w:rPr>
          <w:rFonts w:cs="Arial"/>
        </w:rPr>
        <w:t xml:space="preserve"> casing.</w:t>
      </w:r>
    </w:p>
    <w:p w14:paraId="0000B4A9" w14:textId="77777777" w:rsidR="009E3128" w:rsidRDefault="009E3128" w:rsidP="00F93B02">
      <w:pPr>
        <w:keepNext/>
        <w:spacing w:line="360" w:lineRule="auto"/>
        <w:jc w:val="center"/>
      </w:pPr>
      <w:r>
        <w:rPr>
          <w:noProof/>
          <w:lang w:val="de-DE" w:eastAsia="zh-CN"/>
        </w:rPr>
        <w:lastRenderedPageBreak/>
        <w:drawing>
          <wp:inline distT="0" distB="0" distL="0" distR="0" wp14:anchorId="76308DB0" wp14:editId="3FB889EE">
            <wp:extent cx="5616575" cy="3442970"/>
            <wp:effectExtent l="0" t="0" r="3175" b="5080"/>
            <wp:docPr id="41" name="Chart 41">
              <a:extLst xmlns:a="http://schemas.openxmlformats.org/drawingml/2006/main">
                <a:ext uri="{FF2B5EF4-FFF2-40B4-BE49-F238E27FC236}">
                  <a16:creationId xmlns:a16="http://schemas.microsoft.com/office/drawing/2014/main" id="{DF28810E-5AC9-45F7-BCEA-F303ED70AC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61F736A" w14:textId="7849CA44" w:rsidR="009E3128" w:rsidRPr="00483BEC" w:rsidRDefault="009E3128" w:rsidP="00483BEC">
      <w:pPr>
        <w:pStyle w:val="Caption"/>
        <w:spacing w:line="360" w:lineRule="auto"/>
        <w:jc w:val="both"/>
        <w:rPr>
          <w:rFonts w:cs="Arial"/>
          <w:sz w:val="20"/>
          <w:szCs w:val="20"/>
        </w:rPr>
      </w:pPr>
      <w:bookmarkStart w:id="178" w:name="_Ref521426200"/>
      <w:bookmarkStart w:id="179" w:name="_Toc528066883"/>
      <w:r w:rsidRPr="00483BEC">
        <w:rPr>
          <w:sz w:val="20"/>
          <w:szCs w:val="20"/>
        </w:rPr>
        <w:t xml:space="preserve">Figure </w:t>
      </w:r>
      <w:r w:rsidR="00FD51A6" w:rsidRPr="00483BEC">
        <w:rPr>
          <w:sz w:val="20"/>
          <w:szCs w:val="20"/>
        </w:rPr>
        <w:fldChar w:fldCharType="begin"/>
      </w:r>
      <w:r w:rsidR="00FD51A6" w:rsidRPr="00483BEC">
        <w:rPr>
          <w:sz w:val="20"/>
          <w:szCs w:val="20"/>
        </w:rPr>
        <w:instrText xml:space="preserve"> STYLEREF 1 \s </w:instrText>
      </w:r>
      <w:r w:rsidR="00FD51A6" w:rsidRPr="00483BEC">
        <w:rPr>
          <w:sz w:val="20"/>
          <w:szCs w:val="20"/>
        </w:rPr>
        <w:fldChar w:fldCharType="separate"/>
      </w:r>
      <w:r w:rsidR="00A440CB">
        <w:rPr>
          <w:noProof/>
          <w:sz w:val="20"/>
          <w:szCs w:val="20"/>
        </w:rPr>
        <w:t>4</w:t>
      </w:r>
      <w:r w:rsidR="00FD51A6" w:rsidRPr="00483BEC">
        <w:rPr>
          <w:sz w:val="20"/>
          <w:szCs w:val="20"/>
        </w:rPr>
        <w:fldChar w:fldCharType="end"/>
      </w:r>
      <w:r w:rsidR="00FD51A6" w:rsidRPr="00483BEC">
        <w:rPr>
          <w:sz w:val="20"/>
          <w:szCs w:val="20"/>
        </w:rPr>
        <w:t>.</w:t>
      </w:r>
      <w:r w:rsidR="00FD51A6" w:rsidRPr="00483BEC">
        <w:rPr>
          <w:sz w:val="20"/>
          <w:szCs w:val="20"/>
        </w:rPr>
        <w:fldChar w:fldCharType="begin"/>
      </w:r>
      <w:r w:rsidR="00FD51A6" w:rsidRPr="00483BEC">
        <w:rPr>
          <w:sz w:val="20"/>
          <w:szCs w:val="20"/>
        </w:rPr>
        <w:instrText xml:space="preserve"> SEQ Figure \* ARABIC \s 1 </w:instrText>
      </w:r>
      <w:r w:rsidR="00FD51A6" w:rsidRPr="00483BEC">
        <w:rPr>
          <w:sz w:val="20"/>
          <w:szCs w:val="20"/>
        </w:rPr>
        <w:fldChar w:fldCharType="separate"/>
      </w:r>
      <w:r w:rsidR="00A440CB">
        <w:rPr>
          <w:noProof/>
          <w:sz w:val="20"/>
          <w:szCs w:val="20"/>
        </w:rPr>
        <w:t>2</w:t>
      </w:r>
      <w:r w:rsidR="00FD51A6" w:rsidRPr="00483BEC">
        <w:rPr>
          <w:sz w:val="20"/>
          <w:szCs w:val="20"/>
        </w:rPr>
        <w:fldChar w:fldCharType="end"/>
      </w:r>
      <w:bookmarkEnd w:id="178"/>
      <w:r w:rsidRPr="00483BEC">
        <w:rPr>
          <w:noProof/>
          <w:sz w:val="20"/>
          <w:szCs w:val="20"/>
        </w:rPr>
        <w:t>. Weight analysis of the cells.</w:t>
      </w:r>
      <w:r w:rsidR="00061898" w:rsidRPr="00483BEC">
        <w:rPr>
          <w:noProof/>
          <w:sz w:val="20"/>
          <w:szCs w:val="20"/>
        </w:rPr>
        <w:t xml:space="preserve"> </w:t>
      </w:r>
      <w:r w:rsidR="00EF12F3" w:rsidRPr="00483BEC">
        <w:rPr>
          <w:noProof/>
          <w:sz w:val="20"/>
          <w:szCs w:val="20"/>
        </w:rPr>
        <w:fldChar w:fldCharType="begin"/>
      </w:r>
      <w:r w:rsidR="00992A98" w:rsidRPr="00483BEC">
        <w:rPr>
          <w:noProof/>
          <w:sz w:val="20"/>
          <w:szCs w:val="20"/>
        </w:rPr>
        <w:instrText>ADDIN CITAVI.PLACEHOLDER 748092f1-fc7f-4898-a21a-c50004406331 PFBsYWNlaG9sZGVyPg0KICA8QWRkSW5WZXJzaW9uPjUuNC4wLjI8L0FkZEluVmVyc2lvbj4NCiAgPElkPjc0ODA5MmYxLWZjN2YtNDg5OC1hMjFhLWM1MDAwNDQwNjMzMTwvSWQ+DQogIDxFbnRyaWVzPg0KICAgIDxFbnRyeT4NCiAgICAgIDxJZD42Zjg3NTJhZC1mYTliLTQxZGQtYTEzOS0yNGEzNGVlNzU0MTk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EF12F3" w:rsidRPr="00483BEC">
        <w:rPr>
          <w:noProof/>
          <w:sz w:val="20"/>
          <w:szCs w:val="20"/>
        </w:rPr>
        <w:fldChar w:fldCharType="separate"/>
      </w:r>
      <w:bookmarkStart w:id="180" w:name="_CTVP001748092f1fc7f4898a21ac50004406331"/>
      <w:r w:rsidR="00992A98" w:rsidRPr="00483BEC">
        <w:rPr>
          <w:noProof/>
          <w:sz w:val="20"/>
          <w:szCs w:val="20"/>
        </w:rPr>
        <w:t>[46]</w:t>
      </w:r>
      <w:bookmarkEnd w:id="179"/>
      <w:bookmarkEnd w:id="180"/>
      <w:r w:rsidR="00EF12F3" w:rsidRPr="00483BEC">
        <w:rPr>
          <w:noProof/>
          <w:sz w:val="20"/>
          <w:szCs w:val="20"/>
        </w:rPr>
        <w:fldChar w:fldCharType="end"/>
      </w:r>
    </w:p>
    <w:p w14:paraId="6F9B6FF0" w14:textId="14F0E3CE" w:rsidR="00EE3F48" w:rsidRPr="000D0445" w:rsidRDefault="00EE3F48" w:rsidP="00F93B02">
      <w:pPr>
        <w:spacing w:line="360" w:lineRule="auto"/>
      </w:pPr>
      <w:r>
        <w:rPr>
          <w:rFonts w:cs="Arial"/>
        </w:rPr>
        <w:t xml:space="preserve">The </w:t>
      </w:r>
      <w:r w:rsidR="003F4D57">
        <w:rPr>
          <w:rFonts w:cs="Arial"/>
          <w:noProof/>
        </w:rPr>
        <w:t>mass</w:t>
      </w:r>
      <w:r>
        <w:rPr>
          <w:rFonts w:cs="Arial"/>
        </w:rPr>
        <w:t xml:space="preserve"> </w:t>
      </w:r>
      <w:r w:rsidR="00F6776A">
        <w:rPr>
          <w:rFonts w:cs="Arial"/>
        </w:rPr>
        <w:t>analysis</w:t>
      </w:r>
      <w:r>
        <w:rPr>
          <w:rFonts w:cs="Arial"/>
        </w:rPr>
        <w:t xml:space="preserve"> </w:t>
      </w:r>
      <w:r w:rsidR="00F6776A">
        <w:rPr>
          <w:rFonts w:cs="Arial"/>
        </w:rPr>
        <w:t>is as</w:t>
      </w:r>
      <w:r>
        <w:rPr>
          <w:rFonts w:cs="Arial"/>
        </w:rPr>
        <w:t xml:space="preserve"> expected because of the </w:t>
      </w:r>
      <w:r w:rsidRPr="00F923E1">
        <w:rPr>
          <w:rFonts w:cs="Arial"/>
          <w:noProof/>
        </w:rPr>
        <w:t>hard cover</w:t>
      </w:r>
      <w:r>
        <w:rPr>
          <w:rFonts w:cs="Arial"/>
        </w:rPr>
        <w:t xml:space="preserve"> being replaced by aluminum foil in the pouch</w:t>
      </w:r>
      <w:r w:rsidR="00F6776A">
        <w:rPr>
          <w:rFonts w:cs="Arial"/>
        </w:rPr>
        <w:t xml:space="preserve"> cells, reducing the weight of the packaging component</w:t>
      </w:r>
      <w:r>
        <w:rPr>
          <w:rFonts w:cs="Arial"/>
        </w:rPr>
        <w:t xml:space="preserve">. In the case of the prismatic cell, it requires more packaging than a cylindrical cell because of the higher surface area, as can be seen from the reception test data given in </w:t>
      </w:r>
      <w:r w:rsidR="005F5F18">
        <w:fldChar w:fldCharType="begin"/>
      </w:r>
      <w:r w:rsidR="005F5F18">
        <w:instrText xml:space="preserve"> REF _Ref523759543 \h  \* MERGEFORMAT </w:instrText>
      </w:r>
      <w:r w:rsidR="005F5F18">
        <w:fldChar w:fldCharType="separate"/>
      </w:r>
      <w:r w:rsidR="00A440CB" w:rsidRPr="00A440CB">
        <w:t>Table</w:t>
      </w:r>
      <w:r w:rsidR="00A440CB" w:rsidRPr="00A440CB">
        <w:rPr>
          <w:noProof/>
        </w:rPr>
        <w:t xml:space="preserve"> 4.1</w:t>
      </w:r>
      <w:r w:rsidR="005F5F18">
        <w:fldChar w:fldCharType="end"/>
      </w:r>
      <w:r>
        <w:rPr>
          <w:rFonts w:cs="Arial"/>
        </w:rPr>
        <w:t xml:space="preserve">. </w:t>
      </w:r>
    </w:p>
    <w:p w14:paraId="39224E49" w14:textId="28849E2A" w:rsidR="00EE3F48" w:rsidRDefault="00EE3F48" w:rsidP="00F93B02">
      <w:pPr>
        <w:spacing w:line="360" w:lineRule="auto"/>
        <w:rPr>
          <w:rFonts w:cs="Arial"/>
        </w:rPr>
      </w:pPr>
      <w:r>
        <w:rPr>
          <w:rFonts w:cs="Arial"/>
        </w:rPr>
        <w:t xml:space="preserve">The data presented above were </w:t>
      </w:r>
      <w:r w:rsidR="009E3128">
        <w:rPr>
          <w:rFonts w:cs="Arial"/>
        </w:rPr>
        <w:t>measured</w:t>
      </w:r>
      <w:r>
        <w:rPr>
          <w:rFonts w:cs="Arial"/>
        </w:rPr>
        <w:t xml:space="preserve"> without any </w:t>
      </w:r>
      <w:r w:rsidR="007B28B7">
        <w:rPr>
          <w:rFonts w:cs="Arial"/>
        </w:rPr>
        <w:t>aging</w:t>
      </w:r>
      <w:r>
        <w:rPr>
          <w:rFonts w:cs="Arial"/>
        </w:rPr>
        <w:t>. After t</w:t>
      </w:r>
      <w:r w:rsidR="00DD0AB5">
        <w:rPr>
          <w:rFonts w:cs="Arial"/>
        </w:rPr>
        <w:t>he reception tests,</w:t>
      </w:r>
      <w:r>
        <w:rPr>
          <w:rFonts w:cs="Arial"/>
        </w:rPr>
        <w:t xml:space="preserve"> the cells were aged and</w:t>
      </w:r>
      <w:r w:rsidR="009D2977">
        <w:rPr>
          <w:rFonts w:cs="Arial"/>
        </w:rPr>
        <w:t xml:space="preserve"> cycled at different stages of state of h</w:t>
      </w:r>
      <w:r>
        <w:rPr>
          <w:rFonts w:cs="Arial"/>
        </w:rPr>
        <w:t>ealth (SOH</w:t>
      </w:r>
      <w:r w:rsidR="00244A9C">
        <w:rPr>
          <w:rFonts w:cs="Arial"/>
        </w:rPr>
        <w:fldChar w:fldCharType="begin"/>
      </w:r>
      <w:r w:rsidR="00244A9C">
        <w:instrText xml:space="preserve"> XE "</w:instrText>
      </w:r>
      <w:r w:rsidR="00244A9C" w:rsidRPr="00015147">
        <w:rPr>
          <w:rFonts w:cs="Arial"/>
        </w:rPr>
        <w:instrText>SOH</w:instrText>
      </w:r>
      <w:r w:rsidR="00244A9C">
        <w:instrText>" \t "</w:instrText>
      </w:r>
      <w:r w:rsidR="00244A9C" w:rsidRPr="00A54529">
        <w:rPr>
          <w:rFonts w:asciiTheme="minorHAnsi" w:hAnsiTheme="minorHAnsi" w:cstheme="minorHAnsi"/>
          <w:i/>
        </w:rPr>
        <w:instrText>State of Health</w:instrText>
      </w:r>
      <w:r w:rsidR="00244A9C">
        <w:instrText xml:space="preserve">" </w:instrText>
      </w:r>
      <w:r w:rsidR="00244A9C">
        <w:rPr>
          <w:rFonts w:cs="Arial"/>
        </w:rPr>
        <w:fldChar w:fldCharType="end"/>
      </w:r>
      <w:r>
        <w:rPr>
          <w:rFonts w:cs="Arial"/>
        </w:rPr>
        <w:t xml:space="preserve">). The following </w:t>
      </w:r>
      <w:r w:rsidR="00DD0AB5">
        <w:rPr>
          <w:rFonts w:cs="Arial"/>
        </w:rPr>
        <w:t>sub-</w:t>
      </w:r>
      <w:r>
        <w:rPr>
          <w:rFonts w:cs="Arial"/>
        </w:rPr>
        <w:t xml:space="preserve">section </w:t>
      </w:r>
      <w:r w:rsidR="00DD0AB5">
        <w:rPr>
          <w:rFonts w:cs="Arial"/>
        </w:rPr>
        <w:t>explains</w:t>
      </w:r>
      <w:r>
        <w:rPr>
          <w:rFonts w:cs="Arial"/>
        </w:rPr>
        <w:t xml:space="preserve"> the different tests performed relevant to the current work.</w:t>
      </w:r>
    </w:p>
    <w:p w14:paraId="74222959" w14:textId="77777777" w:rsidR="00EE3F48" w:rsidRDefault="00EE3F48" w:rsidP="00F93B02">
      <w:pPr>
        <w:pStyle w:val="Heading2"/>
        <w:keepLines/>
        <w:suppressAutoHyphens w:val="0"/>
        <w:spacing w:before="40" w:after="0" w:line="360" w:lineRule="auto"/>
        <w:ind w:left="576" w:hanging="576"/>
        <w:textboxTightWrap w:val="none"/>
      </w:pPr>
      <w:bookmarkStart w:id="181" w:name="_Toc520298116"/>
      <w:bookmarkStart w:id="182" w:name="_Toc528067759"/>
      <w:r>
        <w:t>Tests performed</w:t>
      </w:r>
      <w:bookmarkEnd w:id="181"/>
      <w:bookmarkEnd w:id="182"/>
    </w:p>
    <w:p w14:paraId="5D992B93" w14:textId="5558DC8E" w:rsidR="00EE3F48" w:rsidRPr="0074301E" w:rsidRDefault="009E3128" w:rsidP="00F93B02">
      <w:pPr>
        <w:spacing w:line="360" w:lineRule="auto"/>
        <w:rPr>
          <w:rFonts w:cs="Arial"/>
        </w:rPr>
      </w:pPr>
      <w:r>
        <w:rPr>
          <w:rFonts w:cs="Arial"/>
        </w:rPr>
        <w:t xml:space="preserve">Within the </w:t>
      </w:r>
      <w:r w:rsidRPr="00F923E1">
        <w:rPr>
          <w:rFonts w:cs="Arial"/>
          <w:noProof/>
        </w:rPr>
        <w:t>scope</w:t>
      </w:r>
      <w:r w:rsidR="00F923E1">
        <w:rPr>
          <w:rFonts w:cs="Arial"/>
          <w:noProof/>
        </w:rPr>
        <w:t xml:space="preserve"> of</w:t>
      </w:r>
      <w:r>
        <w:rPr>
          <w:rFonts w:cs="Arial"/>
        </w:rPr>
        <w:t xml:space="preserve"> this</w:t>
      </w:r>
      <w:r w:rsidR="00EE3F48">
        <w:rPr>
          <w:rFonts w:cs="Arial"/>
        </w:rPr>
        <w:t xml:space="preserve"> thesis</w:t>
      </w:r>
      <w:r>
        <w:rPr>
          <w:rFonts w:cs="Arial"/>
        </w:rPr>
        <w:t xml:space="preserve">, </w:t>
      </w:r>
      <w:r w:rsidR="00EE3F48">
        <w:rPr>
          <w:rFonts w:cs="Arial"/>
        </w:rPr>
        <w:t xml:space="preserve">only the </w:t>
      </w:r>
      <w:r>
        <w:rPr>
          <w:rFonts w:cs="Arial"/>
        </w:rPr>
        <w:t>life cycling tests have been included</w:t>
      </w:r>
      <w:r w:rsidR="00EE3F48">
        <w:rPr>
          <w:rFonts w:cs="Arial"/>
        </w:rPr>
        <w:t xml:space="preserve">. It </w:t>
      </w:r>
      <w:r w:rsidR="00EE3F48" w:rsidRPr="0074301E">
        <w:rPr>
          <w:rFonts w:cs="Arial"/>
        </w:rPr>
        <w:t>involve</w:t>
      </w:r>
      <w:r w:rsidR="00EE3F48">
        <w:rPr>
          <w:rFonts w:cs="Arial"/>
        </w:rPr>
        <w:t>s</w:t>
      </w:r>
      <w:r w:rsidR="00EE3F48" w:rsidRPr="0074301E">
        <w:rPr>
          <w:rFonts w:cs="Arial"/>
        </w:rPr>
        <w:t xml:space="preserve"> testing of the cells at different charging/discharging rates at different conditions of temperature over </w:t>
      </w:r>
      <w:r w:rsidR="009D2977">
        <w:rPr>
          <w:rFonts w:cs="Arial"/>
        </w:rPr>
        <w:t>different SOH</w:t>
      </w:r>
      <w:r w:rsidR="00EE3F48" w:rsidRPr="0074301E">
        <w:rPr>
          <w:rFonts w:cs="Arial"/>
        </w:rPr>
        <w:t xml:space="preserve"> or </w:t>
      </w:r>
      <w:r w:rsidR="007B28B7">
        <w:rPr>
          <w:rFonts w:cs="Arial"/>
        </w:rPr>
        <w:t>aging</w:t>
      </w:r>
      <w:r w:rsidR="00EE3F48" w:rsidRPr="0074301E">
        <w:rPr>
          <w:rFonts w:cs="Arial"/>
        </w:rPr>
        <w:t xml:space="preserve"> time. In the cycle tests, the </w:t>
      </w:r>
      <w:r w:rsidR="00EE3F48">
        <w:rPr>
          <w:rFonts w:cs="Arial"/>
        </w:rPr>
        <w:t>equivalent full cycles are observed</w:t>
      </w:r>
      <w:r w:rsidR="00EE3F48" w:rsidRPr="0074301E">
        <w:rPr>
          <w:rFonts w:cs="Arial"/>
        </w:rPr>
        <w:t xml:space="preserve"> over the </w:t>
      </w:r>
      <w:r w:rsidR="007B28B7">
        <w:rPr>
          <w:rFonts w:cs="Arial"/>
        </w:rPr>
        <w:t>aging</w:t>
      </w:r>
      <w:r w:rsidR="00EE3F48" w:rsidRPr="0074301E">
        <w:rPr>
          <w:rFonts w:cs="Arial"/>
        </w:rPr>
        <w:t xml:space="preserve"> of the cells. </w:t>
      </w:r>
    </w:p>
    <w:p w14:paraId="58298423" w14:textId="217F956F" w:rsidR="00EE3F48" w:rsidRDefault="00DD0AB5" w:rsidP="00F93B02">
      <w:pPr>
        <w:spacing w:line="360" w:lineRule="auto"/>
        <w:rPr>
          <w:rFonts w:cs="Arial"/>
        </w:rPr>
      </w:pPr>
      <w:r>
        <w:rPr>
          <w:rFonts w:cs="Arial"/>
        </w:rPr>
        <w:t>All the cyclic life tests involve</w:t>
      </w:r>
      <w:r w:rsidR="00EE3F48" w:rsidRPr="0074301E">
        <w:rPr>
          <w:rFonts w:cs="Arial"/>
        </w:rPr>
        <w:t xml:space="preserve"> two kinds of checks – short check-up (SCU</w:t>
      </w:r>
      <w:r w:rsidR="00EF12F3">
        <w:rPr>
          <w:rFonts w:cs="Arial"/>
        </w:rPr>
        <w:fldChar w:fldCharType="begin"/>
      </w:r>
      <w:r>
        <w:instrText xml:space="preserve"> XE "</w:instrText>
      </w:r>
      <w:r w:rsidRPr="004F2591">
        <w:rPr>
          <w:rFonts w:cs="Arial"/>
        </w:rPr>
        <w:instrText>SCU</w:instrText>
      </w:r>
      <w:r>
        <w:instrText>" \t "</w:instrText>
      </w:r>
      <w:r w:rsidRPr="005819B1">
        <w:rPr>
          <w:rFonts w:asciiTheme="minorHAnsi" w:hAnsiTheme="minorHAnsi" w:cstheme="minorHAnsi"/>
          <w:i/>
        </w:rPr>
        <w:instrText>Short Check-Up</w:instrText>
      </w:r>
      <w:r>
        <w:instrText xml:space="preserve">" </w:instrText>
      </w:r>
      <w:r w:rsidR="00EF12F3">
        <w:rPr>
          <w:rFonts w:cs="Arial"/>
        </w:rPr>
        <w:fldChar w:fldCharType="end"/>
      </w:r>
      <w:r w:rsidR="00EE3F48" w:rsidRPr="0074301E">
        <w:rPr>
          <w:rFonts w:cs="Arial"/>
        </w:rPr>
        <w:t>) and extended check-up (ECU</w:t>
      </w:r>
      <w:r w:rsidR="00EF12F3">
        <w:rPr>
          <w:rFonts w:cs="Arial"/>
        </w:rPr>
        <w:fldChar w:fldCharType="begin"/>
      </w:r>
      <w:r>
        <w:instrText xml:space="preserve"> XE "</w:instrText>
      </w:r>
      <w:r w:rsidRPr="005F6007">
        <w:rPr>
          <w:rFonts w:cs="Arial"/>
        </w:rPr>
        <w:instrText>ECU</w:instrText>
      </w:r>
      <w:r>
        <w:instrText>" \t "</w:instrText>
      </w:r>
      <w:r w:rsidRPr="00344817">
        <w:rPr>
          <w:rFonts w:asciiTheme="minorHAnsi" w:hAnsiTheme="minorHAnsi" w:cstheme="minorHAnsi"/>
          <w:i/>
        </w:rPr>
        <w:instrText>Extended Check-Up</w:instrText>
      </w:r>
      <w:r>
        <w:instrText xml:space="preserve">" </w:instrText>
      </w:r>
      <w:r w:rsidR="00EF12F3">
        <w:rPr>
          <w:rFonts w:cs="Arial"/>
        </w:rPr>
        <w:fldChar w:fldCharType="end"/>
      </w:r>
      <w:r w:rsidR="00EE3F48" w:rsidRPr="0074301E">
        <w:rPr>
          <w:rFonts w:cs="Arial"/>
        </w:rPr>
        <w:t xml:space="preserve">). The </w:t>
      </w:r>
      <w:r w:rsidR="00CC148E">
        <w:rPr>
          <w:rFonts w:cs="Arial"/>
        </w:rPr>
        <w:t>ECU</w:t>
      </w:r>
      <w:r w:rsidR="00EE3F48" w:rsidRPr="0074301E">
        <w:rPr>
          <w:rFonts w:cs="Arial"/>
        </w:rPr>
        <w:t>s involve the measurements of capacity evolution, open circuit voltages (OCV</w:t>
      </w:r>
      <w:r w:rsidR="00EF12F3">
        <w:rPr>
          <w:rFonts w:cs="Arial"/>
        </w:rPr>
        <w:fldChar w:fldCharType="begin"/>
      </w:r>
      <w:r w:rsidR="008D0BDA">
        <w:instrText xml:space="preserve"> XE "</w:instrText>
      </w:r>
      <w:r w:rsidR="008D0BDA" w:rsidRPr="00AE3689">
        <w:rPr>
          <w:rFonts w:cs="Arial"/>
        </w:rPr>
        <w:instrText>OCV</w:instrText>
      </w:r>
      <w:r w:rsidR="008D0BDA">
        <w:instrText>" \t "</w:instrText>
      </w:r>
      <w:r w:rsidR="008D0BDA" w:rsidRPr="00D135F2">
        <w:rPr>
          <w:rFonts w:asciiTheme="minorHAnsi" w:hAnsiTheme="minorHAnsi" w:cstheme="minorHAnsi"/>
          <w:i/>
        </w:rPr>
        <w:instrText>Open Circuit Voltage</w:instrText>
      </w:r>
      <w:r w:rsidR="008D0BDA">
        <w:instrText xml:space="preserve">" </w:instrText>
      </w:r>
      <w:r w:rsidR="00EF12F3">
        <w:rPr>
          <w:rFonts w:cs="Arial"/>
        </w:rPr>
        <w:fldChar w:fldCharType="end"/>
      </w:r>
      <w:r w:rsidR="00EE3F48" w:rsidRPr="0074301E">
        <w:rPr>
          <w:rFonts w:cs="Arial"/>
        </w:rPr>
        <w:t>) and internal resistances</w:t>
      </w:r>
      <w:r w:rsidR="00EE3F48">
        <w:rPr>
          <w:rFonts w:cs="Arial"/>
        </w:rPr>
        <w:t xml:space="preserve"> by pulse tests</w:t>
      </w:r>
      <w:r w:rsidR="00EE3F48" w:rsidRPr="0074301E">
        <w:rPr>
          <w:rFonts w:cs="Arial"/>
        </w:rPr>
        <w:t>.</w:t>
      </w:r>
      <w:r w:rsidR="00EE3F48">
        <w:rPr>
          <w:rFonts w:cs="Arial"/>
        </w:rPr>
        <w:t xml:space="preserve"> Another test involves the temperature developed at the first ECU for different charging and discharging rates. Within </w:t>
      </w:r>
      <w:r w:rsidR="00EE3F48">
        <w:rPr>
          <w:rFonts w:cs="Arial"/>
        </w:rPr>
        <w:lastRenderedPageBreak/>
        <w:t xml:space="preserve">the scope of this thesis, the capacity evolution, the internal resistance developed </w:t>
      </w:r>
      <w:r w:rsidR="00F923E1">
        <w:rPr>
          <w:rFonts w:cs="Arial"/>
          <w:noProof/>
        </w:rPr>
        <w:t>in</w:t>
      </w:r>
      <w:r w:rsidR="00EE3F48">
        <w:rPr>
          <w:rFonts w:cs="Arial"/>
        </w:rPr>
        <w:t xml:space="preserve"> different capacities (pulse tests) and the temperature </w:t>
      </w:r>
      <w:r w:rsidR="00F923E1">
        <w:rPr>
          <w:rFonts w:cs="Arial"/>
          <w:noProof/>
        </w:rPr>
        <w:t>is</w:t>
      </w:r>
      <w:r w:rsidR="00EE3F48">
        <w:rPr>
          <w:rFonts w:cs="Arial"/>
        </w:rPr>
        <w:t xml:space="preserve"> the most interesting.</w:t>
      </w:r>
    </w:p>
    <w:p w14:paraId="7CA785DD" w14:textId="5EF95F29" w:rsidR="00EE3F48" w:rsidRDefault="00EE3F48" w:rsidP="00F93B02">
      <w:pPr>
        <w:spacing w:line="360" w:lineRule="auto"/>
        <w:rPr>
          <w:rFonts w:cs="Arial"/>
        </w:rPr>
      </w:pPr>
      <w:r>
        <w:rPr>
          <w:rFonts w:cs="Arial"/>
        </w:rPr>
        <w:t xml:space="preserve">The life-cycle test standards are documented in </w:t>
      </w:r>
      <w:r w:rsidR="007D2B4B">
        <w:rPr>
          <w:rFonts w:cs="Arial"/>
        </w:rPr>
        <w:t xml:space="preserve">SPICY </w:t>
      </w:r>
      <w:r>
        <w:rPr>
          <w:rFonts w:cs="Arial"/>
        </w:rPr>
        <w:t>Deliverable 6.1</w:t>
      </w:r>
      <w:r w:rsidR="00FE6B67">
        <w:rPr>
          <w:rFonts w:cs="Arial"/>
        </w:rPr>
        <w:t xml:space="preserve"> </w:t>
      </w:r>
      <w:r w:rsidR="00FE6B67">
        <w:rPr>
          <w:rFonts w:cs="Arial"/>
        </w:rPr>
        <w:fldChar w:fldCharType="begin"/>
      </w:r>
      <w:r w:rsidR="00992A98">
        <w:rPr>
          <w:rFonts w:cs="Arial"/>
        </w:rPr>
        <w:instrText>ADDIN CITAVI.PLACEHOLDER bb243f3d-7b4f-410c-8e0e-e1f8015964d5 PFBsYWNlaG9sZGVyPg0KICA8QWRkSW5WZXJzaW9uPjUuNC4wLjI8L0FkZEluVmVyc2lvbj4NCiAgPElkPmJiMjQzZjNkLTdiNGYtNDEwYy04ZTBlLWUxZjgwMTU5NjRkNTwvSWQ+DQogIDxFbnRyaWVzPg0KICAgIDxFbnRyeT4NCiAgICAgIDxJZD42NWZjM2U4OS0yNWEyLTQxMDUtOWZkMC0xMTA1MjRiMjhkY2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sidR="00FE6B67">
        <w:rPr>
          <w:rFonts w:cs="Arial"/>
        </w:rPr>
        <w:fldChar w:fldCharType="separate"/>
      </w:r>
      <w:bookmarkStart w:id="183" w:name="_CTVP001bb243f3d7b4f410c8e0ee1f8015964d5"/>
      <w:r w:rsidR="00992A98">
        <w:rPr>
          <w:rFonts w:cs="Arial"/>
        </w:rPr>
        <w:t>[48]</w:t>
      </w:r>
      <w:bookmarkEnd w:id="183"/>
      <w:r w:rsidR="00FE6B67">
        <w:rPr>
          <w:rFonts w:cs="Arial"/>
        </w:rPr>
        <w:fldChar w:fldCharType="end"/>
      </w:r>
      <w:r>
        <w:rPr>
          <w:rFonts w:cs="Arial"/>
        </w:rPr>
        <w:t xml:space="preserve">. The usual test conditions as mentioned in this deliverable can be enumerated as follows </w:t>
      </w:r>
      <w:r w:rsidR="00EF12F3">
        <w:rPr>
          <w:rFonts w:cs="Arial"/>
        </w:rPr>
        <w:fldChar w:fldCharType="begin"/>
      </w:r>
      <w:r w:rsidR="00992A98">
        <w:rPr>
          <w:rFonts w:cs="Arial"/>
        </w:rPr>
        <w:instrText>ADDIN CITAVI.PLACEHOLDER 19b76f2e-46f3-4b4c-8f1e-2990f2b36e2e PFBsYWNlaG9sZGVyPg0KICA8QWRkSW5WZXJzaW9uPjUuNC4wLjI8L0FkZEluVmVyc2lvbj4NCiAgPElkPjE5Yjc2ZjJlLTQ2ZjMtNGI0Yy04ZjFlLTI5OTBmMmIzNmUyZTwvSWQ+DQogIDxFbnRyaWVzPg0KICAgIDxFbnRyeT4NCiAgICAgIDxJZD41MTIzNjNhNy1iYjQ3LTQxZjctYTQwZC1mYThhMTMwNTA1ZD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sidR="00EF12F3">
        <w:rPr>
          <w:rFonts w:cs="Arial"/>
        </w:rPr>
        <w:fldChar w:fldCharType="separate"/>
      </w:r>
      <w:bookmarkStart w:id="184" w:name="_CTVP00119b76f2e46f34b4c8f1e2990f2b36e2e"/>
      <w:r w:rsidR="00992A98">
        <w:rPr>
          <w:rFonts w:cs="Arial"/>
        </w:rPr>
        <w:t>[48]</w:t>
      </w:r>
      <w:bookmarkEnd w:id="184"/>
      <w:r w:rsidR="00EF12F3">
        <w:rPr>
          <w:rFonts w:cs="Arial"/>
        </w:rPr>
        <w:fldChar w:fldCharType="end"/>
      </w:r>
      <w:r w:rsidR="004D527A">
        <w:rPr>
          <w:rFonts w:cs="Arial"/>
        </w:rPr>
        <w:t>:</w:t>
      </w:r>
    </w:p>
    <w:p w14:paraId="41C7775B" w14:textId="51DD443B" w:rsidR="00EE3F48" w:rsidRDefault="00EE3F48" w:rsidP="00F93B02">
      <w:pPr>
        <w:pStyle w:val="ListParagraph"/>
        <w:numPr>
          <w:ilvl w:val="0"/>
          <w:numId w:val="25"/>
        </w:numPr>
        <w:spacing w:after="200" w:line="360" w:lineRule="auto"/>
        <w:textboxTightWrap w:val="none"/>
        <w:rPr>
          <w:rFonts w:cs="Arial"/>
        </w:rPr>
      </w:pPr>
      <w:r>
        <w:rPr>
          <w:rFonts w:cs="Arial"/>
        </w:rPr>
        <w:t xml:space="preserve">The </w:t>
      </w:r>
      <w:r w:rsidR="00B3586D">
        <w:rPr>
          <w:rFonts w:cs="Arial"/>
        </w:rPr>
        <w:t>SOC</w:t>
      </w:r>
      <w:r>
        <w:rPr>
          <w:rFonts w:cs="Arial"/>
        </w:rPr>
        <w:t xml:space="preserve"> calculated is the capacity calculated at </w:t>
      </w:r>
      <w:r w:rsidR="00F923E1">
        <w:rPr>
          <w:rFonts w:cs="Arial"/>
        </w:rPr>
        <w:t xml:space="preserve">a </w:t>
      </w:r>
      <w:r w:rsidRPr="00F923E1">
        <w:rPr>
          <w:rFonts w:cs="Arial"/>
          <w:noProof/>
        </w:rPr>
        <w:t>usual</w:t>
      </w:r>
      <w:r>
        <w:rPr>
          <w:rFonts w:cs="Arial"/>
        </w:rPr>
        <w:t xml:space="preserve"> discharge rate of 1C at 25°C.</w:t>
      </w:r>
    </w:p>
    <w:p w14:paraId="1C3AB281" w14:textId="2360C84B" w:rsidR="00EE3F48" w:rsidRDefault="00B3586D" w:rsidP="00F93B02">
      <w:pPr>
        <w:pStyle w:val="ListParagraph"/>
        <w:numPr>
          <w:ilvl w:val="0"/>
          <w:numId w:val="25"/>
        </w:numPr>
        <w:spacing w:after="200" w:line="360" w:lineRule="auto"/>
        <w:textboxTightWrap w:val="none"/>
        <w:rPr>
          <w:rFonts w:cs="Arial"/>
        </w:rPr>
      </w:pPr>
      <w:r>
        <w:rPr>
          <w:rFonts w:cs="Arial"/>
        </w:rPr>
        <w:t>The SOH</w:t>
      </w:r>
      <w:r w:rsidR="00EE3F48">
        <w:rPr>
          <w:rFonts w:cs="Arial"/>
        </w:rPr>
        <w:t xml:space="preserve"> refers only to the battery capacity decrease.</w:t>
      </w:r>
    </w:p>
    <w:p w14:paraId="12DECD8B" w14:textId="77777777" w:rsidR="00EE3F48" w:rsidRDefault="00EE3F48" w:rsidP="00F93B02">
      <w:pPr>
        <w:pStyle w:val="ListParagraph"/>
        <w:numPr>
          <w:ilvl w:val="0"/>
          <w:numId w:val="25"/>
        </w:numPr>
        <w:spacing w:after="200" w:line="360" w:lineRule="auto"/>
        <w:textboxTightWrap w:val="none"/>
        <w:rPr>
          <w:rFonts w:cs="Arial"/>
        </w:rPr>
      </w:pPr>
      <w:r>
        <w:rPr>
          <w:rFonts w:cs="Arial"/>
        </w:rPr>
        <w:t>The usual test conditions of C-rates for charging are 1</w:t>
      </w:r>
      <w:r w:rsidR="00A04DE4">
        <w:rPr>
          <w:rFonts w:cs="Arial"/>
        </w:rPr>
        <w:t>C</w:t>
      </w:r>
      <w:r>
        <w:rPr>
          <w:rFonts w:cs="Arial"/>
        </w:rPr>
        <w:t xml:space="preserve">, 2C, whereas for discharging are </w:t>
      </w:r>
      <w:r w:rsidR="00A04DE4">
        <w:rPr>
          <w:rFonts w:cs="Arial"/>
        </w:rPr>
        <w:t xml:space="preserve">0.2C, 0.5C, </w:t>
      </w:r>
      <w:r>
        <w:rPr>
          <w:rFonts w:cs="Arial"/>
        </w:rPr>
        <w:t>1</w:t>
      </w:r>
      <w:r w:rsidR="00A04DE4">
        <w:rPr>
          <w:rFonts w:cs="Arial"/>
        </w:rPr>
        <w:t>C</w:t>
      </w:r>
      <w:r>
        <w:rPr>
          <w:rFonts w:cs="Arial"/>
        </w:rPr>
        <w:t>, 2</w:t>
      </w:r>
      <w:r w:rsidR="00A04DE4">
        <w:rPr>
          <w:rFonts w:cs="Arial"/>
        </w:rPr>
        <w:t>C</w:t>
      </w:r>
      <w:r w:rsidRPr="009E3FFF">
        <w:rPr>
          <w:rFonts w:cs="Arial"/>
        </w:rPr>
        <w:t xml:space="preserve">     </w:t>
      </w:r>
    </w:p>
    <w:p w14:paraId="087FF656" w14:textId="77777777" w:rsidR="00EE3F48" w:rsidRDefault="00EE3F48" w:rsidP="00F93B02">
      <w:pPr>
        <w:pStyle w:val="ListParagraph"/>
        <w:numPr>
          <w:ilvl w:val="0"/>
          <w:numId w:val="25"/>
        </w:numPr>
        <w:spacing w:after="200" w:line="360" w:lineRule="auto"/>
        <w:textboxTightWrap w:val="none"/>
        <w:rPr>
          <w:rFonts w:cs="Arial"/>
        </w:rPr>
      </w:pPr>
      <w:r>
        <w:rPr>
          <w:rFonts w:cs="Arial"/>
        </w:rPr>
        <w:t>For this work, the SOC window for cycling is 0% to 100%</w:t>
      </w:r>
    </w:p>
    <w:p w14:paraId="3019F47F" w14:textId="60465382" w:rsidR="00EE3F48" w:rsidRDefault="00EE3F48" w:rsidP="00F93B02">
      <w:pPr>
        <w:pStyle w:val="ListParagraph"/>
        <w:numPr>
          <w:ilvl w:val="0"/>
          <w:numId w:val="25"/>
        </w:numPr>
        <w:spacing w:after="200" w:line="360" w:lineRule="auto"/>
        <w:textboxTightWrap w:val="none"/>
        <w:rPr>
          <w:rFonts w:cs="Arial"/>
        </w:rPr>
      </w:pPr>
      <w:r>
        <w:rPr>
          <w:rFonts w:cs="Arial"/>
        </w:rPr>
        <w:t>The end of life (EOL</w:t>
      </w:r>
      <w:r w:rsidR="00AE0672">
        <w:rPr>
          <w:rFonts w:cs="Arial"/>
        </w:rPr>
        <w:fldChar w:fldCharType="begin"/>
      </w:r>
      <w:r w:rsidR="00AE0672">
        <w:instrText xml:space="preserve"> XE "</w:instrText>
      </w:r>
      <w:r w:rsidR="00AE0672" w:rsidRPr="00BE7742">
        <w:rPr>
          <w:rFonts w:cs="Arial"/>
        </w:rPr>
        <w:instrText>EOL</w:instrText>
      </w:r>
      <w:r w:rsidR="00AE0672">
        <w:instrText>" \t "</w:instrText>
      </w:r>
      <w:r w:rsidR="00AE0672" w:rsidRPr="00AB1F68">
        <w:rPr>
          <w:rFonts w:asciiTheme="minorHAnsi" w:hAnsiTheme="minorHAnsi"/>
          <w:i/>
        </w:rPr>
        <w:instrText>End of Life</w:instrText>
      </w:r>
      <w:r w:rsidR="00AE0672">
        <w:instrText xml:space="preserve">" </w:instrText>
      </w:r>
      <w:r w:rsidR="00AE0672">
        <w:rPr>
          <w:rFonts w:cs="Arial"/>
        </w:rPr>
        <w:fldChar w:fldCharType="end"/>
      </w:r>
      <w:r>
        <w:rPr>
          <w:rFonts w:cs="Arial"/>
        </w:rPr>
        <w:t>) is se</w:t>
      </w:r>
      <w:r w:rsidR="000F5364">
        <w:rPr>
          <w:rFonts w:cs="Arial"/>
        </w:rPr>
        <w:t>t to 80% of initial capacity and</w:t>
      </w:r>
      <w:r>
        <w:rPr>
          <w:rFonts w:cs="Arial"/>
        </w:rPr>
        <w:t xml:space="preserve"> most test results in this work contains values for a minimum </w:t>
      </w:r>
      <w:r w:rsidRPr="00F923E1">
        <w:rPr>
          <w:rFonts w:cs="Arial"/>
          <w:noProof/>
        </w:rPr>
        <w:t>SOC</w:t>
      </w:r>
      <w:r w:rsidR="00F923E1">
        <w:rPr>
          <w:rFonts w:cs="Arial"/>
          <w:noProof/>
        </w:rPr>
        <w:t xml:space="preserve"> of</w:t>
      </w:r>
      <w:r>
        <w:rPr>
          <w:rFonts w:cs="Arial"/>
        </w:rPr>
        <w:t xml:space="preserve"> around 80%.</w:t>
      </w:r>
    </w:p>
    <w:p w14:paraId="6EC568E7" w14:textId="294FC31C" w:rsidR="00EE3F48" w:rsidRDefault="00EE3F48" w:rsidP="00F93B02">
      <w:pPr>
        <w:spacing w:line="360" w:lineRule="auto"/>
        <w:rPr>
          <w:rFonts w:cs="Arial"/>
        </w:rPr>
      </w:pPr>
      <w:r>
        <w:rPr>
          <w:rFonts w:cs="Arial"/>
        </w:rPr>
        <w:t xml:space="preserve">The following </w:t>
      </w:r>
      <w:r w:rsidRPr="00F923E1">
        <w:rPr>
          <w:rFonts w:cs="Arial"/>
          <w:noProof/>
        </w:rPr>
        <w:t>subsections</w:t>
      </w:r>
      <w:r>
        <w:rPr>
          <w:rFonts w:cs="Arial"/>
        </w:rPr>
        <w:t xml:space="preserve"> cover the tests performed on the cells which are relevant within the course of the work.</w:t>
      </w:r>
    </w:p>
    <w:p w14:paraId="26564BAC" w14:textId="77777777" w:rsidR="00EE3F48" w:rsidRDefault="00EE3F48" w:rsidP="00F93B02">
      <w:pPr>
        <w:pStyle w:val="Heading3"/>
        <w:keepLines/>
        <w:suppressAutoHyphens w:val="0"/>
        <w:spacing w:before="40" w:after="0" w:line="360" w:lineRule="auto"/>
        <w:textboxTightWrap w:val="none"/>
      </w:pPr>
      <w:bookmarkStart w:id="185" w:name="_Toc520298117"/>
      <w:bookmarkStart w:id="186" w:name="_Toc528067760"/>
      <w:r>
        <w:t>Capacity evolution of the cells</w:t>
      </w:r>
      <w:bookmarkEnd w:id="185"/>
      <w:bookmarkEnd w:id="186"/>
    </w:p>
    <w:p w14:paraId="761E5A8C" w14:textId="77777777" w:rsidR="00EE3F48" w:rsidRDefault="00EE3F48" w:rsidP="00F93B02">
      <w:pPr>
        <w:spacing w:line="360" w:lineRule="auto"/>
        <w:rPr>
          <w:rFonts w:cs="Arial"/>
        </w:rPr>
      </w:pPr>
      <w:r>
        <w:rPr>
          <w:rFonts w:cs="Arial"/>
        </w:rPr>
        <w:t xml:space="preserve">This test is </w:t>
      </w:r>
      <w:r w:rsidR="009E3128">
        <w:rPr>
          <w:rFonts w:cs="Arial"/>
        </w:rPr>
        <w:t>perfo</w:t>
      </w:r>
      <w:r w:rsidR="00061898">
        <w:rPr>
          <w:rFonts w:cs="Arial"/>
        </w:rPr>
        <w:t>r</w:t>
      </w:r>
      <w:r w:rsidR="009E3128">
        <w:rPr>
          <w:rFonts w:cs="Arial"/>
        </w:rPr>
        <w:t>med to determine the cell deterioration or capacity loss</w:t>
      </w:r>
      <w:r>
        <w:rPr>
          <w:rFonts w:cs="Arial"/>
        </w:rPr>
        <w:t xml:space="preserve">. Of special interest is the capacity deterioration </w:t>
      </w:r>
      <w:r w:rsidR="009E3128">
        <w:rPr>
          <w:rFonts w:cs="Arial"/>
        </w:rPr>
        <w:t>over</w:t>
      </w:r>
      <w:r>
        <w:rPr>
          <w:rFonts w:cs="Arial"/>
        </w:rPr>
        <w:t xml:space="preserve"> the possible number of equivalent full cycles (EFC</w:t>
      </w:r>
      <w:r w:rsidR="00EF12F3">
        <w:rPr>
          <w:rFonts w:cs="Arial"/>
        </w:rPr>
        <w:fldChar w:fldCharType="begin"/>
      </w:r>
      <w:r w:rsidR="00820F9F">
        <w:instrText xml:space="preserve"> XE "</w:instrText>
      </w:r>
      <w:r w:rsidR="00820F9F" w:rsidRPr="001F6B01">
        <w:rPr>
          <w:rFonts w:cs="Arial"/>
        </w:rPr>
        <w:instrText>EFC</w:instrText>
      </w:r>
      <w:r w:rsidR="00820F9F">
        <w:instrText>" \t "</w:instrText>
      </w:r>
      <w:r w:rsidR="00820F9F" w:rsidRPr="00CA56EF">
        <w:rPr>
          <w:rFonts w:asciiTheme="minorHAnsi" w:hAnsiTheme="minorHAnsi" w:cstheme="minorHAnsi"/>
          <w:i/>
        </w:rPr>
        <w:instrText>Equivalent Full Cycles</w:instrText>
      </w:r>
      <w:r w:rsidR="00820F9F">
        <w:instrText xml:space="preserve">" </w:instrText>
      </w:r>
      <w:r w:rsidR="00EF12F3">
        <w:rPr>
          <w:rFonts w:cs="Arial"/>
        </w:rPr>
        <w:fldChar w:fldCharType="end"/>
      </w:r>
      <w:r>
        <w:rPr>
          <w:rFonts w:cs="Arial"/>
        </w:rPr>
        <w:t xml:space="preserve">). The capacity deterioration is measured as SOH drop. </w:t>
      </w:r>
    </w:p>
    <w:p w14:paraId="74A8F0C5" w14:textId="2DEE8277" w:rsidR="00EE3F48" w:rsidRDefault="00EE3F48" w:rsidP="00F93B02">
      <w:pPr>
        <w:spacing w:line="360" w:lineRule="auto"/>
        <w:rPr>
          <w:rFonts w:cs="Arial"/>
        </w:rPr>
      </w:pPr>
      <w:r>
        <w:rPr>
          <w:rFonts w:cs="Arial"/>
        </w:rPr>
        <w:t>As mentioned earlier in the discussion of the test co</w:t>
      </w:r>
      <w:r w:rsidR="00BE5625">
        <w:rPr>
          <w:rFonts w:cs="Arial"/>
        </w:rPr>
        <w:t>nditions</w:t>
      </w:r>
      <w:r w:rsidR="00FE6B67">
        <w:rPr>
          <w:rFonts w:cs="Arial"/>
        </w:rPr>
        <w:t>, the</w:t>
      </w:r>
      <w:r w:rsidR="00066341">
        <w:rPr>
          <w:rFonts w:cs="Arial"/>
        </w:rPr>
        <w:t xml:space="preserve"> </w:t>
      </w:r>
      <w:r>
        <w:rPr>
          <w:rFonts w:cs="Arial"/>
        </w:rPr>
        <w:t xml:space="preserve">SOH refers only to the battery capacity decrease. The SOH is not a well-defined physical quantity. It can be defined and determined by using any measurable quantity that changes with </w:t>
      </w:r>
      <w:r w:rsidR="007B28B7">
        <w:rPr>
          <w:rFonts w:cs="Arial"/>
        </w:rPr>
        <w:t>aging</w:t>
      </w:r>
      <w:r>
        <w:rPr>
          <w:rFonts w:cs="Arial"/>
        </w:rPr>
        <w:t xml:space="preserve"> of the cell for example capacity, internal resistance, cell impedance, cycling temperature gradient changes etc., and is monitored with respect to the values for a new cell. Therefore, such details are not provided by the manufacturers and </w:t>
      </w:r>
      <w:r w:rsidR="00820F9F">
        <w:rPr>
          <w:rFonts w:cs="Arial"/>
        </w:rPr>
        <w:t>must</w:t>
      </w:r>
      <w:r>
        <w:rPr>
          <w:rFonts w:cs="Arial"/>
        </w:rPr>
        <w:t xml:space="preserve"> be independently determined by the testing infrastructure. There is no precise definition of SOH agreed upon uniformly by industries or scientists </w:t>
      </w:r>
      <w:r w:rsidR="00EF12F3">
        <w:rPr>
          <w:rFonts w:cs="Arial"/>
        </w:rPr>
        <w:fldChar w:fldCharType="begin"/>
      </w:r>
      <w:r w:rsidR="00992A98">
        <w:rPr>
          <w:rFonts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V08L1RleHQ+DQogICAgPC9UZXh0VW5pdD4NCiAgPC9UZXh0VW5pdHM+DQo8L1BsYWNlaG9sZGVyPg==</w:instrText>
      </w:r>
      <w:r w:rsidR="00EF12F3">
        <w:rPr>
          <w:rFonts w:cs="Arial"/>
        </w:rPr>
        <w:fldChar w:fldCharType="separate"/>
      </w:r>
      <w:bookmarkStart w:id="187" w:name="_CTVP001ac07a367665a4355ac7721cda196ed14"/>
      <w:r w:rsidR="00992A98">
        <w:rPr>
          <w:rFonts w:cs="Arial"/>
        </w:rPr>
        <w:t>[49]</w:t>
      </w:r>
      <w:bookmarkEnd w:id="187"/>
      <w:r w:rsidR="00EF12F3">
        <w:rPr>
          <w:rFonts w:cs="Arial"/>
        </w:rPr>
        <w:fldChar w:fldCharType="end"/>
      </w:r>
      <w:r>
        <w:rPr>
          <w:rFonts w:cs="Arial"/>
        </w:rPr>
        <w:t xml:space="preserve">. The SOH estimation within this work, as mentioned, has been done by measuring changes in the capacity of a fully charged cell. </w:t>
      </w:r>
    </w:p>
    <w:p w14:paraId="10299BD9" w14:textId="7FA3A37D" w:rsidR="00EE3F48" w:rsidRDefault="00EE3F48" w:rsidP="00F93B02">
      <w:pPr>
        <w:spacing w:line="360" w:lineRule="auto"/>
        <w:rPr>
          <w:rFonts w:cs="Arial"/>
        </w:rPr>
      </w:pPr>
      <w:r>
        <w:rPr>
          <w:rFonts w:cs="Arial"/>
        </w:rPr>
        <w:t xml:space="preserve">For this work, the </w:t>
      </w:r>
      <w:r w:rsidR="0087655C">
        <w:rPr>
          <w:rFonts w:cs="Arial"/>
        </w:rPr>
        <w:t>charge-discharge cycling method</w:t>
      </w:r>
      <w:r>
        <w:rPr>
          <w:rFonts w:cs="Arial"/>
        </w:rPr>
        <w:t xml:space="preserve"> and the subsequent SOH calculation is described below with the help of</w:t>
      </w:r>
      <w:r w:rsidR="00BF5AB1">
        <w:rPr>
          <w:rFonts w:cs="Arial"/>
        </w:rPr>
        <w:t xml:space="preserve"> </w:t>
      </w:r>
      <w:r w:rsidR="00EF12F3">
        <w:fldChar w:fldCharType="begin"/>
      </w:r>
      <w:r w:rsidR="00724AC5">
        <w:instrText xml:space="preserve"> REF _Ref520064836 \h  \* MERGEFORMAT </w:instrText>
      </w:r>
      <w:r w:rsidR="00EF12F3">
        <w:fldChar w:fldCharType="separate"/>
      </w:r>
      <w:r w:rsidR="00A440CB" w:rsidRPr="00A440CB">
        <w:rPr>
          <w:rFonts w:cs="Arial"/>
          <w:bCs/>
        </w:rPr>
        <w:t xml:space="preserve">Figure </w:t>
      </w:r>
      <w:r w:rsidR="00A440CB" w:rsidRPr="00A440CB">
        <w:rPr>
          <w:rFonts w:cs="Arial"/>
          <w:bCs/>
          <w:noProof/>
        </w:rPr>
        <w:t>4.3</w:t>
      </w:r>
      <w:r w:rsidR="00EF12F3">
        <w:fldChar w:fldCharType="end"/>
      </w:r>
      <w:r>
        <w:rPr>
          <w:rFonts w:cs="Arial"/>
        </w:rPr>
        <w:t xml:space="preserve">. The figure shows a sample plot taken from a </w:t>
      </w:r>
      <w:r w:rsidR="00AE6770">
        <w:rPr>
          <w:rFonts w:cs="Arial"/>
        </w:rPr>
        <w:t xml:space="preserve">test on a </w:t>
      </w:r>
      <w:r>
        <w:rPr>
          <w:rFonts w:cs="Arial"/>
        </w:rPr>
        <w:t>cylindrical cylinder</w:t>
      </w:r>
      <w:r w:rsidR="00AE6770">
        <w:rPr>
          <w:rFonts w:cs="Arial"/>
        </w:rPr>
        <w:t>. It</w:t>
      </w:r>
      <w:r w:rsidR="00A220A0">
        <w:rPr>
          <w:rFonts w:cs="Arial"/>
        </w:rPr>
        <w:t xml:space="preserve"> shows</w:t>
      </w:r>
      <w:r w:rsidR="00AE6770">
        <w:rPr>
          <w:rFonts w:cs="Arial"/>
        </w:rPr>
        <w:t xml:space="preserve"> the instantaneous capacity and the current profiles for charging</w:t>
      </w:r>
      <w:r w:rsidR="00A220A0">
        <w:rPr>
          <w:rFonts w:cs="Arial"/>
        </w:rPr>
        <w:t xml:space="preserve"> and discharging</w:t>
      </w:r>
      <w:r>
        <w:rPr>
          <w:rFonts w:cs="Arial"/>
        </w:rPr>
        <w:t xml:space="preserve">. </w:t>
      </w:r>
      <w:r w:rsidR="00066341">
        <w:rPr>
          <w:rFonts w:cs="Arial"/>
        </w:rPr>
        <w:t>It helps in explaining the SOH estimation as shown further</w:t>
      </w:r>
      <w:r>
        <w:rPr>
          <w:rFonts w:cs="Arial"/>
        </w:rPr>
        <w:t xml:space="preserve">. The cells were charged and discharged using the conventional constant </w:t>
      </w:r>
      <w:r w:rsidRPr="00F923E1">
        <w:rPr>
          <w:rFonts w:cs="Arial"/>
          <w:noProof/>
        </w:rPr>
        <w:t>current</w:t>
      </w:r>
      <w:r w:rsidR="00F923E1">
        <w:rPr>
          <w:rFonts w:cs="Arial"/>
          <w:noProof/>
        </w:rPr>
        <w:t>-</w:t>
      </w:r>
      <w:r w:rsidRPr="00F923E1">
        <w:rPr>
          <w:rFonts w:cs="Arial"/>
          <w:noProof/>
        </w:rPr>
        <w:t>constant</w:t>
      </w:r>
      <w:r>
        <w:rPr>
          <w:rFonts w:cs="Arial"/>
        </w:rPr>
        <w:t xml:space="preserve"> voltage (CC+CV) </w:t>
      </w:r>
      <w:r w:rsidR="00A87336">
        <w:rPr>
          <w:rFonts w:cs="Arial"/>
        </w:rPr>
        <w:t>protocol</w:t>
      </w:r>
      <w:r>
        <w:rPr>
          <w:rFonts w:cs="Arial"/>
        </w:rPr>
        <w:t xml:space="preserve"> </w:t>
      </w:r>
      <w:r w:rsidR="00EF12F3">
        <w:rPr>
          <w:rFonts w:cs="Arial"/>
        </w:rPr>
        <w:fldChar w:fldCharType="begin"/>
      </w:r>
      <w:r w:rsidR="00992A98">
        <w:rPr>
          <w:rFonts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lcXVlbmNlTnVtYmVyPjQ2PC9TZXF1ZW5jZU51bWJlcj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5bN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F08L1RleHQ+DQogICAgPC9UZXh0VW5pdD4NCiAgPC9UZXh0VW5pdHM+DQo8L1BsYWNlaG9sZGVyPg==</w:instrText>
      </w:r>
      <w:r w:rsidR="00EF12F3">
        <w:rPr>
          <w:rFonts w:cs="Arial"/>
        </w:rPr>
        <w:fldChar w:fldCharType="separate"/>
      </w:r>
      <w:bookmarkStart w:id="188" w:name="_CTVP0013692873e38c448db81898ec187d1d915"/>
      <w:r w:rsidR="00992A98">
        <w:rPr>
          <w:rFonts w:cs="Arial"/>
        </w:rPr>
        <w:t>[50]</w:t>
      </w:r>
      <w:bookmarkEnd w:id="188"/>
      <w:r w:rsidR="00EF12F3">
        <w:rPr>
          <w:rFonts w:cs="Arial"/>
        </w:rPr>
        <w:fldChar w:fldCharType="end"/>
      </w:r>
      <w:r w:rsidR="003C1F36">
        <w:rPr>
          <w:rFonts w:cs="Arial"/>
        </w:rPr>
        <w:t>.</w:t>
      </w:r>
      <w:r w:rsidR="00D01CB0">
        <w:rPr>
          <w:rFonts w:cs="Arial"/>
        </w:rPr>
        <w:t xml:space="preserve"> It</w:t>
      </w:r>
      <w:r>
        <w:rPr>
          <w:rFonts w:cs="Arial"/>
        </w:rPr>
        <w:t xml:space="preserve"> involves a low rate constant current charging to a predefined cut-</w:t>
      </w:r>
      <w:r>
        <w:rPr>
          <w:rFonts w:cs="Arial"/>
        </w:rPr>
        <w:lastRenderedPageBreak/>
        <w:t>off voltage followed by float charging at the cut-off voltage until the current drops to very low preset value.</w:t>
      </w:r>
      <w:r w:rsidR="00342127">
        <w:rPr>
          <w:rFonts w:cs="Arial"/>
        </w:rPr>
        <w:t xml:space="preserve"> </w:t>
      </w:r>
      <w:r>
        <w:rPr>
          <w:rFonts w:cs="Arial"/>
        </w:rPr>
        <w:t>The positive current and instantaneous capacities are for charging, while the negative values depict discharging.</w:t>
      </w:r>
    </w:p>
    <w:p w14:paraId="274C8510" w14:textId="77777777" w:rsidR="00EE3F48" w:rsidRDefault="00AC0758" w:rsidP="00F93B02">
      <w:pPr>
        <w:pStyle w:val="ListParagraph"/>
        <w:numPr>
          <w:ilvl w:val="0"/>
          <w:numId w:val="27"/>
        </w:numPr>
        <w:spacing w:after="200" w:line="360" w:lineRule="auto"/>
        <w:textboxTightWrap w:val="none"/>
        <w:rPr>
          <w:rFonts w:cs="Arial"/>
        </w:rPr>
      </w:pPr>
      <w:r>
        <w:rPr>
          <w:rFonts w:cs="Arial"/>
        </w:rPr>
        <w:t>An un</w:t>
      </w:r>
      <w:r w:rsidR="00EE3F48">
        <w:rPr>
          <w:rFonts w:cs="Arial"/>
        </w:rPr>
        <w:t xml:space="preserve">aged cell is </w:t>
      </w:r>
      <w:r w:rsidR="00E4421D">
        <w:rPr>
          <w:rFonts w:cs="Arial"/>
        </w:rPr>
        <w:t xml:space="preserve">fully </w:t>
      </w:r>
      <w:r w:rsidR="00061898">
        <w:rPr>
          <w:rFonts w:cs="Arial"/>
        </w:rPr>
        <w:t>discharged,</w:t>
      </w:r>
      <w:r w:rsidR="00EE3F48">
        <w:rPr>
          <w:rFonts w:cs="Arial"/>
        </w:rPr>
        <w:t xml:space="preserve"> and the residual capacity is measured and noted.</w:t>
      </w:r>
    </w:p>
    <w:p w14:paraId="3D997740" w14:textId="6D077936" w:rsidR="00EE3F48" w:rsidRDefault="00EE3F48" w:rsidP="00F93B02">
      <w:pPr>
        <w:pStyle w:val="ListParagraph"/>
        <w:numPr>
          <w:ilvl w:val="0"/>
          <w:numId w:val="27"/>
        </w:numPr>
        <w:spacing w:after="200" w:line="360" w:lineRule="auto"/>
        <w:textboxTightWrap w:val="none"/>
        <w:rPr>
          <w:rFonts w:cs="Arial"/>
        </w:rPr>
      </w:pPr>
      <w:r w:rsidRPr="00F923E1">
        <w:rPr>
          <w:rFonts w:cs="Arial"/>
          <w:noProof/>
        </w:rPr>
        <w:t>Next</w:t>
      </w:r>
      <w:r w:rsidR="00F923E1">
        <w:rPr>
          <w:rFonts w:cs="Arial"/>
          <w:noProof/>
        </w:rPr>
        <w:t>,</w:t>
      </w:r>
      <w:r>
        <w:rPr>
          <w:rFonts w:cs="Arial"/>
        </w:rPr>
        <w:t xml:space="preserve"> the cell is charged again first with constant current (CC) and then with constant current + constant voltage (CC+CV). When the cell is fully charged, the capacity is measured again and noted.</w:t>
      </w:r>
    </w:p>
    <w:p w14:paraId="4380B42E" w14:textId="77777777" w:rsidR="00EE3F48" w:rsidRDefault="00EE3F48" w:rsidP="00F93B02">
      <w:pPr>
        <w:pStyle w:val="ListParagraph"/>
        <w:numPr>
          <w:ilvl w:val="0"/>
          <w:numId w:val="27"/>
        </w:numPr>
        <w:spacing w:after="200" w:line="360" w:lineRule="auto"/>
        <w:textboxTightWrap w:val="none"/>
        <w:rPr>
          <w:rFonts w:cs="Arial"/>
        </w:rPr>
      </w:pPr>
      <w:r>
        <w:rPr>
          <w:rFonts w:cs="Arial"/>
        </w:rPr>
        <w:t>This fully charged cell is discharged again and another discharge cycle, as described in step ii above, is carried out.</w:t>
      </w:r>
    </w:p>
    <w:p w14:paraId="3B8D3210" w14:textId="40AA0D54" w:rsidR="00EE3F48" w:rsidRDefault="00EE3F48" w:rsidP="00F93B02">
      <w:pPr>
        <w:pStyle w:val="ListParagraph"/>
        <w:numPr>
          <w:ilvl w:val="0"/>
          <w:numId w:val="27"/>
        </w:numPr>
        <w:spacing w:after="200" w:line="360" w:lineRule="auto"/>
        <w:textboxTightWrap w:val="none"/>
        <w:rPr>
          <w:rFonts w:cs="Arial"/>
        </w:rPr>
      </w:pPr>
      <w:r>
        <w:rPr>
          <w:rFonts w:cs="Arial"/>
        </w:rPr>
        <w:t xml:space="preserve">The cell is charged </w:t>
      </w:r>
      <w:r w:rsidR="00342127">
        <w:rPr>
          <w:rFonts w:cs="Arial"/>
        </w:rPr>
        <w:t>a second time</w:t>
      </w:r>
      <w:r>
        <w:rPr>
          <w:rFonts w:cs="Arial"/>
        </w:rPr>
        <w:t xml:space="preserve"> and the cell capacity after the second discharge is noted</w:t>
      </w:r>
      <w:r w:rsidR="00342127">
        <w:rPr>
          <w:rFonts w:cs="Arial"/>
        </w:rPr>
        <w:t xml:space="preserve"> and</w:t>
      </w:r>
      <w:r>
        <w:rPr>
          <w:rFonts w:cs="Arial"/>
        </w:rPr>
        <w:t xml:space="preserve"> </w:t>
      </w:r>
      <w:r w:rsidR="00342127" w:rsidRPr="00F923E1">
        <w:rPr>
          <w:rFonts w:cs="Arial"/>
          <w:noProof/>
        </w:rPr>
        <w:t>labeled</w:t>
      </w:r>
      <w:r>
        <w:rPr>
          <w:rFonts w:cs="Arial"/>
        </w:rPr>
        <w:t xml:space="preserve"> as the </w:t>
      </w:r>
      <m:oMath>
        <m:sSub>
          <m:sSubPr>
            <m:ctrlPr>
              <w:rPr>
                <w:rFonts w:ascii="Cambria Math" w:hAnsi="Cambria Math" w:cs="Arial"/>
                <w:i/>
              </w:rPr>
            </m:ctrlPr>
          </m:sSubPr>
          <m:e>
            <m:r>
              <w:rPr>
                <w:rFonts w:ascii="Cambria Math" w:hAnsi="Cambria Math" w:cs="Arial"/>
              </w:rPr>
              <m:t>Q</m:t>
            </m:r>
          </m:e>
          <m:sub>
            <m:r>
              <w:rPr>
                <w:rFonts w:ascii="Cambria Math" w:hAnsi="Cambria Math" w:cs="Arial"/>
              </w:rPr>
              <m:t>reference</m:t>
            </m:r>
          </m:sub>
        </m:sSub>
      </m:oMath>
      <w:r>
        <w:rPr>
          <w:rFonts w:cs="Arial"/>
        </w:rPr>
        <w:t xml:space="preserve"> (reference initial capacity) of the unaged cell. This corresponds to the capacity at 100% SOH.</w:t>
      </w:r>
    </w:p>
    <w:p w14:paraId="32C65220" w14:textId="3144C490" w:rsidR="00EE3F48" w:rsidRPr="00066341" w:rsidRDefault="00EE3F48" w:rsidP="00F93B02">
      <w:pPr>
        <w:pStyle w:val="ListParagraph"/>
        <w:numPr>
          <w:ilvl w:val="0"/>
          <w:numId w:val="27"/>
        </w:numPr>
        <w:spacing w:after="200" w:line="360" w:lineRule="auto"/>
        <w:textboxTightWrap w:val="none"/>
      </w:pPr>
      <w:r w:rsidRPr="008A2D18">
        <w:rPr>
          <w:rFonts w:cs="Arial"/>
        </w:rPr>
        <w:t xml:space="preserve">Steps </w:t>
      </w:r>
      <w:r w:rsidRPr="008A2D18">
        <w:rPr>
          <w:rFonts w:cs="Arial"/>
          <w:noProof/>
        </w:rPr>
        <w:t>i</w:t>
      </w:r>
      <w:r w:rsidRPr="008A2D18">
        <w:rPr>
          <w:rFonts w:cs="Arial"/>
        </w:rPr>
        <w:t xml:space="preserve"> through iv are repeated for the aged cell and the cell capac</w:t>
      </w:r>
      <w:r w:rsidR="00342127" w:rsidRPr="008A2D18">
        <w:rPr>
          <w:rFonts w:cs="Arial"/>
        </w:rPr>
        <w:t>ity after the second discharge</w:t>
      </w:r>
      <w:r w:rsidRPr="008A2D18">
        <w:rPr>
          <w:rFonts w:cs="Arial"/>
        </w:rPr>
        <w:t xml:space="preserve">-charging </w:t>
      </w:r>
      <w:r w:rsidR="00342127" w:rsidRPr="008A2D18">
        <w:rPr>
          <w:rFonts w:cs="Arial"/>
        </w:rPr>
        <w:t>cycle</w:t>
      </w:r>
      <w:r w:rsidRPr="008A2D18">
        <w:rPr>
          <w:rFonts w:cs="Arial"/>
        </w:rPr>
        <w:t xml:space="preserve"> is noted and saved as </w:t>
      </w:r>
      <m:oMath>
        <m:sSub>
          <m:sSubPr>
            <m:ctrlPr>
              <w:rPr>
                <w:rFonts w:ascii="Cambria Math" w:hAnsi="Cambria Math" w:cs="Arial"/>
                <w:i/>
              </w:rPr>
            </m:ctrlPr>
          </m:sSubPr>
          <m:e>
            <m:r>
              <w:rPr>
                <w:rFonts w:ascii="Cambria Math" w:hAnsi="Cambria Math" w:cs="Arial"/>
              </w:rPr>
              <m:t>Q</m:t>
            </m:r>
          </m:e>
          <m:sub>
            <m:r>
              <w:rPr>
                <w:rFonts w:ascii="Cambria Math" w:hAnsi="Cambria Math" w:cs="Arial"/>
              </w:rPr>
              <m:t>i,  aged</m:t>
            </m:r>
          </m:sub>
        </m:sSub>
      </m:oMath>
      <w:r w:rsidRPr="008A2D18">
        <w:rPr>
          <w:rFonts w:cs="Arial"/>
        </w:rPr>
        <w:t xml:space="preserve"> (the capacity of the aged cell at the i</w:t>
      </w:r>
      <w:r w:rsidRPr="008A2D18">
        <w:rPr>
          <w:rFonts w:cs="Arial"/>
          <w:vertAlign w:val="superscript"/>
        </w:rPr>
        <w:t>th</w:t>
      </w:r>
      <w:r w:rsidRPr="008A2D18">
        <w:rPr>
          <w:rFonts w:cs="Arial"/>
        </w:rPr>
        <w:t xml:space="preserve"> step). The SOH of the aged cell is calculated using the </w:t>
      </w:r>
      <w:r w:rsidR="008A2D18" w:rsidRPr="008A2D18">
        <w:rPr>
          <w:rFonts w:cs="Arial"/>
        </w:rPr>
        <w:t>equatio</w:t>
      </w:r>
      <w:r w:rsidR="008A2D18">
        <w:rPr>
          <w:rFonts w:cs="Arial"/>
        </w:rPr>
        <w:t xml:space="preserve">n </w:t>
      </w:r>
      <w:r w:rsidR="008A2D18">
        <w:rPr>
          <w:rFonts w:cs="Arial"/>
        </w:rPr>
        <w:fldChar w:fldCharType="begin"/>
      </w:r>
      <w:r w:rsidR="008A2D18">
        <w:rPr>
          <w:rFonts w:cs="Arial"/>
        </w:rPr>
        <w:instrText xml:space="preserve"> REF _Ref526962661 \h </w:instrText>
      </w:r>
      <w:r w:rsidR="00F93B02">
        <w:rPr>
          <w:rFonts w:cs="Arial"/>
        </w:rPr>
        <w:instrText xml:space="preserve"> \* MERGEFORMAT </w:instrText>
      </w:r>
      <w:r w:rsidR="008A2D18">
        <w:rPr>
          <w:rFonts w:cs="Arial"/>
        </w:rPr>
      </w:r>
      <w:r w:rsidR="008A2D18">
        <w:rPr>
          <w:rFonts w:cs="Arial"/>
        </w:rPr>
        <w:fldChar w:fldCharType="separate"/>
      </w:r>
      <w:r w:rsidR="00A440CB">
        <w:t>(</w:t>
      </w:r>
      <w:r w:rsidR="00A440CB">
        <w:rPr>
          <w:noProof/>
        </w:rPr>
        <w:t>4.1</w:t>
      </w:r>
      <w:r w:rsidR="00A440CB">
        <w:t>)</w:t>
      </w:r>
      <w:r w:rsidR="008A2D18">
        <w:rPr>
          <w:rFonts w:cs="Arial"/>
        </w:rPr>
        <w:fldChar w:fldCharType="end"/>
      </w:r>
      <w:r w:rsidRPr="008A2D18">
        <w:rPr>
          <w:rFonts w:cs="Arial"/>
        </w:rPr>
        <w:t>:</w:t>
      </w:r>
    </w:p>
    <w:tbl>
      <w:tblPr>
        <w:tblStyle w:val="TabelleFormelnmitNummerierung"/>
        <w:tblW w:w="0" w:type="auto"/>
        <w:tblLook w:val="04A0" w:firstRow="1" w:lastRow="0" w:firstColumn="1" w:lastColumn="0" w:noHBand="0" w:noVBand="1"/>
      </w:tblPr>
      <w:tblGrid>
        <w:gridCol w:w="7484"/>
        <w:gridCol w:w="1361"/>
      </w:tblGrid>
      <w:tr w:rsidR="007C6CD0" w:rsidRPr="00593685" w14:paraId="6BFCC1E0" w14:textId="77777777" w:rsidTr="00E96013">
        <w:tc>
          <w:tcPr>
            <w:tcW w:w="7621" w:type="dxa"/>
            <w:vAlign w:val="center"/>
          </w:tcPr>
          <w:p w14:paraId="03D8EA55" w14:textId="23CE9F39" w:rsidR="007C6CD0" w:rsidRPr="005860BE" w:rsidRDefault="009F0ADE" w:rsidP="00F93B02">
            <w:pPr>
              <w:pStyle w:val="ListParagraph"/>
              <w:spacing w:line="360" w:lineRule="auto"/>
              <w:ind w:left="1080"/>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reference</m:t>
                        </m:r>
                      </m:sub>
                    </m:sSub>
                  </m:den>
                </m:f>
                <m:r>
                  <w:rPr>
                    <w:rFonts w:ascii="Cambria Math" w:hAnsi="Cambria Math" w:cs="Arial"/>
                  </w:rPr>
                  <m:t xml:space="preserve"> ×100</m:t>
                </m:r>
              </m:oMath>
            </m:oMathPara>
          </w:p>
        </w:tc>
        <w:tc>
          <w:tcPr>
            <w:tcW w:w="1364" w:type="dxa"/>
            <w:vAlign w:val="center"/>
          </w:tcPr>
          <w:p w14:paraId="33A26445" w14:textId="77777777" w:rsidR="00C357A9" w:rsidRDefault="00C357A9" w:rsidP="00F93B02">
            <w:pPr>
              <w:pStyle w:val="Caption"/>
              <w:spacing w:line="360" w:lineRule="auto"/>
              <w:jc w:val="both"/>
            </w:pPr>
            <w:bookmarkStart w:id="189" w:name="_Ref521061378"/>
          </w:p>
          <w:p w14:paraId="77ED770A" w14:textId="5E2E21D1" w:rsidR="007C6CD0" w:rsidRPr="00593685" w:rsidRDefault="007C6CD0" w:rsidP="00F93B02">
            <w:pPr>
              <w:pStyle w:val="Caption"/>
              <w:spacing w:line="360" w:lineRule="auto"/>
              <w:jc w:val="both"/>
              <w:rPr>
                <w:rFonts w:eastAsiaTheme="minorEastAsia"/>
              </w:rPr>
            </w:pPr>
            <w:bookmarkStart w:id="190" w:name="_Ref526962661"/>
            <w:r>
              <w:t>(</w:t>
            </w:r>
            <w:r w:rsidR="00EF12F3">
              <w:fldChar w:fldCharType="begin"/>
            </w:r>
            <w:r>
              <w:instrText xml:space="preserve"> STYLEREF 1 \s </w:instrText>
            </w:r>
            <w:r w:rsidR="00EF12F3">
              <w:fldChar w:fldCharType="separate"/>
            </w:r>
            <w:r w:rsidR="00A440CB">
              <w:rPr>
                <w:noProof/>
              </w:rPr>
              <w:t>4</w:t>
            </w:r>
            <w:r w:rsidR="00EF12F3">
              <w:fldChar w:fldCharType="end"/>
            </w:r>
            <w:r>
              <w:t>.</w:t>
            </w:r>
            <w:r w:rsidR="00EF12F3">
              <w:fldChar w:fldCharType="begin"/>
            </w:r>
            <w:r>
              <w:instrText xml:space="preserve"> SEQ Equation \* ARABIC \s 1 </w:instrText>
            </w:r>
            <w:r w:rsidR="00EF12F3">
              <w:fldChar w:fldCharType="separate"/>
            </w:r>
            <w:r w:rsidR="00A440CB">
              <w:rPr>
                <w:noProof/>
              </w:rPr>
              <w:t>1</w:t>
            </w:r>
            <w:r w:rsidR="00EF12F3">
              <w:fldChar w:fldCharType="end"/>
            </w:r>
            <w:r>
              <w:t>)</w:t>
            </w:r>
            <w:bookmarkEnd w:id="189"/>
            <w:bookmarkEnd w:id="190"/>
          </w:p>
        </w:tc>
      </w:tr>
    </w:tbl>
    <w:p w14:paraId="5AA6A955" w14:textId="77777777" w:rsidR="00EE3F48" w:rsidRPr="007C6CD0" w:rsidRDefault="00EE3F48" w:rsidP="00F93B02">
      <w:pPr>
        <w:spacing w:line="360" w:lineRule="auto"/>
        <w:rPr>
          <w:rFonts w:cs="Arial"/>
        </w:rPr>
      </w:pPr>
      <w:r w:rsidRPr="007C6CD0">
        <w:rPr>
          <w:rFonts w:eastAsiaTheme="minorEastAsia"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sidRPr="007C6CD0">
        <w:rPr>
          <w:rFonts w:eastAsiaTheme="minorEastAsia" w:cs="Arial"/>
        </w:rPr>
        <w:t xml:space="preserve"> is the state of health at the i</w:t>
      </w:r>
      <w:r w:rsidRPr="007C6CD0">
        <w:rPr>
          <w:rFonts w:eastAsiaTheme="minorEastAsia" w:cs="Arial"/>
          <w:vertAlign w:val="superscript"/>
        </w:rPr>
        <w:t>th</w:t>
      </w:r>
      <w:r w:rsidRPr="007C6CD0">
        <w:rPr>
          <w:rFonts w:eastAsiaTheme="minorEastAsia" w:cs="Arial"/>
        </w:rPr>
        <w:t xml:space="preserve"> step  </w:t>
      </w:r>
    </w:p>
    <w:p w14:paraId="46BAFE91" w14:textId="1FF5E6B6" w:rsidR="00EE3F48" w:rsidRDefault="00822EAA" w:rsidP="00F93B02">
      <w:pPr>
        <w:keepNext/>
        <w:spacing w:line="360" w:lineRule="auto"/>
        <w:jc w:val="center"/>
      </w:pPr>
      <w:r>
        <w:rPr>
          <w:noProof/>
        </w:rPr>
        <w:lastRenderedPageBreak/>
        <w:drawing>
          <wp:inline distT="0" distB="0" distL="0" distR="0" wp14:anchorId="66C0F690" wp14:editId="358C30D2">
            <wp:extent cx="5964148" cy="3171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7292" t="6034" r="3329"/>
                    <a:stretch/>
                  </pic:blipFill>
                  <pic:spPr bwMode="auto">
                    <a:xfrm>
                      <a:off x="0" y="0"/>
                      <a:ext cx="5974042" cy="3177087"/>
                    </a:xfrm>
                    <a:prstGeom prst="rect">
                      <a:avLst/>
                    </a:prstGeom>
                    <a:noFill/>
                    <a:ln>
                      <a:noFill/>
                    </a:ln>
                    <a:extLst>
                      <a:ext uri="{53640926-AAD7-44D8-BBD7-CCE9431645EC}">
                        <a14:shadowObscured xmlns:a14="http://schemas.microsoft.com/office/drawing/2010/main"/>
                      </a:ext>
                    </a:extLst>
                  </pic:spPr>
                </pic:pic>
              </a:graphicData>
            </a:graphic>
          </wp:inline>
        </w:drawing>
      </w:r>
    </w:p>
    <w:p w14:paraId="0EC4CE9B" w14:textId="572C2599" w:rsidR="00EE3F48" w:rsidRPr="00222128" w:rsidRDefault="00EE3F48" w:rsidP="00222128">
      <w:pPr>
        <w:pStyle w:val="Caption"/>
        <w:spacing w:line="360" w:lineRule="auto"/>
        <w:jc w:val="both"/>
        <w:rPr>
          <w:rFonts w:cs="Arial"/>
          <w:bCs w:val="0"/>
          <w:sz w:val="20"/>
          <w:szCs w:val="20"/>
        </w:rPr>
      </w:pPr>
      <w:bookmarkStart w:id="191" w:name="_Ref520064836"/>
      <w:bookmarkStart w:id="192" w:name="_Toc520208080"/>
      <w:bookmarkStart w:id="193" w:name="_Toc520298161"/>
      <w:bookmarkStart w:id="194" w:name="_Toc528066884"/>
      <w:r w:rsidRPr="00222128">
        <w:rPr>
          <w:rFonts w:cs="Arial"/>
          <w:bCs w:val="0"/>
          <w:sz w:val="20"/>
          <w:szCs w:val="20"/>
        </w:rPr>
        <w:t xml:space="preserve">Figure </w:t>
      </w:r>
      <w:r w:rsidR="00FD51A6" w:rsidRPr="00222128">
        <w:rPr>
          <w:rFonts w:cs="Arial"/>
          <w:bCs w:val="0"/>
          <w:sz w:val="20"/>
          <w:szCs w:val="20"/>
        </w:rPr>
        <w:fldChar w:fldCharType="begin"/>
      </w:r>
      <w:r w:rsidR="00FD51A6" w:rsidRPr="00222128">
        <w:rPr>
          <w:rFonts w:cs="Arial"/>
          <w:bCs w:val="0"/>
          <w:sz w:val="20"/>
          <w:szCs w:val="20"/>
        </w:rPr>
        <w:instrText xml:space="preserve"> STYLEREF 1 \s </w:instrText>
      </w:r>
      <w:r w:rsidR="00FD51A6" w:rsidRPr="00222128">
        <w:rPr>
          <w:rFonts w:cs="Arial"/>
          <w:bCs w:val="0"/>
          <w:sz w:val="20"/>
          <w:szCs w:val="20"/>
        </w:rPr>
        <w:fldChar w:fldCharType="separate"/>
      </w:r>
      <w:r w:rsidR="00A440CB">
        <w:rPr>
          <w:rFonts w:cs="Arial"/>
          <w:bCs w:val="0"/>
          <w:noProof/>
          <w:sz w:val="20"/>
          <w:szCs w:val="20"/>
        </w:rPr>
        <w:t>4</w:t>
      </w:r>
      <w:r w:rsidR="00FD51A6" w:rsidRPr="00222128">
        <w:rPr>
          <w:rFonts w:cs="Arial"/>
          <w:bCs w:val="0"/>
          <w:sz w:val="20"/>
          <w:szCs w:val="20"/>
        </w:rPr>
        <w:fldChar w:fldCharType="end"/>
      </w:r>
      <w:r w:rsidR="00FD51A6" w:rsidRPr="00222128">
        <w:rPr>
          <w:rFonts w:cs="Arial"/>
          <w:bCs w:val="0"/>
          <w:sz w:val="20"/>
          <w:szCs w:val="20"/>
        </w:rPr>
        <w:t>.</w:t>
      </w:r>
      <w:r w:rsidR="00FD51A6" w:rsidRPr="00222128">
        <w:rPr>
          <w:rFonts w:cs="Arial"/>
          <w:bCs w:val="0"/>
          <w:sz w:val="20"/>
          <w:szCs w:val="20"/>
        </w:rPr>
        <w:fldChar w:fldCharType="begin"/>
      </w:r>
      <w:r w:rsidR="00FD51A6" w:rsidRPr="00222128">
        <w:rPr>
          <w:rFonts w:cs="Arial"/>
          <w:bCs w:val="0"/>
          <w:sz w:val="20"/>
          <w:szCs w:val="20"/>
        </w:rPr>
        <w:instrText xml:space="preserve"> SEQ Figure \* ARABIC \s 1 </w:instrText>
      </w:r>
      <w:r w:rsidR="00FD51A6" w:rsidRPr="00222128">
        <w:rPr>
          <w:rFonts w:cs="Arial"/>
          <w:bCs w:val="0"/>
          <w:sz w:val="20"/>
          <w:szCs w:val="20"/>
        </w:rPr>
        <w:fldChar w:fldCharType="separate"/>
      </w:r>
      <w:r w:rsidR="00A440CB">
        <w:rPr>
          <w:rFonts w:cs="Arial"/>
          <w:bCs w:val="0"/>
          <w:noProof/>
          <w:sz w:val="20"/>
          <w:szCs w:val="20"/>
        </w:rPr>
        <w:t>3</w:t>
      </w:r>
      <w:r w:rsidR="00FD51A6" w:rsidRPr="00222128">
        <w:rPr>
          <w:rFonts w:cs="Arial"/>
          <w:bCs w:val="0"/>
          <w:sz w:val="20"/>
          <w:szCs w:val="20"/>
        </w:rPr>
        <w:fldChar w:fldCharType="end"/>
      </w:r>
      <w:bookmarkEnd w:id="191"/>
      <w:r w:rsidRPr="00222128">
        <w:rPr>
          <w:rFonts w:cs="Arial"/>
          <w:bCs w:val="0"/>
          <w:sz w:val="20"/>
          <w:szCs w:val="20"/>
        </w:rPr>
        <w:t xml:space="preserve">. A sample plot to show the capacity evolution for </w:t>
      </w:r>
      <w:commentRangeStart w:id="195"/>
      <w:r w:rsidRPr="00222128">
        <w:rPr>
          <w:rFonts w:cs="Arial"/>
          <w:bCs w:val="0"/>
          <w:sz w:val="20"/>
          <w:szCs w:val="20"/>
        </w:rPr>
        <w:t>the</w:t>
      </w:r>
      <w:commentRangeEnd w:id="195"/>
      <w:r w:rsidR="00222128">
        <w:rPr>
          <w:rStyle w:val="CommentReference"/>
          <w:bCs w:val="0"/>
        </w:rPr>
        <w:commentReference w:id="195"/>
      </w:r>
      <w:r w:rsidRPr="00222128">
        <w:rPr>
          <w:rFonts w:cs="Arial"/>
          <w:bCs w:val="0"/>
          <w:sz w:val="20"/>
          <w:szCs w:val="20"/>
        </w:rPr>
        <w:t xml:space="preserve"> calculation of SOH</w:t>
      </w:r>
      <w:bookmarkEnd w:id="192"/>
      <w:bookmarkEnd w:id="193"/>
      <w:bookmarkEnd w:id="194"/>
    </w:p>
    <w:p w14:paraId="6277CDE6" w14:textId="2FD04FBB" w:rsidR="00EE3F48" w:rsidRPr="0089636F" w:rsidRDefault="00EE3F48" w:rsidP="00F93B02">
      <w:pPr>
        <w:spacing w:line="360" w:lineRule="auto"/>
        <w:rPr>
          <w:noProof/>
        </w:rPr>
      </w:pPr>
      <w:r>
        <w:rPr>
          <w:rFonts w:cs="Arial"/>
        </w:rPr>
        <w:t>An aged cell has reduced full capacity and the number of full cycles it has gone through its life is not a linear curve with linear multiplicity. This quantity is defined by the t</w:t>
      </w:r>
      <w:r w:rsidR="00244A9C">
        <w:rPr>
          <w:rFonts w:cs="Arial"/>
        </w:rPr>
        <w:t>erm EFC</w:t>
      </w:r>
      <w:r>
        <w:rPr>
          <w:rFonts w:cs="Arial"/>
        </w:rPr>
        <w:t xml:space="preserve">. The EFC can be calculated using the </w:t>
      </w:r>
      <w:r w:rsidR="0089636F">
        <w:rPr>
          <w:rFonts w:cs="Arial"/>
        </w:rPr>
        <w:t>equation</w:t>
      </w:r>
      <w:r w:rsidR="00C82CF7">
        <w:rPr>
          <w:rFonts w:cs="Arial"/>
        </w:rPr>
        <w:t xml:space="preserve"> </w:t>
      </w:r>
      <w:r w:rsidR="00C82CF7">
        <w:rPr>
          <w:rFonts w:cs="Arial"/>
        </w:rPr>
        <w:fldChar w:fldCharType="begin"/>
      </w:r>
      <w:r w:rsidR="00C82CF7">
        <w:rPr>
          <w:rFonts w:cs="Arial"/>
        </w:rPr>
        <w:instrText xml:space="preserve"> REF _Ref526961797 \h </w:instrText>
      </w:r>
      <w:r w:rsidR="00F93B02">
        <w:rPr>
          <w:rFonts w:cs="Arial"/>
        </w:rPr>
        <w:instrText xml:space="preserve"> \* MERGEFORMAT </w:instrText>
      </w:r>
      <w:r w:rsidR="00C82CF7">
        <w:rPr>
          <w:rFonts w:cs="Arial"/>
        </w:rPr>
      </w:r>
      <w:r w:rsidR="00C82CF7">
        <w:rPr>
          <w:rFonts w:cs="Arial"/>
        </w:rPr>
        <w:fldChar w:fldCharType="separate"/>
      </w:r>
      <w:r w:rsidR="00A440CB">
        <w:t>(</w:t>
      </w:r>
      <w:r w:rsidR="00A440CB">
        <w:rPr>
          <w:noProof/>
        </w:rPr>
        <w:t>4.2</w:t>
      </w:r>
      <w:r w:rsidR="00A440CB">
        <w:t>)</w:t>
      </w:r>
      <w:r w:rsidR="00C82CF7">
        <w:rPr>
          <w:rFonts w:cs="Arial"/>
        </w:rPr>
        <w:fldChar w:fldCharType="end"/>
      </w:r>
      <w:r w:rsidR="00854C1A">
        <w:rPr>
          <w:rFonts w:cs="Arial"/>
        </w:rPr>
        <w:t xml:space="preserve"> </w:t>
      </w:r>
      <w:r w:rsidR="00EF12F3">
        <w:rPr>
          <w:rFonts w:cs="Arial"/>
        </w:rPr>
        <w:fldChar w:fldCharType="begin"/>
      </w:r>
      <w:r w:rsidR="00992A98">
        <w:rPr>
          <w:rFonts w:cs="Arial"/>
        </w:rPr>
        <w:instrText>ADDIN CITAVI.PLACEHOLDER ad527556-e75a-4486-b8cf-d3be42f4abd5 PFBsYWNlaG9sZGVyPg0KICA8QWRkSW5WZXJzaW9uPjUuNC4wLjI8L0FkZEluVmVyc2lvbj4NCiAgPElkPmFkNTI3NTU2LWU3NWEtNDQ4Ni1iOGNmLWQzYmU0MmY0YWJkNTwvSWQ+DQogIDxFbnRyaWVzPg0KICAgIDxFbnRyeT4NCiAgICAgIDxJZD5iYTEzYTUwYi1hYjcyLTQzYWQtOGZiOS0xN2EwMGY3ZmNiZTU8L0lkPg0KICAgICAgPFJlZmVyZW5jZUlkPmUzYjVmYzBjLTViYjAtNDVmYS1hNTQ1LTc2NzFjM2IwMTAx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V08L1RleHQ+DQogICAgPC9UZXh0VW5pdD4NCiAgPC9UZXh0VW5pdHM+DQo8L1BsYWNlaG9sZGVyPg==</w:instrText>
      </w:r>
      <w:r w:rsidR="00EF12F3">
        <w:rPr>
          <w:rFonts w:cs="Arial"/>
        </w:rPr>
        <w:fldChar w:fldCharType="separate"/>
      </w:r>
      <w:bookmarkStart w:id="196" w:name="_CTVP001ad527556e75a4486b8cfd3be42f4abd5"/>
      <w:r w:rsidR="00992A98">
        <w:rPr>
          <w:rFonts w:cs="Arial"/>
        </w:rPr>
        <w:t>[51]</w:t>
      </w:r>
      <w:bookmarkEnd w:id="196"/>
      <w:r w:rsidR="00EF12F3">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160F76" w:rsidRPr="00593685" w14:paraId="16C86F77" w14:textId="77777777" w:rsidTr="00E96013">
        <w:tc>
          <w:tcPr>
            <w:tcW w:w="7621" w:type="dxa"/>
            <w:vAlign w:val="center"/>
          </w:tcPr>
          <w:p w14:paraId="37900CCB" w14:textId="77777777" w:rsidR="00160F76" w:rsidRPr="005860BE" w:rsidRDefault="00160F76" w:rsidP="00F93B02">
            <w:pPr>
              <w:keepNext/>
              <w:spacing w:after="0" w:line="360" w:lineRule="auto"/>
            </w:pPr>
            <m:oMathPara>
              <m:oMath>
                <m:r>
                  <w:rPr>
                    <w:rFonts w:ascii="Cambria Math"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tc>
        <w:tc>
          <w:tcPr>
            <w:tcW w:w="1364" w:type="dxa"/>
            <w:vAlign w:val="center"/>
          </w:tcPr>
          <w:p w14:paraId="53484694" w14:textId="08A5A182" w:rsidR="00160F76" w:rsidRPr="00593685" w:rsidRDefault="00160F76" w:rsidP="00F93B02">
            <w:pPr>
              <w:pStyle w:val="Caption"/>
              <w:spacing w:line="360" w:lineRule="auto"/>
              <w:rPr>
                <w:rFonts w:eastAsiaTheme="minorEastAsia"/>
              </w:rPr>
            </w:pPr>
            <w:bookmarkStart w:id="197" w:name="_Ref521061938"/>
            <w:bookmarkStart w:id="198" w:name="_Ref526961797"/>
            <w:r>
              <w:t>(</w:t>
            </w:r>
            <w:r w:rsidR="00EF12F3">
              <w:fldChar w:fldCharType="begin"/>
            </w:r>
            <w:r>
              <w:instrText xml:space="preserve"> STYLEREF 1 \s </w:instrText>
            </w:r>
            <w:r w:rsidR="00EF12F3">
              <w:fldChar w:fldCharType="separate"/>
            </w:r>
            <w:r w:rsidR="00A440CB">
              <w:rPr>
                <w:noProof/>
              </w:rPr>
              <w:t>4</w:t>
            </w:r>
            <w:r w:rsidR="00EF12F3">
              <w:fldChar w:fldCharType="end"/>
            </w:r>
            <w:r>
              <w:t>.</w:t>
            </w:r>
            <w:r w:rsidR="00EF12F3">
              <w:fldChar w:fldCharType="begin"/>
            </w:r>
            <w:r>
              <w:instrText xml:space="preserve"> SEQ Equation \* ARABIC \s 1 </w:instrText>
            </w:r>
            <w:r w:rsidR="00EF12F3">
              <w:fldChar w:fldCharType="separate"/>
            </w:r>
            <w:r w:rsidR="00A440CB">
              <w:rPr>
                <w:noProof/>
              </w:rPr>
              <w:t>2</w:t>
            </w:r>
            <w:r w:rsidR="00EF12F3">
              <w:fldChar w:fldCharType="end"/>
            </w:r>
            <w:r>
              <w:t>)</w:t>
            </w:r>
            <w:bookmarkEnd w:id="197"/>
            <w:bookmarkEnd w:id="198"/>
          </w:p>
        </w:tc>
      </w:tr>
    </w:tbl>
    <w:p w14:paraId="2B23678A" w14:textId="77777777" w:rsidR="00EE3F48" w:rsidRDefault="00EE3F48" w:rsidP="00F93B02">
      <w:pPr>
        <w:spacing w:line="360" w:lineRule="auto"/>
        <w:rPr>
          <w:rFonts w:cs="Arial"/>
        </w:rPr>
      </w:pPr>
      <w:r w:rsidRPr="0074301E">
        <w:rPr>
          <w:rFonts w:cs="Arial"/>
        </w:rPr>
        <w:t xml:space="preserve">Here, </w:t>
      </w:r>
      <w:r w:rsidRPr="00F923E1">
        <w:rPr>
          <w:rFonts w:cs="Arial"/>
          <w:i/>
          <w:iCs/>
          <w:noProof/>
        </w:rPr>
        <w:t>N</w:t>
      </w:r>
      <w:r w:rsidRPr="00F923E1">
        <w:rPr>
          <w:rFonts w:cs="Arial"/>
          <w:i/>
          <w:iCs/>
          <w:noProof/>
          <w:vertAlign w:val="subscript"/>
        </w:rPr>
        <w:t>eq</w:t>
      </w:r>
      <w:r w:rsidRPr="0074301E">
        <w:rPr>
          <w:rFonts w:cs="Arial"/>
        </w:rPr>
        <w:t xml:space="preserve"> = equivalent full cycles, </w:t>
      </w:r>
      <w:r w:rsidRPr="0074301E">
        <w:rPr>
          <w:rFonts w:cs="Arial"/>
          <w:i/>
          <w:iCs/>
        </w:rPr>
        <w:t>W</w:t>
      </w:r>
      <w:r w:rsidRPr="0074301E">
        <w:rPr>
          <w:rFonts w:cs="Arial"/>
          <w:i/>
          <w:iCs/>
          <w:vertAlign w:val="subscript"/>
        </w:rPr>
        <w:t>tot</w:t>
      </w:r>
      <w:r w:rsidRPr="0074301E">
        <w:rPr>
          <w:rFonts w:cs="Arial"/>
        </w:rPr>
        <w:t xml:space="preserve"> = accumulated energy throughput for the cycled cell, </w:t>
      </w:r>
      <w:r w:rsidRPr="0074301E">
        <w:rPr>
          <w:rFonts w:cs="Arial"/>
          <w:i/>
          <w:iCs/>
        </w:rPr>
        <w:t>U</w:t>
      </w:r>
      <w:r w:rsidRPr="0074301E">
        <w:rPr>
          <w:rFonts w:cs="Arial"/>
          <w:i/>
          <w:iCs/>
          <w:vertAlign w:val="subscript"/>
        </w:rPr>
        <w:t>nom</w:t>
      </w:r>
      <w:r w:rsidRPr="0074301E">
        <w:rPr>
          <w:rFonts w:cs="Arial"/>
        </w:rPr>
        <w:t xml:space="preserve"> = specified nominal battery voltage, </w:t>
      </w:r>
      <w:r w:rsidRPr="0074301E">
        <w:rPr>
          <w:rFonts w:cs="Arial"/>
          <w:i/>
          <w:iCs/>
        </w:rPr>
        <w:t>Q</w:t>
      </w:r>
      <w:r w:rsidRPr="0074301E">
        <w:rPr>
          <w:rFonts w:cs="Arial"/>
          <w:i/>
          <w:iCs/>
          <w:vertAlign w:val="subscript"/>
        </w:rPr>
        <w:t>init</w:t>
      </w:r>
      <w:r w:rsidRPr="0074301E">
        <w:rPr>
          <w:rFonts w:cs="Arial"/>
        </w:rPr>
        <w:t xml:space="preserve"> = measured initial battery capacity</w:t>
      </w:r>
    </w:p>
    <w:p w14:paraId="0847EF01" w14:textId="07D8BF78" w:rsidR="00EE3F48" w:rsidRDefault="00EE3F48" w:rsidP="00F93B02">
      <w:pPr>
        <w:spacing w:line="360" w:lineRule="auto"/>
        <w:rPr>
          <w:rFonts w:cs="Arial"/>
        </w:rPr>
      </w:pPr>
      <w:r>
        <w:rPr>
          <w:rFonts w:cs="Arial"/>
        </w:rPr>
        <w:t xml:space="preserve">The capacity evolution or deterioration is studied with respect to changes in SOH </w:t>
      </w:r>
      <w:r w:rsidR="00244A9C">
        <w:rPr>
          <w:rFonts w:cs="Arial"/>
        </w:rPr>
        <w:t>and EFC</w:t>
      </w:r>
      <w:r>
        <w:rPr>
          <w:rFonts w:cs="Arial"/>
        </w:rPr>
        <w:t>. These conditions are checked for the cells of the three geometries for different conditions of temperature and cycling current rates. These results are discussed in the next chapter.</w:t>
      </w:r>
    </w:p>
    <w:p w14:paraId="4AA8B2FC" w14:textId="77777777" w:rsidR="00EE3F48" w:rsidRPr="0058381A" w:rsidRDefault="00EE3F48" w:rsidP="00F93B02">
      <w:pPr>
        <w:pStyle w:val="Heading3"/>
        <w:keepLines/>
        <w:suppressAutoHyphens w:val="0"/>
        <w:spacing w:before="40" w:after="0" w:line="360" w:lineRule="auto"/>
        <w:textboxTightWrap w:val="none"/>
      </w:pPr>
      <w:bookmarkStart w:id="199" w:name="_Toc520298118"/>
      <w:bookmarkStart w:id="200" w:name="_Toc528067761"/>
      <w:r w:rsidRPr="0058381A">
        <w:t>Temperature developed over cycling</w:t>
      </w:r>
      <w:bookmarkEnd w:id="199"/>
      <w:bookmarkEnd w:id="200"/>
    </w:p>
    <w:p w14:paraId="75D5E7B7" w14:textId="1A724984" w:rsidR="00EE3F48" w:rsidRDefault="00EE3F48" w:rsidP="00F93B02">
      <w:pPr>
        <w:spacing w:line="360" w:lineRule="auto"/>
        <w:rPr>
          <w:rFonts w:cs="Arial"/>
        </w:rPr>
      </w:pPr>
      <w:r>
        <w:rPr>
          <w:rFonts w:cs="Arial"/>
        </w:rPr>
        <w:t xml:space="preserve">To determine the temperature gradient over the three geometries at similar conditions, the temperatures were measured for the first </w:t>
      </w:r>
      <w:r w:rsidR="00CC148E">
        <w:rPr>
          <w:rFonts w:cs="Arial"/>
        </w:rPr>
        <w:t>ECU</w:t>
      </w:r>
      <w:r>
        <w:rPr>
          <w:rFonts w:cs="Arial"/>
        </w:rPr>
        <w:t xml:space="preserve"> cycle with different cycling curren</w:t>
      </w:r>
      <w:r w:rsidR="009136C6">
        <w:rPr>
          <w:rFonts w:cs="Arial"/>
        </w:rPr>
        <w:t>t rates. In all the cases</w:t>
      </w:r>
      <w:r>
        <w:rPr>
          <w:rFonts w:cs="Arial"/>
        </w:rPr>
        <w:t>, the charging was done with a rate 1C, but the discharging was tested with slow to fast</w:t>
      </w:r>
      <w:r w:rsidR="000E3DE5">
        <w:rPr>
          <w:rFonts w:cs="Arial"/>
        </w:rPr>
        <w:t>er C-rates</w:t>
      </w:r>
      <w:r>
        <w:rPr>
          <w:rFonts w:cs="Arial"/>
        </w:rPr>
        <w:t xml:space="preserve">. </w:t>
      </w:r>
    </w:p>
    <w:p w14:paraId="2A27446E" w14:textId="1FE9DD1E" w:rsidR="00EE3F48" w:rsidRDefault="00EE3F48" w:rsidP="00F93B02">
      <w:pPr>
        <w:spacing w:line="360" w:lineRule="auto"/>
        <w:rPr>
          <w:rFonts w:cs="Arial"/>
        </w:rPr>
      </w:pPr>
      <w:r>
        <w:rPr>
          <w:rFonts w:cs="Arial"/>
        </w:rPr>
        <w:t xml:space="preserve">The temperature sensors used for the tests were the </w:t>
      </w:r>
      <w:r w:rsidR="00066341">
        <w:rPr>
          <w:rFonts w:cs="Arial"/>
        </w:rPr>
        <w:t>n</w:t>
      </w:r>
      <w:r>
        <w:rPr>
          <w:rFonts w:cs="Arial"/>
        </w:rPr>
        <w:t>e</w:t>
      </w:r>
      <w:r w:rsidR="00066341">
        <w:rPr>
          <w:rFonts w:cs="Arial"/>
        </w:rPr>
        <w:t>gative temperature c</w:t>
      </w:r>
      <w:r>
        <w:rPr>
          <w:rFonts w:cs="Arial"/>
        </w:rPr>
        <w:t xml:space="preserve">oefficient (NTC) sensors. This is the most commonly used type of temperature sensors, and in this case, the temperature shows an inverse </w:t>
      </w:r>
      <w:r w:rsidRPr="00F923E1">
        <w:rPr>
          <w:rFonts w:cs="Arial"/>
          <w:noProof/>
        </w:rPr>
        <w:t>relation</w:t>
      </w:r>
      <w:r w:rsidR="00F923E1">
        <w:rPr>
          <w:rFonts w:cs="Arial"/>
          <w:noProof/>
        </w:rPr>
        <w:t>ship</w:t>
      </w:r>
      <w:r w:rsidR="007C443A">
        <w:rPr>
          <w:rFonts w:cs="Arial"/>
        </w:rPr>
        <w:t xml:space="preserve"> with respect to the resistance. NTC thermistors </w:t>
      </w:r>
      <w:r w:rsidR="007C443A">
        <w:rPr>
          <w:rFonts w:cs="Arial"/>
        </w:rPr>
        <w:lastRenderedPageBreak/>
        <w:t>are high precision and can give a resolution and accuracy as low as 5 mK</w:t>
      </w:r>
      <w:r>
        <w:rPr>
          <w:rFonts w:cs="Arial"/>
        </w:rPr>
        <w:t xml:space="preserve"> </w:t>
      </w:r>
      <w:r w:rsidR="00EF12F3">
        <w:rPr>
          <w:rFonts w:cs="Arial"/>
        </w:rPr>
        <w:fldChar w:fldCharType="begin"/>
      </w:r>
      <w:r w:rsidR="00992A98">
        <w:rPr>
          <w:rFonts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ZXF1ZW5jZU51bWJlcj4yNjwvU2VxdWVuY2VOdW1iZXI+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5bNT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l08L1RleHQ+DQogICAgPC9UZXh0VW5pdD4NCiAgPC9UZXh0VW5pdHM+DQo8L1BsYWNlaG9sZGVyPg==</w:instrText>
      </w:r>
      <w:r w:rsidR="00EF12F3">
        <w:rPr>
          <w:rFonts w:cs="Arial"/>
        </w:rPr>
        <w:fldChar w:fldCharType="separate"/>
      </w:r>
      <w:bookmarkStart w:id="201" w:name="_CTVP001157a27d742aa475686b6468c95782e36"/>
      <w:r w:rsidR="00992A98">
        <w:rPr>
          <w:rFonts w:cs="Arial"/>
        </w:rPr>
        <w:t>[52]</w:t>
      </w:r>
      <w:bookmarkEnd w:id="201"/>
      <w:r w:rsidR="00EF12F3">
        <w:rPr>
          <w:rFonts w:cs="Arial"/>
        </w:rPr>
        <w:fldChar w:fldCharType="end"/>
      </w:r>
      <w:r w:rsidR="007C443A">
        <w:rPr>
          <w:rFonts w:cs="Arial"/>
        </w:rPr>
        <w:t>.</w:t>
      </w:r>
      <w:r>
        <w:rPr>
          <w:rFonts w:cs="Arial"/>
        </w:rPr>
        <w:t xml:space="preserve"> The different stages of the charging and discharging were identified by using the data for the cel</w:t>
      </w:r>
      <w:r w:rsidR="00840B01">
        <w:rPr>
          <w:rFonts w:cs="Arial"/>
        </w:rPr>
        <w:t>l voltage</w:t>
      </w:r>
      <w:r>
        <w:rPr>
          <w:rFonts w:cs="Arial"/>
        </w:rPr>
        <w:t>.</w:t>
      </w:r>
    </w:p>
    <w:p w14:paraId="3F78E7A2" w14:textId="714CCFC4" w:rsidR="0023421C" w:rsidRDefault="00426018" w:rsidP="00F93B02">
      <w:pPr>
        <w:spacing w:line="360" w:lineRule="auto"/>
        <w:rPr>
          <w:rFonts w:cs="Arial"/>
        </w:rPr>
      </w:pPr>
      <w:r>
        <w:rPr>
          <w:rFonts w:cs="Arial"/>
        </w:rPr>
        <w:t>In all the experiments performed on the cells, the SOC have been provided in the test plans. The most common way of measuring and keeping tracking of the SOC is</w:t>
      </w:r>
      <w:r w:rsidR="0023421C">
        <w:rPr>
          <w:rFonts w:cs="Arial"/>
        </w:rPr>
        <w:t xml:space="preserve"> </w:t>
      </w:r>
      <w:r>
        <w:rPr>
          <w:rFonts w:cs="Arial"/>
        </w:rPr>
        <w:t>t</w:t>
      </w:r>
      <w:r w:rsidR="00D43A7A">
        <w:rPr>
          <w:rFonts w:cs="Arial"/>
        </w:rPr>
        <w:t>he c</w:t>
      </w:r>
      <w:r w:rsidR="002F4A91" w:rsidRPr="002F4A91">
        <w:rPr>
          <w:rFonts w:cs="Arial"/>
        </w:rPr>
        <w:t>oulomb counting</w:t>
      </w:r>
      <w:r w:rsidR="002F4A91">
        <w:rPr>
          <w:rFonts w:cs="Arial"/>
        </w:rPr>
        <w:t xml:space="preserve"> </w:t>
      </w:r>
      <w:r w:rsidR="002F4A91" w:rsidRPr="002F4A91">
        <w:rPr>
          <w:rFonts w:cs="Arial"/>
        </w:rPr>
        <w:t>method</w:t>
      </w:r>
      <w:r>
        <w:rPr>
          <w:rFonts w:cs="Arial"/>
        </w:rPr>
        <w:t xml:space="preserve">. In this method, </w:t>
      </w:r>
      <w:r w:rsidR="002F4A91" w:rsidRPr="002F4A91">
        <w:rPr>
          <w:rFonts w:cs="Arial"/>
        </w:rPr>
        <w:t>the discharging current</w:t>
      </w:r>
      <w:r>
        <w:rPr>
          <w:rFonts w:cs="Arial"/>
        </w:rPr>
        <w:t xml:space="preserve">, </w:t>
      </w:r>
      <m:oMath>
        <m:r>
          <w:rPr>
            <w:rFonts w:ascii="Cambria Math" w:hAnsi="Cambria Math" w:cs="Arial"/>
          </w:rPr>
          <m:t>I</m:t>
        </m:r>
        <m:d>
          <m:dPr>
            <m:ctrlPr>
              <w:rPr>
                <w:rFonts w:ascii="Cambria Math" w:hAnsi="Cambria Math" w:cs="Arial"/>
                <w:i/>
              </w:rPr>
            </m:ctrlPr>
          </m:dPr>
          <m:e>
            <m:r>
              <w:rPr>
                <w:rFonts w:ascii="Cambria Math" w:hAnsi="Cambria Math" w:cs="Arial"/>
              </w:rPr>
              <m:t>t</m:t>
            </m:r>
          </m:e>
        </m:d>
      </m:oMath>
      <w:r>
        <w:rPr>
          <w:rFonts w:eastAsiaTheme="minorEastAsia" w:cs="Arial"/>
        </w:rPr>
        <w:t>,</w:t>
      </w:r>
      <w:r w:rsidR="00343207">
        <w:rPr>
          <w:rFonts w:eastAsiaTheme="minorEastAsia" w:cs="Arial"/>
        </w:rPr>
        <w:t xml:space="preserve"> </w:t>
      </w:r>
      <w:r w:rsidR="002F4A91" w:rsidRPr="002F4A91">
        <w:rPr>
          <w:rFonts w:cs="Arial"/>
        </w:rPr>
        <w:t xml:space="preserve"> of a battery </w:t>
      </w:r>
      <w:r>
        <w:rPr>
          <w:rFonts w:cs="Arial"/>
        </w:rPr>
        <w:t xml:space="preserve">is measured </w:t>
      </w:r>
      <w:r w:rsidR="002F4A91" w:rsidRPr="002F4A91">
        <w:rPr>
          <w:rFonts w:cs="Arial"/>
        </w:rPr>
        <w:t>and</w:t>
      </w:r>
      <w:r w:rsidR="002F4A91">
        <w:rPr>
          <w:rFonts w:cs="Arial"/>
        </w:rPr>
        <w:t xml:space="preserve"> </w:t>
      </w:r>
      <w:r>
        <w:rPr>
          <w:rFonts w:cs="Arial"/>
        </w:rPr>
        <w:t>integrated</w:t>
      </w:r>
      <w:r w:rsidR="002F4A91" w:rsidRPr="002F4A91">
        <w:rPr>
          <w:rFonts w:cs="Arial"/>
        </w:rPr>
        <w:t xml:space="preserve"> over time </w:t>
      </w:r>
      <w:r w:rsidR="00556C5C" w:rsidRPr="002F4A91">
        <w:rPr>
          <w:rFonts w:cs="Arial"/>
        </w:rPr>
        <w:t>to</w:t>
      </w:r>
      <w:r w:rsidR="002F4A91">
        <w:rPr>
          <w:rFonts w:cs="Arial"/>
        </w:rPr>
        <w:t xml:space="preserve"> </w:t>
      </w:r>
      <w:r w:rsidR="002F4A91" w:rsidRPr="002F4A91">
        <w:rPr>
          <w:rFonts w:cs="Arial"/>
        </w:rPr>
        <w:t>estimate SOC</w:t>
      </w:r>
      <w:r>
        <w:rPr>
          <w:rFonts w:cs="Arial"/>
        </w:rPr>
        <w:t xml:space="preserve"> as shown</w:t>
      </w:r>
      <w:r w:rsidR="002F4A91" w:rsidRPr="002F4A91">
        <w:rPr>
          <w:rFonts w:cs="Arial"/>
        </w:rPr>
        <w:t xml:space="preserve"> by the equation</w:t>
      </w:r>
      <w:r w:rsidR="004D61B4">
        <w:rPr>
          <w:rFonts w:cs="Arial"/>
        </w:rPr>
        <w:t xml:space="preserve"> </w:t>
      </w:r>
      <w:r w:rsidR="005F5F18">
        <w:fldChar w:fldCharType="begin"/>
      </w:r>
      <w:r w:rsidR="005F5F18">
        <w:instrText xml:space="preserve"> REF _Ref521429042 \h  \* MERGEFORMAT </w:instrText>
      </w:r>
      <w:r w:rsidR="005F5F18">
        <w:fldChar w:fldCharType="separate"/>
      </w:r>
      <w:r w:rsidR="00A440CB">
        <w:rPr>
          <w:noProof/>
        </w:rPr>
        <w:t>(4.3</w:t>
      </w:r>
      <w:r w:rsidR="00A440CB">
        <w:t>)</w:t>
      </w:r>
      <w:r w:rsidR="005F5F18">
        <w:fldChar w:fldCharType="end"/>
      </w:r>
      <w:r w:rsidR="004D61B4">
        <w:rPr>
          <w:rFonts w:cs="Arial"/>
        </w:rPr>
        <w:t xml:space="preserve"> </w:t>
      </w:r>
      <w:r w:rsidR="00EF12F3">
        <w:rPr>
          <w:rFonts w:cs="Arial"/>
        </w:rPr>
        <w:fldChar w:fldCharType="begin"/>
      </w:r>
      <w:r w:rsidR="00992A98">
        <w:rPr>
          <w:rFonts w:cs="Arial"/>
        </w:rPr>
        <w:instrText>ADDIN CITAVI.PLACEHOLDER a97d794d-531c-439b-8a90-8510ff6be1ef PFBsYWNlaG9sZGVyPg0KICA8QWRkSW5WZXJzaW9uPjUuNC4wLjI8L0FkZEluVmVyc2lvbj4NCiAgPElkPmE5N2Q3OTRkLTUzMWMtNDM5Yi04YTkwLTg1MTBmZjZiZTFlZjwvSWQ+DQogIDxFbnRyaWVzPg0KICAgIDxFbnRyeT4NCiAgICAgIDxJZD4yNjdjYmNiOS1jYmMyLTRhZWYtYTVjMC1jYTU5ZWMyNGQyZmQ8L0lkPg0KICAgICAgPFJlZmVyZW5jZUlkPjcyMzQ4OWU2LWQxODItNGQwNy1hZjE4LWM5MzI4NDQyY2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NdPC9UZXh0Pg0KICAgIDwvVGV4dFVuaXQ+DQogIDwvVGV4dFVuaXRzPg0KPC9QbGFjZWhvbGRlcj4=</w:instrText>
      </w:r>
      <w:r w:rsidR="00EF12F3">
        <w:rPr>
          <w:rFonts w:cs="Arial"/>
        </w:rPr>
        <w:fldChar w:fldCharType="separate"/>
      </w:r>
      <w:bookmarkStart w:id="202" w:name="_CTVP001a97d794d531c439b8a908510ff6be1ef"/>
      <w:r w:rsidR="00992A98">
        <w:rPr>
          <w:rFonts w:cs="Arial"/>
        </w:rPr>
        <w:t>[53]</w:t>
      </w:r>
      <w:bookmarkEnd w:id="202"/>
      <w:r w:rsidR="00EF12F3">
        <w:rPr>
          <w:rFonts w:cs="Arial"/>
        </w:rPr>
        <w:fldChar w:fldCharType="end"/>
      </w:r>
      <w:r w:rsidR="002F4A91">
        <w:rPr>
          <w:rFonts w:cs="Arial"/>
        </w:rPr>
        <w:t>:</w:t>
      </w:r>
    </w:p>
    <w:tbl>
      <w:tblPr>
        <w:tblStyle w:val="TabelleFormelnmitNummerierung"/>
        <w:tblW w:w="0" w:type="auto"/>
        <w:tblLook w:val="04A0" w:firstRow="1" w:lastRow="0" w:firstColumn="1" w:lastColumn="0" w:noHBand="0" w:noVBand="1"/>
      </w:tblPr>
      <w:tblGrid>
        <w:gridCol w:w="7484"/>
        <w:gridCol w:w="1361"/>
      </w:tblGrid>
      <w:tr w:rsidR="002F4A91" w:rsidRPr="00593685" w14:paraId="6D2926B3" w14:textId="77777777" w:rsidTr="0042042B">
        <w:tc>
          <w:tcPr>
            <w:tcW w:w="7621" w:type="dxa"/>
            <w:vAlign w:val="center"/>
          </w:tcPr>
          <w:p w14:paraId="6B9FF9B0" w14:textId="77777777" w:rsidR="002F4A91" w:rsidRDefault="009F0ADE" w:rsidP="00F93B02">
            <w:pPr>
              <w:spacing w:line="360" w:lineRule="auto"/>
              <w:rPr>
                <w:rFonts w:cs="Arial"/>
              </w:rPr>
            </w:pPr>
            <m:oMathPara>
              <m:oMath>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t</m:t>
                    </m:r>
                  </m:sub>
                </m:sSub>
                <m:r>
                  <w:rPr>
                    <w:rFonts w:ascii="Cambria Math" w:hAnsi="Cambria Math" w:cs="Arial"/>
                  </w:rPr>
                  <m:t>=</m:t>
                </m:r>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0</m:t>
                    </m:r>
                  </m:sub>
                </m:sSub>
                <m:r>
                  <w:rPr>
                    <w:rFonts w:ascii="Cambria Math" w:hAnsi="Cambria Math" w:cs="Arial"/>
                  </w:rPr>
                  <m:t xml:space="preserve">- </m:t>
                </m:r>
                <m:f>
                  <m:fPr>
                    <m:ctrlPr>
                      <w:rPr>
                        <w:rFonts w:ascii="Cambria Math" w:hAnsi="Cambria Math" w:cs="Arial"/>
                        <w:i/>
                        <w:color w:val="auto"/>
                      </w:rPr>
                    </m:ctrlPr>
                  </m:fPr>
                  <m:num>
                    <m:nary>
                      <m:naryPr>
                        <m:limLoc m:val="undOvr"/>
                        <m:ctrlPr>
                          <w:rPr>
                            <w:rFonts w:ascii="Cambria Math" w:hAnsi="Cambria Math" w:cs="Arial"/>
                            <w:i/>
                            <w:color w:val="auto"/>
                          </w:rPr>
                        </m:ctrlPr>
                      </m:naryPr>
                      <m:sub>
                        <m:r>
                          <w:rPr>
                            <w:rFonts w:ascii="Cambria Math" w:hAnsi="Cambria Math" w:cs="Arial"/>
                          </w:rPr>
                          <m:t>0</m:t>
                        </m:r>
                      </m:sub>
                      <m:sup>
                        <m:r>
                          <w:rPr>
                            <w:rFonts w:ascii="Cambria Math" w:hAnsi="Cambria Math" w:cs="Arial"/>
                          </w:rPr>
                          <m:t>t</m:t>
                        </m:r>
                      </m:sup>
                      <m:e>
                        <m:r>
                          <w:rPr>
                            <w:rFonts w:ascii="Cambria Math" w:hAnsi="Cambria Math" w:cs="Arial"/>
                          </w:rPr>
                          <m:t>I</m:t>
                        </m:r>
                        <m:d>
                          <m:dPr>
                            <m:ctrlPr>
                              <w:rPr>
                                <w:rFonts w:ascii="Cambria Math" w:hAnsi="Cambria Math" w:cs="Arial"/>
                                <w:i/>
                              </w:rPr>
                            </m:ctrlPr>
                          </m:dPr>
                          <m:e>
                            <m:r>
                              <w:rPr>
                                <w:rFonts w:ascii="Cambria Math" w:hAnsi="Cambria Math" w:cs="Arial"/>
                              </w:rPr>
                              <m:t>t</m:t>
                            </m:r>
                          </m:e>
                        </m:d>
                        <m:r>
                          <w:rPr>
                            <w:rFonts w:ascii="Cambria Math" w:hAnsi="Cambria Math" w:cs="Arial"/>
                          </w:rPr>
                          <m:t>dt</m:t>
                        </m:r>
                      </m:e>
                    </m:nary>
                  </m:num>
                  <m:den>
                    <m:sSub>
                      <m:sSubPr>
                        <m:ctrlPr>
                          <w:rPr>
                            <w:rFonts w:ascii="Cambria Math" w:hAnsi="Cambria Math" w:cs="Arial"/>
                            <w:i/>
                            <w:color w:val="auto"/>
                          </w:rPr>
                        </m:ctrlPr>
                      </m:sSubPr>
                      <m:e>
                        <m:r>
                          <w:rPr>
                            <w:rFonts w:ascii="Cambria Math" w:hAnsi="Cambria Math" w:cs="Arial"/>
                          </w:rPr>
                          <m:t>Q</m:t>
                        </m:r>
                      </m:e>
                      <m:sub>
                        <m:r>
                          <w:rPr>
                            <w:rFonts w:ascii="Cambria Math" w:hAnsi="Cambria Math" w:cs="Arial"/>
                          </w:rPr>
                          <m:t>n</m:t>
                        </m:r>
                      </m:sub>
                    </m:sSub>
                  </m:den>
                </m:f>
              </m:oMath>
            </m:oMathPara>
          </w:p>
          <w:p w14:paraId="733AB824" w14:textId="77777777" w:rsidR="002F4A91" w:rsidRPr="005860BE" w:rsidRDefault="002F4A91" w:rsidP="00F93B02">
            <w:pPr>
              <w:keepNext/>
              <w:spacing w:after="0" w:line="360" w:lineRule="auto"/>
            </w:pPr>
          </w:p>
        </w:tc>
        <w:tc>
          <w:tcPr>
            <w:tcW w:w="1364" w:type="dxa"/>
            <w:vAlign w:val="center"/>
          </w:tcPr>
          <w:p w14:paraId="43CB6687" w14:textId="15A1DD5F" w:rsidR="002F4A91" w:rsidRPr="00593685" w:rsidRDefault="002F4A91" w:rsidP="00F93B02">
            <w:pPr>
              <w:pStyle w:val="Caption"/>
              <w:spacing w:line="360" w:lineRule="auto"/>
              <w:rPr>
                <w:rFonts w:eastAsiaTheme="minorEastAsia"/>
              </w:rPr>
            </w:pPr>
            <w:bookmarkStart w:id="203" w:name="_Ref521429042"/>
            <w:r>
              <w:t>(</w:t>
            </w:r>
            <w:r w:rsidR="00EF12F3">
              <w:fldChar w:fldCharType="begin"/>
            </w:r>
            <w:r>
              <w:instrText xml:space="preserve"> STYLEREF 1 \s </w:instrText>
            </w:r>
            <w:r w:rsidR="00EF12F3">
              <w:fldChar w:fldCharType="separate"/>
            </w:r>
            <w:r w:rsidR="00A440CB">
              <w:rPr>
                <w:noProof/>
              </w:rPr>
              <w:t>4</w:t>
            </w:r>
            <w:r w:rsidR="00EF12F3">
              <w:fldChar w:fldCharType="end"/>
            </w:r>
            <w:r>
              <w:t>.</w:t>
            </w:r>
            <w:r w:rsidR="00EF12F3">
              <w:fldChar w:fldCharType="begin"/>
            </w:r>
            <w:r>
              <w:instrText xml:space="preserve"> SEQ Equation \* ARABIC \s 1 </w:instrText>
            </w:r>
            <w:r w:rsidR="00EF12F3">
              <w:fldChar w:fldCharType="separate"/>
            </w:r>
            <w:r w:rsidR="00A440CB">
              <w:rPr>
                <w:noProof/>
              </w:rPr>
              <w:t>3</w:t>
            </w:r>
            <w:r w:rsidR="00EF12F3">
              <w:fldChar w:fldCharType="end"/>
            </w:r>
            <w:r>
              <w:t>)</w:t>
            </w:r>
            <w:bookmarkEnd w:id="203"/>
          </w:p>
        </w:tc>
      </w:tr>
    </w:tbl>
    <w:p w14:paraId="5EBEA32D" w14:textId="2A257B86" w:rsidR="002F4A91" w:rsidRDefault="002F4A91" w:rsidP="00F93B02">
      <w:pPr>
        <w:spacing w:line="360" w:lineRule="auto"/>
        <w:rPr>
          <w:rFonts w:cs="Arial"/>
        </w:rPr>
      </w:pPr>
      <w:r>
        <w:rPr>
          <w:rFonts w:cs="Arial"/>
        </w:rPr>
        <w:t xml:space="preserve">where, </w:t>
      </w:r>
      <m:oMath>
        <m:sSub>
          <m:sSubPr>
            <m:ctrlPr>
              <w:rPr>
                <w:rFonts w:ascii="Cambria Math" w:hAnsi="Cambria Math" w:cs="Arial"/>
                <w:i/>
              </w:rPr>
            </m:ctrlPr>
          </m:sSubPr>
          <m:e>
            <m:r>
              <w:rPr>
                <w:rFonts w:ascii="Cambria Math" w:hAnsi="Cambria Math" w:cs="Arial"/>
              </w:rPr>
              <m:t>Q</m:t>
            </m:r>
          </m:e>
          <m:sub>
            <m:r>
              <w:rPr>
                <w:rFonts w:ascii="Cambria Math" w:hAnsi="Cambria Math" w:cs="Arial"/>
              </w:rPr>
              <m:t>n</m:t>
            </m:r>
          </m:sub>
        </m:sSub>
      </m:oMath>
      <w:r>
        <w:rPr>
          <w:rFonts w:cs="Arial"/>
        </w:rPr>
        <w:t xml:space="preserve"> is the nominal capacity measured in the beginning of cycling, and </w:t>
      </w:r>
      <m:oMath>
        <m:r>
          <w:rPr>
            <w:rFonts w:ascii="Cambria Math" w:hAnsi="Cambria Math" w:cs="Arial"/>
          </w:rPr>
          <m:t>t</m:t>
        </m:r>
      </m:oMath>
      <w:r>
        <w:rPr>
          <w:rFonts w:eastAsiaTheme="minorEastAsia" w:cs="Arial"/>
        </w:rPr>
        <w:t xml:space="preserve"> is the time at which</w:t>
      </w:r>
      <w:r w:rsidR="004F0BCE">
        <w:rPr>
          <w:rFonts w:eastAsiaTheme="minorEastAsia" w:cs="Arial"/>
        </w:rPr>
        <w:t xml:space="preserve"> the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t</m:t>
            </m:r>
          </m:sub>
        </m:sSub>
      </m:oMath>
      <w:r w:rsidR="004F0BCE">
        <w:rPr>
          <w:rFonts w:eastAsiaTheme="minorEastAsia" w:cs="Arial"/>
        </w:rPr>
        <w:t xml:space="preserve"> needs to be calculated</w:t>
      </w:r>
      <w:r w:rsidR="00343207">
        <w:rPr>
          <w:rFonts w:eastAsiaTheme="minorEastAsia" w:cs="Arial"/>
        </w:rPr>
        <w:t xml:space="preserve"> with respect to the initial</w:t>
      </w:r>
      <w:r w:rsidR="00426018">
        <w:rPr>
          <w:rFonts w:eastAsiaTheme="minorEastAsia" w:cs="Arial"/>
        </w:rPr>
        <w:t xml:space="preserve">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0</m:t>
            </m:r>
          </m:sub>
        </m:sSub>
      </m:oMath>
      <w:r>
        <w:rPr>
          <w:rFonts w:eastAsiaTheme="minorEastAsia" w:cs="Arial"/>
        </w:rPr>
        <w:t>.</w:t>
      </w:r>
    </w:p>
    <w:p w14:paraId="5286E2D1" w14:textId="389C6ADB" w:rsidR="00EE3F48" w:rsidRDefault="007D2B4B" w:rsidP="00F93B02">
      <w:pPr>
        <w:pStyle w:val="Heading3"/>
        <w:keepLines/>
        <w:suppressAutoHyphens w:val="0"/>
        <w:spacing w:before="40" w:after="0" w:line="360" w:lineRule="auto"/>
        <w:textboxTightWrap w:val="none"/>
      </w:pPr>
      <w:bookmarkStart w:id="204" w:name="_Toc520298119"/>
      <w:bookmarkStart w:id="205" w:name="_Toc528067762"/>
      <w:r>
        <w:t>Direct current</w:t>
      </w:r>
      <w:r w:rsidR="00B64E13">
        <w:t xml:space="preserve"> p</w:t>
      </w:r>
      <w:r w:rsidR="00EE3F48">
        <w:t>ulse test</w:t>
      </w:r>
      <w:bookmarkEnd w:id="204"/>
      <w:bookmarkEnd w:id="205"/>
    </w:p>
    <w:p w14:paraId="1BB8543A" w14:textId="5634ED9A" w:rsidR="00EE3F48" w:rsidRDefault="00EE3F48" w:rsidP="00F93B02">
      <w:pPr>
        <w:spacing w:line="360" w:lineRule="auto"/>
        <w:rPr>
          <w:rFonts w:cs="Arial"/>
        </w:rPr>
      </w:pPr>
      <w:r>
        <w:rPr>
          <w:rFonts w:cs="Arial"/>
        </w:rPr>
        <w:t xml:space="preserve">In this work, the internal resistance has been calculated for </w:t>
      </w:r>
      <w:r w:rsidR="00FE259A">
        <w:rPr>
          <w:rFonts w:cs="Arial"/>
        </w:rPr>
        <w:t>30 s</w:t>
      </w:r>
      <w:r>
        <w:rPr>
          <w:rFonts w:cs="Arial"/>
        </w:rPr>
        <w:t xml:space="preserve"> charge and discharge pulses at the </w:t>
      </w:r>
      <w:r w:rsidR="00FE259A">
        <w:rPr>
          <w:rFonts w:cs="Arial"/>
        </w:rPr>
        <w:t>0.5 s</w:t>
      </w:r>
      <w:r>
        <w:rPr>
          <w:rFonts w:cs="Arial"/>
        </w:rPr>
        <w:t xml:space="preserve">, </w:t>
      </w:r>
      <w:r w:rsidR="00FE259A">
        <w:rPr>
          <w:rFonts w:cs="Arial"/>
        </w:rPr>
        <w:t>10 s</w:t>
      </w:r>
      <w:r>
        <w:rPr>
          <w:rFonts w:cs="Arial"/>
        </w:rPr>
        <w:t xml:space="preserve"> and </w:t>
      </w:r>
      <w:r w:rsidR="00FE259A">
        <w:rPr>
          <w:rFonts w:cs="Arial"/>
        </w:rPr>
        <w:t>30 s</w:t>
      </w:r>
      <w:r>
        <w:rPr>
          <w:rFonts w:cs="Arial"/>
        </w:rPr>
        <w:t xml:space="preserve"> time-instants. This section </w:t>
      </w:r>
      <w:r w:rsidR="002F4A91">
        <w:rPr>
          <w:rFonts w:cs="Arial"/>
        </w:rPr>
        <w:t xml:space="preserve">discusses the </w:t>
      </w:r>
      <w:r w:rsidR="00B64E13">
        <w:rPr>
          <w:rFonts w:cs="Arial"/>
        </w:rPr>
        <w:t>experimental procedure for the same</w:t>
      </w:r>
      <w:r>
        <w:rPr>
          <w:rFonts w:cs="Arial"/>
        </w:rPr>
        <w:t>.</w:t>
      </w:r>
    </w:p>
    <w:p w14:paraId="098408EB" w14:textId="03933B15" w:rsidR="00EE3F48" w:rsidRDefault="00B64E13" w:rsidP="00F93B02">
      <w:pPr>
        <w:spacing w:after="0" w:line="360" w:lineRule="auto"/>
        <w:rPr>
          <w:rFonts w:cs="Arial"/>
        </w:rPr>
      </w:pPr>
      <w:r>
        <w:rPr>
          <w:rFonts w:cs="Arial"/>
        </w:rPr>
        <w:t>Two types of pulses are used during the test: one for increasing the SOC and another 30</w:t>
      </w:r>
      <w:r w:rsidR="007D2B4B">
        <w:rPr>
          <w:rFonts w:cs="Arial"/>
        </w:rPr>
        <w:t xml:space="preserve"> </w:t>
      </w:r>
      <w:r>
        <w:rPr>
          <w:rFonts w:cs="Arial"/>
        </w:rPr>
        <w:t>s pulse for me</w:t>
      </w:r>
      <w:r w:rsidR="009B6E08">
        <w:rPr>
          <w:rFonts w:cs="Arial"/>
        </w:rPr>
        <w:t xml:space="preserve">asuring the internal resistance. </w:t>
      </w:r>
      <w:r w:rsidR="00EE3F48">
        <w:rPr>
          <w:rFonts w:cs="Arial"/>
        </w:rPr>
        <w:t xml:space="preserve">While charging, first the SOC is determined for a fully discharged cell and a pulse of 1C is applied for </w:t>
      </w:r>
      <w:r w:rsidR="00F923E1">
        <w:rPr>
          <w:rFonts w:cs="Arial"/>
        </w:rPr>
        <w:t xml:space="preserve">the </w:t>
      </w:r>
      <w:r w:rsidR="00FE259A">
        <w:rPr>
          <w:rFonts w:cs="Arial"/>
          <w:noProof/>
        </w:rPr>
        <w:t>30 s</w:t>
      </w:r>
      <w:r w:rsidR="00EE3F48">
        <w:rPr>
          <w:rFonts w:cs="Arial"/>
        </w:rPr>
        <w:t xml:space="preserve"> at that SOC. Next, the cell stabilizes for a while without a pulse and then it is charged again at 1C this time to increase its SOC. In the case of discharging, the only difference is that a current is drawn from the cell. This is explained using </w:t>
      </w:r>
      <w:r w:rsidR="005F5F18">
        <w:fldChar w:fldCharType="begin"/>
      </w:r>
      <w:r w:rsidR="005F5F18">
        <w:instrText xml:space="preserve"> REF _Ref521430523 \h  \* MERGEFORMAT </w:instrText>
      </w:r>
      <w:r w:rsidR="005F5F18">
        <w:fldChar w:fldCharType="separate"/>
      </w:r>
      <w:r w:rsidR="00A440CB" w:rsidRPr="00A440CB">
        <w:t xml:space="preserve">Figure </w:t>
      </w:r>
      <w:r w:rsidR="00A440CB" w:rsidRPr="00A440CB">
        <w:rPr>
          <w:noProof/>
        </w:rPr>
        <w:t>4.4</w:t>
      </w:r>
      <w:r w:rsidR="005F5F18">
        <w:fldChar w:fldCharType="end"/>
      </w:r>
      <w:r w:rsidR="00EE3F48">
        <w:rPr>
          <w:rFonts w:cs="Arial"/>
        </w:rPr>
        <w:t>.</w:t>
      </w:r>
    </w:p>
    <w:p w14:paraId="2956DCAA" w14:textId="6B66B49B" w:rsidR="00EE3F48" w:rsidRDefault="000B0306" w:rsidP="00F93B02">
      <w:pPr>
        <w:spacing w:line="360" w:lineRule="auto"/>
        <w:rPr>
          <w:rFonts w:cs="Arial"/>
        </w:rPr>
      </w:pPr>
      <w:r>
        <w:rPr>
          <w:rFonts w:cs="Arial"/>
        </w:rPr>
        <w:t>This method is used for the SOCs</w:t>
      </w:r>
      <w:r w:rsidR="00EE3F48">
        <w:rPr>
          <w:rFonts w:cs="Arial"/>
        </w:rPr>
        <w:t xml:space="preserve">: 5%, 10%, 20%, 30%, 40%, 50%, 60%, 70%, 80, 90% and 95%. Further, for each </w:t>
      </w:r>
      <w:r w:rsidR="00FE259A">
        <w:rPr>
          <w:rFonts w:cs="Arial"/>
        </w:rPr>
        <w:t>30 s</w:t>
      </w:r>
      <w:r w:rsidR="00EE3F48">
        <w:rPr>
          <w:rFonts w:cs="Arial"/>
        </w:rPr>
        <w:t xml:space="preserve"> pulse, the internal resistance is calculated at the </w:t>
      </w:r>
      <w:r w:rsidR="00FE259A">
        <w:rPr>
          <w:rFonts w:cs="Arial"/>
        </w:rPr>
        <w:t>0.5 s</w:t>
      </w:r>
      <w:r w:rsidR="00EE3F48">
        <w:rPr>
          <w:rFonts w:cs="Arial"/>
        </w:rPr>
        <w:t xml:space="preserve">, the </w:t>
      </w:r>
      <w:r w:rsidR="00FE259A">
        <w:rPr>
          <w:rFonts w:cs="Arial"/>
        </w:rPr>
        <w:t>10 s</w:t>
      </w:r>
      <w:r w:rsidR="00F923E1">
        <w:rPr>
          <w:rFonts w:cs="Arial"/>
        </w:rPr>
        <w:t>,</w:t>
      </w:r>
      <w:r w:rsidR="00EE3F48">
        <w:rPr>
          <w:rFonts w:cs="Arial"/>
        </w:rPr>
        <w:t xml:space="preserve"> </w:t>
      </w:r>
      <w:r w:rsidR="00EE3F48" w:rsidRPr="00F923E1">
        <w:rPr>
          <w:rFonts w:cs="Arial"/>
          <w:noProof/>
        </w:rPr>
        <w:t>and</w:t>
      </w:r>
      <w:r w:rsidR="00EE3F48">
        <w:rPr>
          <w:rFonts w:cs="Arial"/>
        </w:rPr>
        <w:t xml:space="preserve"> </w:t>
      </w:r>
      <w:r w:rsidR="00FE259A">
        <w:rPr>
          <w:rFonts w:cs="Arial"/>
        </w:rPr>
        <w:t>30 s</w:t>
      </w:r>
      <w:r w:rsidR="00EE3F48">
        <w:rPr>
          <w:rFonts w:cs="Arial"/>
        </w:rPr>
        <w:t xml:space="preserve"> instant. This is done by calculating the instantaneous change of voltage in </w:t>
      </w:r>
      <w:r w:rsidR="000D5969">
        <w:rPr>
          <w:rFonts w:cs="Arial"/>
        </w:rPr>
        <w:t xml:space="preserve">and </w:t>
      </w:r>
      <w:r w:rsidR="00EE3F48">
        <w:rPr>
          <w:rFonts w:cs="Arial"/>
        </w:rPr>
        <w:t xml:space="preserve">dividing it by the current at that time in </w:t>
      </w:r>
      <w:r w:rsidR="005F5F18">
        <w:fldChar w:fldCharType="begin"/>
      </w:r>
      <w:r w:rsidR="005F5F18">
        <w:instrText xml:space="preserve"> REF _Ref521430523 \h  \* MERGEFORMAT </w:instrText>
      </w:r>
      <w:r w:rsidR="005F5F18">
        <w:fldChar w:fldCharType="separate"/>
      </w:r>
      <w:r w:rsidR="00A440CB" w:rsidRPr="00A440CB">
        <w:t xml:space="preserve">Figure </w:t>
      </w:r>
      <w:r w:rsidR="00A440CB" w:rsidRPr="00A440CB">
        <w:rPr>
          <w:noProof/>
        </w:rPr>
        <w:t>4.4</w:t>
      </w:r>
      <w:r w:rsidR="005F5F18">
        <w:fldChar w:fldCharType="end"/>
      </w:r>
      <w:r w:rsidR="00556C5C">
        <w:rPr>
          <w:rFonts w:cs="Arial"/>
        </w:rPr>
        <w:t xml:space="preserve"> </w:t>
      </w:r>
      <w:r w:rsidR="00EE3F48">
        <w:rPr>
          <w:rFonts w:cs="Arial"/>
        </w:rPr>
        <w:t xml:space="preserve">(which is approximately equal to 1C), as shown in the </w:t>
      </w:r>
      <w:r w:rsidR="00BE0973">
        <w:rPr>
          <w:rFonts w:cs="Arial"/>
        </w:rPr>
        <w:t xml:space="preserve">equation </w:t>
      </w:r>
      <w:r w:rsidR="005F5F18">
        <w:fldChar w:fldCharType="begin"/>
      </w:r>
      <w:r w:rsidR="005F5F18">
        <w:instrText xml:space="preserve"> REF _Ref521091501 \h  \* MERGEFORMAT </w:instrText>
      </w:r>
      <w:r w:rsidR="005F5F18">
        <w:fldChar w:fldCharType="separate"/>
      </w:r>
      <w:r w:rsidR="00A440CB">
        <w:rPr>
          <w:noProof/>
        </w:rPr>
        <w:t>(4.4</w:t>
      </w:r>
      <w:r w:rsidR="00A440CB">
        <w:t>)</w:t>
      </w:r>
      <w:r w:rsidR="005F5F18">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BE0973" w:rsidRPr="00593685" w14:paraId="32F943AC" w14:textId="77777777" w:rsidTr="00E96013">
        <w:tc>
          <w:tcPr>
            <w:tcW w:w="7621" w:type="dxa"/>
            <w:vAlign w:val="center"/>
          </w:tcPr>
          <w:p w14:paraId="5F997DEE" w14:textId="1A729608" w:rsidR="00BE0973" w:rsidRPr="00E805CA" w:rsidRDefault="00BE0973" w:rsidP="00F93B02">
            <w:pPr>
              <w:spacing w:line="360" w:lineRule="auto"/>
              <w:jc w:val="center"/>
              <w:rPr>
                <w:rFonts w:cs="Arial"/>
              </w:rPr>
            </w:pPr>
            <m:oMath>
              <m:r>
                <w:rPr>
                  <w:rFonts w:ascii="Cambria Math" w:hAnsi="Cambria Math" w:cs="Arial"/>
                </w:rPr>
                <m:t xml:space="preserve">R= </m:t>
              </m:r>
              <m:f>
                <m:fPr>
                  <m:ctrlPr>
                    <w:rPr>
                      <w:rFonts w:ascii="Cambria Math" w:hAnsi="Cambria Math" w:cs="Arial"/>
                      <w:i/>
                    </w:rPr>
                  </m:ctrlPr>
                </m:fPr>
                <m:num>
                  <m:r>
                    <w:rPr>
                      <w:rFonts w:ascii="Cambria Math" w:hAnsi="Cambria Math" w:cs="Arial"/>
                    </w:rPr>
                    <m:t>dV</m:t>
                  </m:r>
                </m:num>
                <m:den>
                  <m:r>
                    <w:rPr>
                      <w:rFonts w:ascii="Cambria Math" w:hAnsi="Cambria Math" w:cs="Arial"/>
                    </w:rPr>
                    <m:t>dI</m:t>
                  </m:r>
                </m:den>
              </m:f>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1</m:t>
                      </m:r>
                    </m:sub>
                  </m:sSub>
                </m:den>
              </m:f>
              <m:r>
                <w:rPr>
                  <w:rFonts w:ascii="Cambria Math" w:hAnsi="Cambria Math" w:cs="Arial"/>
                </w:rPr>
                <m:t xml:space="preserve"> </m:t>
              </m:r>
            </m:oMath>
            <w:r w:rsidRPr="00E805CA">
              <w:rPr>
                <w:rFonts w:cs="Arial"/>
              </w:rPr>
              <w:t xml:space="preserve">  </w:t>
            </w:r>
          </w:p>
          <w:p w14:paraId="1E80EC67" w14:textId="77777777" w:rsidR="00BE0973" w:rsidRPr="005860BE" w:rsidRDefault="00BE0973" w:rsidP="00F93B02">
            <w:pPr>
              <w:keepNext/>
              <w:spacing w:after="0" w:line="360" w:lineRule="auto"/>
            </w:pPr>
          </w:p>
        </w:tc>
        <w:tc>
          <w:tcPr>
            <w:tcW w:w="1364" w:type="dxa"/>
            <w:vAlign w:val="center"/>
          </w:tcPr>
          <w:p w14:paraId="5A66C0A4" w14:textId="7CB04D25" w:rsidR="00BE0973" w:rsidRPr="00593685" w:rsidRDefault="00BE0973" w:rsidP="00F93B02">
            <w:pPr>
              <w:pStyle w:val="Caption"/>
              <w:spacing w:line="360" w:lineRule="auto"/>
              <w:rPr>
                <w:rFonts w:eastAsiaTheme="minorEastAsia"/>
              </w:rPr>
            </w:pPr>
            <w:bookmarkStart w:id="206" w:name="_Ref521091501"/>
            <w:r>
              <w:t>(</w:t>
            </w:r>
            <w:r w:rsidR="00EF12F3">
              <w:fldChar w:fldCharType="begin"/>
            </w:r>
            <w:r>
              <w:instrText xml:space="preserve"> STYLEREF 1 \s </w:instrText>
            </w:r>
            <w:r w:rsidR="00EF12F3">
              <w:fldChar w:fldCharType="separate"/>
            </w:r>
            <w:r w:rsidR="00A440CB">
              <w:rPr>
                <w:noProof/>
              </w:rPr>
              <w:t>4</w:t>
            </w:r>
            <w:r w:rsidR="00EF12F3">
              <w:fldChar w:fldCharType="end"/>
            </w:r>
            <w:r>
              <w:t>.</w:t>
            </w:r>
            <w:r w:rsidR="00EF12F3">
              <w:fldChar w:fldCharType="begin"/>
            </w:r>
            <w:r>
              <w:instrText xml:space="preserve"> SEQ Equation \* ARABIC \s 1 </w:instrText>
            </w:r>
            <w:r w:rsidR="00EF12F3">
              <w:fldChar w:fldCharType="separate"/>
            </w:r>
            <w:r w:rsidR="00A440CB">
              <w:rPr>
                <w:noProof/>
              </w:rPr>
              <w:t>4</w:t>
            </w:r>
            <w:r w:rsidR="00EF12F3">
              <w:fldChar w:fldCharType="end"/>
            </w:r>
            <w:r>
              <w:t>)</w:t>
            </w:r>
            <w:bookmarkEnd w:id="206"/>
          </w:p>
        </w:tc>
      </w:tr>
    </w:tbl>
    <w:p w14:paraId="7BA5D5A4" w14:textId="4C31E3EA" w:rsidR="009018FF" w:rsidRDefault="009018FF" w:rsidP="009018FF">
      <w:pPr>
        <w:spacing w:line="360" w:lineRule="auto"/>
        <w:rPr>
          <w:rFonts w:eastAsiaTheme="minorEastAsia" w:cs="Arial"/>
          <w:color w:val="000000" w:themeColor="text1"/>
        </w:rPr>
      </w:pPr>
      <w:r>
        <w:rPr>
          <w:noProof/>
        </w:rPr>
        <w:lastRenderedPageBreak/>
        <w:drawing>
          <wp:anchor distT="0" distB="0" distL="114300" distR="114300" simplePos="0" relativeHeight="251658240" behindDoc="0" locked="0" layoutInCell="1" allowOverlap="1" wp14:anchorId="30590ED8" wp14:editId="6228B471">
            <wp:simplePos x="0" y="0"/>
            <wp:positionH relativeFrom="margin">
              <wp:align>right</wp:align>
            </wp:positionH>
            <wp:positionV relativeFrom="paragraph">
              <wp:posOffset>786130</wp:posOffset>
            </wp:positionV>
            <wp:extent cx="5619750" cy="3002915"/>
            <wp:effectExtent l="0" t="0" r="0"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9">
                      <a:extLst>
                        <a:ext uri="{28A0092B-C50C-407E-A947-70E740481C1C}">
                          <a14:useLocalDpi xmlns:a14="http://schemas.microsoft.com/office/drawing/2010/main" val="0"/>
                        </a:ext>
                      </a:extLst>
                    </a:blip>
                    <a:srcRect l="7123" t="5030" r="2984"/>
                    <a:stretch/>
                  </pic:blipFill>
                  <pic:spPr bwMode="auto">
                    <a:xfrm>
                      <a:off x="0" y="0"/>
                      <a:ext cx="5619750" cy="3002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3F48" w:rsidRPr="00BF3800">
        <w:rPr>
          <w:rFonts w:cs="Arial"/>
        </w:rPr>
        <w:t xml:space="preserve">Where, </w:t>
      </w:r>
      <m:oMath>
        <m:r>
          <w:rPr>
            <w:rFonts w:ascii="Cambria Math" w:hAnsi="Cambria Math" w:cs="Arial"/>
          </w:rPr>
          <m:t>∂V</m:t>
        </m:r>
      </m:oMath>
      <w:r w:rsidR="00ED5BE8">
        <w:rPr>
          <w:rFonts w:eastAsiaTheme="minorEastAsia" w:cs="Arial"/>
        </w:rPr>
        <w:t xml:space="preserve"> refers to the change in voltage from initial voltage, </w:t>
      </w:r>
      <m:oMath>
        <m:sSub>
          <m:sSubPr>
            <m:ctrlPr>
              <w:rPr>
                <w:rFonts w:ascii="Cambria Math" w:hAnsi="Cambria Math" w:cs="Arial"/>
                <w:i/>
                <w:color w:val="000000" w:themeColor="text1"/>
              </w:rPr>
            </m:ctrlPr>
          </m:sSubPr>
          <m:e>
            <m:r>
              <w:rPr>
                <w:rFonts w:ascii="Cambria Math" w:hAnsi="Cambria Math" w:cs="Arial"/>
              </w:rPr>
              <m:t>V</m:t>
            </m:r>
          </m:e>
          <m:sub>
            <m:r>
              <w:rPr>
                <w:rFonts w:ascii="Cambria Math" w:hAnsi="Cambria Math" w:cs="Arial"/>
              </w:rPr>
              <m:t>1</m:t>
            </m:r>
          </m:sub>
        </m:sSub>
      </m:oMath>
      <w:r w:rsidR="00ED5BE8">
        <w:rPr>
          <w:rFonts w:eastAsiaTheme="minorEastAsia" w:cs="Arial"/>
          <w:color w:val="000000" w:themeColor="text1"/>
        </w:rPr>
        <w:t xml:space="preserve">, at the start of the pulse to the voltage, </w:t>
      </w:r>
      <m:oMath>
        <m:sSub>
          <m:sSubPr>
            <m:ctrlPr>
              <w:rPr>
                <w:rFonts w:ascii="Cambria Math" w:hAnsi="Cambria Math" w:cs="Arial"/>
                <w:i/>
                <w:color w:val="000000" w:themeColor="text1"/>
              </w:rPr>
            </m:ctrlPr>
          </m:sSubPr>
          <m:e>
            <m:r>
              <w:rPr>
                <w:rFonts w:ascii="Cambria Math" w:hAnsi="Cambria Math" w:cs="Arial"/>
              </w:rPr>
              <m:t>V</m:t>
            </m:r>
          </m:e>
          <m:sub>
            <m:r>
              <w:rPr>
                <w:rFonts w:ascii="Cambria Math" w:hAnsi="Cambria Math" w:cs="Arial"/>
              </w:rPr>
              <m:t>2</m:t>
            </m:r>
          </m:sub>
        </m:sSub>
      </m:oMath>
      <w:r w:rsidR="00ED5BE8">
        <w:rPr>
          <w:rFonts w:eastAsiaTheme="minorEastAsia" w:cs="Arial"/>
          <w:color w:val="000000" w:themeColor="text1"/>
        </w:rPr>
        <w:t xml:space="preserve">, at the point of measurement </w:t>
      </w:r>
      <w:r w:rsidR="00EE3F48" w:rsidRPr="00BF3800">
        <w:rPr>
          <w:rFonts w:eastAsiaTheme="minorEastAsia" w:cs="Arial"/>
        </w:rPr>
        <w:t xml:space="preserve"> </w:t>
      </w:r>
      <w:r w:rsidR="00EE3F48">
        <w:rPr>
          <w:rFonts w:eastAsiaTheme="minorEastAsia" w:cs="Arial"/>
        </w:rPr>
        <w:t xml:space="preserve">in </w:t>
      </w:r>
      <w:r w:rsidR="005F5F18">
        <w:fldChar w:fldCharType="begin"/>
      </w:r>
      <w:r w:rsidR="005F5F18">
        <w:instrText xml:space="preserve"> REF _Ref521430523 \h  \* MERGEFORMAT </w:instrText>
      </w:r>
      <w:r w:rsidR="005F5F18">
        <w:fldChar w:fldCharType="separate"/>
      </w:r>
      <w:r w:rsidR="00A440CB" w:rsidRPr="00A440CB">
        <w:t xml:space="preserve">Figure </w:t>
      </w:r>
      <w:r w:rsidR="00A440CB" w:rsidRPr="00A440CB">
        <w:rPr>
          <w:noProof/>
        </w:rPr>
        <w:t>4.4</w:t>
      </w:r>
      <w:r w:rsidR="005F5F18">
        <w:fldChar w:fldCharType="end"/>
      </w:r>
      <w:r w:rsidR="00ED5BE8">
        <w:rPr>
          <w:rFonts w:eastAsiaTheme="minorEastAsia" w:cs="Arial"/>
        </w:rPr>
        <w:t>. Similarly,</w:t>
      </w:r>
      <w:r w:rsidR="00EE3F48">
        <w:rPr>
          <w:rFonts w:eastAsiaTheme="minorEastAsia" w:cs="Arial"/>
        </w:rPr>
        <w:t xml:space="preserve"> </w:t>
      </w:r>
      <m:oMath>
        <m:r>
          <w:rPr>
            <w:rFonts w:ascii="Cambria Math" w:eastAsiaTheme="minorEastAsia" w:hAnsi="Cambria Math" w:cs="Arial"/>
          </w:rPr>
          <m:t>d</m:t>
        </m:r>
        <m:r>
          <w:rPr>
            <w:rFonts w:ascii="Cambria Math" w:hAnsi="Cambria Math" w:cs="Arial"/>
          </w:rPr>
          <m:t>I</m:t>
        </m:r>
      </m:oMath>
      <w:r w:rsidR="00EE3F48">
        <w:rPr>
          <w:rFonts w:eastAsiaTheme="minorEastAsia" w:cs="Arial"/>
        </w:rPr>
        <w:t xml:space="preserve"> refers to the </w:t>
      </w:r>
      <w:r w:rsidR="00F536B5">
        <w:rPr>
          <w:rFonts w:eastAsiaTheme="minorEastAsia" w:cs="Arial"/>
        </w:rPr>
        <w:t xml:space="preserve">change in </w:t>
      </w:r>
      <w:r w:rsidR="00EE3F48">
        <w:rPr>
          <w:rFonts w:eastAsiaTheme="minorEastAsia" w:cs="Arial"/>
        </w:rPr>
        <w:t>current</w:t>
      </w:r>
      <w:r w:rsidR="00F536B5">
        <w:rPr>
          <w:rFonts w:eastAsiaTheme="minorEastAsia" w:cs="Arial"/>
        </w:rPr>
        <w:t xml:space="preserve"> value </w:t>
      </w:r>
      <w:r w:rsidR="00ED5BE8">
        <w:rPr>
          <w:rFonts w:eastAsiaTheme="minorEastAsia" w:cs="Arial"/>
        </w:rPr>
        <w:t xml:space="preserve">from </w:t>
      </w:r>
      <m:oMath>
        <m:sSub>
          <m:sSubPr>
            <m:ctrlPr>
              <w:rPr>
                <w:rFonts w:ascii="Cambria Math" w:hAnsi="Cambria Math" w:cs="Arial"/>
                <w:i/>
                <w:color w:val="000000" w:themeColor="text1"/>
              </w:rPr>
            </m:ctrlPr>
          </m:sSubPr>
          <m:e>
            <m:r>
              <w:rPr>
                <w:rFonts w:ascii="Cambria Math" w:hAnsi="Cambria Math" w:cs="Arial"/>
              </w:rPr>
              <m:t>I</m:t>
            </m:r>
          </m:e>
          <m:sub>
            <m:r>
              <w:rPr>
                <w:rFonts w:ascii="Cambria Math" w:hAnsi="Cambria Math" w:cs="Arial"/>
              </w:rPr>
              <m:t>1</m:t>
            </m:r>
          </m:sub>
        </m:sSub>
        <m:r>
          <w:rPr>
            <w:rFonts w:ascii="Cambria Math" w:hAnsi="Cambria Math" w:cs="Arial"/>
            <w:color w:val="000000" w:themeColor="text1"/>
          </w:rPr>
          <m:t xml:space="preserve"> </m:t>
        </m:r>
      </m:oMath>
      <w:r w:rsidR="00ED5BE8">
        <w:rPr>
          <w:rFonts w:eastAsiaTheme="minorEastAsia" w:cs="Arial"/>
          <w:color w:val="000000" w:themeColor="text1"/>
        </w:rPr>
        <w:t xml:space="preserve">to </w:t>
      </w:r>
      <m:oMath>
        <m:sSub>
          <m:sSubPr>
            <m:ctrlPr>
              <w:rPr>
                <w:rFonts w:ascii="Cambria Math" w:hAnsi="Cambria Math" w:cs="Arial"/>
                <w:i/>
                <w:color w:val="000000" w:themeColor="text1"/>
              </w:rPr>
            </m:ctrlPr>
          </m:sSubPr>
          <m:e>
            <m:r>
              <w:rPr>
                <w:rFonts w:ascii="Cambria Math" w:hAnsi="Cambria Math" w:cs="Arial"/>
              </w:rPr>
              <m:t>I</m:t>
            </m:r>
          </m:e>
          <m:sub>
            <m:r>
              <w:rPr>
                <w:rFonts w:ascii="Cambria Math" w:hAnsi="Cambria Math" w:cs="Arial"/>
              </w:rPr>
              <m:t>2</m:t>
            </m:r>
          </m:sub>
        </m:sSub>
      </m:oMath>
    </w:p>
    <w:p w14:paraId="1A824CA6" w14:textId="50F0CB4B" w:rsidR="00B64E13" w:rsidRPr="009018FF" w:rsidRDefault="00B64E13" w:rsidP="009018FF">
      <w:pPr>
        <w:spacing w:line="360" w:lineRule="auto"/>
        <w:rPr>
          <w:rFonts w:eastAsiaTheme="minorEastAsia" w:cs="Arial"/>
          <w:sz w:val="20"/>
          <w:szCs w:val="20"/>
        </w:rPr>
      </w:pPr>
      <w:bookmarkStart w:id="207" w:name="_Ref521430523"/>
      <w:bookmarkStart w:id="208" w:name="_Toc528066885"/>
      <w:r w:rsidRPr="009018FF">
        <w:rPr>
          <w:sz w:val="20"/>
          <w:szCs w:val="20"/>
        </w:rPr>
        <w:t xml:space="preserve">Figure </w:t>
      </w:r>
      <w:r w:rsidR="00FD51A6" w:rsidRPr="009018FF">
        <w:rPr>
          <w:sz w:val="20"/>
          <w:szCs w:val="20"/>
        </w:rPr>
        <w:fldChar w:fldCharType="begin"/>
      </w:r>
      <w:r w:rsidR="00FD51A6" w:rsidRPr="009018FF">
        <w:rPr>
          <w:sz w:val="20"/>
          <w:szCs w:val="20"/>
        </w:rPr>
        <w:instrText xml:space="preserve"> STYLEREF 1 \s </w:instrText>
      </w:r>
      <w:r w:rsidR="00FD51A6" w:rsidRPr="009018FF">
        <w:rPr>
          <w:sz w:val="20"/>
          <w:szCs w:val="20"/>
        </w:rPr>
        <w:fldChar w:fldCharType="separate"/>
      </w:r>
      <w:r w:rsidR="00A440CB">
        <w:rPr>
          <w:noProof/>
          <w:sz w:val="20"/>
          <w:szCs w:val="20"/>
        </w:rPr>
        <w:t>4</w:t>
      </w:r>
      <w:r w:rsidR="00FD51A6" w:rsidRPr="009018FF">
        <w:rPr>
          <w:sz w:val="20"/>
          <w:szCs w:val="20"/>
        </w:rPr>
        <w:fldChar w:fldCharType="end"/>
      </w:r>
      <w:r w:rsidR="00FD51A6" w:rsidRPr="009018FF">
        <w:rPr>
          <w:sz w:val="20"/>
          <w:szCs w:val="20"/>
        </w:rPr>
        <w:t>.</w:t>
      </w:r>
      <w:r w:rsidR="00FD51A6" w:rsidRPr="009018FF">
        <w:rPr>
          <w:sz w:val="20"/>
          <w:szCs w:val="20"/>
        </w:rPr>
        <w:fldChar w:fldCharType="begin"/>
      </w:r>
      <w:r w:rsidR="00FD51A6" w:rsidRPr="009018FF">
        <w:rPr>
          <w:sz w:val="20"/>
          <w:szCs w:val="20"/>
        </w:rPr>
        <w:instrText xml:space="preserve"> SEQ Figure \* ARABIC \s 1 </w:instrText>
      </w:r>
      <w:r w:rsidR="00FD51A6" w:rsidRPr="009018FF">
        <w:rPr>
          <w:sz w:val="20"/>
          <w:szCs w:val="20"/>
        </w:rPr>
        <w:fldChar w:fldCharType="separate"/>
      </w:r>
      <w:r w:rsidR="00A440CB">
        <w:rPr>
          <w:noProof/>
          <w:sz w:val="20"/>
          <w:szCs w:val="20"/>
        </w:rPr>
        <w:t>4</w:t>
      </w:r>
      <w:r w:rsidR="00FD51A6" w:rsidRPr="009018FF">
        <w:rPr>
          <w:sz w:val="20"/>
          <w:szCs w:val="20"/>
        </w:rPr>
        <w:fldChar w:fldCharType="end"/>
      </w:r>
      <w:bookmarkEnd w:id="207"/>
      <w:r w:rsidRPr="009018FF">
        <w:rPr>
          <w:sz w:val="20"/>
          <w:szCs w:val="20"/>
        </w:rPr>
        <w:t xml:space="preserve">. </w:t>
      </w:r>
      <w:r w:rsidR="00F923E1" w:rsidRPr="009018FF">
        <w:rPr>
          <w:noProof/>
          <w:sz w:val="20"/>
          <w:szCs w:val="20"/>
        </w:rPr>
        <w:t xml:space="preserve">The explanation of </w:t>
      </w:r>
      <w:r w:rsidRPr="009018FF">
        <w:rPr>
          <w:sz w:val="20"/>
          <w:szCs w:val="20"/>
        </w:rPr>
        <w:t xml:space="preserve">a </w:t>
      </w:r>
      <w:r w:rsidR="00FE259A">
        <w:rPr>
          <w:sz w:val="20"/>
          <w:szCs w:val="20"/>
        </w:rPr>
        <w:t>30 s</w:t>
      </w:r>
      <w:r w:rsidRPr="009018FF">
        <w:rPr>
          <w:sz w:val="20"/>
          <w:szCs w:val="20"/>
        </w:rPr>
        <w:t xml:space="preserve"> pulse test with current pulses and voltage evolution</w:t>
      </w:r>
      <w:bookmarkEnd w:id="208"/>
    </w:p>
    <w:p w14:paraId="13C33447" w14:textId="7BF78F4B" w:rsidR="009F4B5D" w:rsidRDefault="007027E1" w:rsidP="00F93B02">
      <w:pPr>
        <w:pStyle w:val="Heading1"/>
        <w:spacing w:line="360" w:lineRule="auto"/>
        <w:rPr>
          <w:lang w:eastAsia="de-DE"/>
        </w:rPr>
      </w:pPr>
      <w:bookmarkStart w:id="209" w:name="_Toc528067763"/>
      <w:r>
        <w:rPr>
          <w:lang w:eastAsia="de-DE"/>
        </w:rPr>
        <w:lastRenderedPageBreak/>
        <w:t xml:space="preserve">Results and </w:t>
      </w:r>
      <w:r w:rsidR="00F34DCF">
        <w:rPr>
          <w:lang w:eastAsia="de-DE"/>
        </w:rPr>
        <w:t>Disc</w:t>
      </w:r>
      <w:r w:rsidR="009F4B5D">
        <w:rPr>
          <w:lang w:eastAsia="de-DE"/>
        </w:rPr>
        <w:t>ussion</w:t>
      </w:r>
      <w:bookmarkEnd w:id="209"/>
    </w:p>
    <w:p w14:paraId="5B148A58" w14:textId="0AC58A6B" w:rsidR="00E96013" w:rsidRDefault="00CA300F" w:rsidP="00F93B02">
      <w:pPr>
        <w:spacing w:line="360" w:lineRule="auto"/>
        <w:rPr>
          <w:rFonts w:cs="Arial"/>
        </w:rPr>
      </w:pPr>
      <w:r>
        <w:rPr>
          <w:rFonts w:cs="Arial"/>
        </w:rPr>
        <w:t xml:space="preserve">The </w:t>
      </w:r>
      <w:r w:rsidR="00E96013">
        <w:rPr>
          <w:rFonts w:cs="Arial"/>
        </w:rPr>
        <w:t>MATLAB Data Processing and Visualization</w:t>
      </w:r>
      <w:r w:rsidR="004B141F">
        <w:rPr>
          <w:rFonts w:cs="Arial"/>
        </w:rPr>
        <w:t xml:space="preserve"> tool</w:t>
      </w:r>
      <w:r w:rsidR="00E96013">
        <w:rPr>
          <w:rFonts w:cs="Arial"/>
        </w:rPr>
        <w:t xml:space="preserve"> </w:t>
      </w:r>
      <w:r w:rsidRPr="00E96E8D">
        <w:rPr>
          <w:rFonts w:cs="Arial"/>
          <w:noProof/>
        </w:rPr>
        <w:t>is</w:t>
      </w:r>
      <w:r w:rsidR="00E96013">
        <w:rPr>
          <w:rFonts w:cs="Arial"/>
        </w:rPr>
        <w:t xml:space="preserve"> used to extract, sort, edit and visualize the experimental d</w:t>
      </w:r>
      <w:r w:rsidR="00FA1996">
        <w:rPr>
          <w:rFonts w:cs="Arial"/>
        </w:rPr>
        <w:t>ata for analysis. It is</w:t>
      </w:r>
      <w:r w:rsidR="00E96013">
        <w:rPr>
          <w:rFonts w:cs="Arial"/>
        </w:rPr>
        <w:t xml:space="preserve"> found that the data for cells under the same conditions of cycling rate and temperature show similar results and therefore the cell data were averaged. Further, in certain cases, data interpolation and extrapolation </w:t>
      </w:r>
      <w:r w:rsidR="00CD45A7">
        <w:rPr>
          <w:rFonts w:cs="Arial"/>
        </w:rPr>
        <w:t>are</w:t>
      </w:r>
      <w:r>
        <w:rPr>
          <w:rFonts w:cs="Arial"/>
        </w:rPr>
        <w:t xml:space="preserve"> used </w:t>
      </w:r>
      <w:r w:rsidR="00E96013">
        <w:rPr>
          <w:rFonts w:cs="Arial"/>
        </w:rPr>
        <w:t>to maintai</w:t>
      </w:r>
      <w:r w:rsidR="00FA1996">
        <w:rPr>
          <w:rFonts w:cs="Arial"/>
        </w:rPr>
        <w:t>n uniformity. The following sub</w:t>
      </w:r>
      <w:r w:rsidR="00E96013">
        <w:rPr>
          <w:rFonts w:cs="Arial"/>
        </w:rPr>
        <w:t>sections discuss the experiment results from the previous chapter along with any assumptions made in each case.</w:t>
      </w:r>
    </w:p>
    <w:p w14:paraId="3E0C36AC" w14:textId="77777777" w:rsidR="00E068F8" w:rsidRDefault="00E068F8" w:rsidP="00F93B02">
      <w:pPr>
        <w:pStyle w:val="Heading2"/>
        <w:spacing w:line="360" w:lineRule="auto"/>
      </w:pPr>
      <w:bookmarkStart w:id="210" w:name="_Toc528067764"/>
      <w:r>
        <w:t>Reception test data discussion</w:t>
      </w:r>
      <w:bookmarkEnd w:id="210"/>
    </w:p>
    <w:p w14:paraId="759A431E" w14:textId="1E259A47" w:rsidR="00E96013" w:rsidRDefault="00F53F73" w:rsidP="00F93B02">
      <w:pPr>
        <w:spacing w:line="360" w:lineRule="auto"/>
        <w:rPr>
          <w:rFonts w:cs="Arial"/>
          <w:noProof/>
        </w:rPr>
      </w:pPr>
      <w:r>
        <w:rPr>
          <w:rFonts w:cs="Arial"/>
        </w:rPr>
        <w:t>The study</w:t>
      </w:r>
      <w:r w:rsidR="00E96013">
        <w:rPr>
          <w:rFonts w:cs="Arial"/>
        </w:rPr>
        <w:t xml:space="preserve"> of t</w:t>
      </w:r>
      <w:r w:rsidR="000A5866">
        <w:rPr>
          <w:rFonts w:cs="Arial"/>
        </w:rPr>
        <w:t>he cell chemistry and materials</w:t>
      </w:r>
      <w:r w:rsidR="00E96013">
        <w:rPr>
          <w:rFonts w:cs="Arial"/>
        </w:rPr>
        <w:t xml:space="preserve"> shows the measured values for parameters like cell weights, capacity</w:t>
      </w:r>
      <w:r w:rsidR="00846404">
        <w:rPr>
          <w:rFonts w:cs="Arial"/>
        </w:rPr>
        <w:t>,</w:t>
      </w:r>
      <w:r w:rsidR="00E96013">
        <w:rPr>
          <w:rFonts w:cs="Arial"/>
        </w:rPr>
        <w:t xml:space="preserve"> </w:t>
      </w:r>
      <w:r w:rsidR="00E96013" w:rsidRPr="00846404">
        <w:rPr>
          <w:rFonts w:cs="Arial"/>
          <w:noProof/>
        </w:rPr>
        <w:t>and</w:t>
      </w:r>
      <w:r w:rsidR="00E96013">
        <w:rPr>
          <w:rFonts w:cs="Arial"/>
        </w:rPr>
        <w:t xml:space="preserve"> energy densities. </w:t>
      </w:r>
      <w:r w:rsidR="002D707A">
        <w:rPr>
          <w:rFonts w:cs="Arial"/>
        </w:rPr>
        <w:t>As</w:t>
      </w:r>
      <w:r w:rsidR="00E96013">
        <w:rPr>
          <w:rFonts w:cs="Arial"/>
        </w:rPr>
        <w:t xml:space="preserve"> discussed</w:t>
      </w:r>
      <w:r w:rsidR="002D707A">
        <w:rPr>
          <w:rFonts w:cs="Arial"/>
        </w:rPr>
        <w:t>,</w:t>
      </w:r>
      <w:r w:rsidR="00E96013">
        <w:rPr>
          <w:rFonts w:cs="Arial"/>
        </w:rPr>
        <w:t xml:space="preserve"> a possible reason for the lower weight of the pouch cells </w:t>
      </w:r>
      <w:r w:rsidR="002D707A">
        <w:rPr>
          <w:rFonts w:cs="Arial"/>
        </w:rPr>
        <w:t xml:space="preserve">is </w:t>
      </w:r>
      <w:r w:rsidR="00E96013">
        <w:rPr>
          <w:rFonts w:cs="Arial"/>
        </w:rPr>
        <w:t xml:space="preserve">due to its light-weight aluminum pouch cover and lack of any hard covering. A </w:t>
      </w:r>
      <w:r w:rsidR="00846404">
        <w:rPr>
          <w:rFonts w:cs="Arial"/>
          <w:noProof/>
        </w:rPr>
        <w:t xml:space="preserve">mass </w:t>
      </w:r>
      <w:r w:rsidR="00E96013">
        <w:rPr>
          <w:rFonts w:cs="Arial"/>
        </w:rPr>
        <w:t xml:space="preserve">analysis of the different components of the cells </w:t>
      </w:r>
      <w:r w:rsidR="00E825C4">
        <w:rPr>
          <w:rFonts w:cs="Arial"/>
        </w:rPr>
        <w:t>is</w:t>
      </w:r>
      <w:r w:rsidR="00E96013">
        <w:rPr>
          <w:rFonts w:cs="Arial"/>
        </w:rPr>
        <w:t xml:space="preserve"> also done in </w:t>
      </w:r>
      <w:r w:rsidR="005F5F18">
        <w:fldChar w:fldCharType="begin"/>
      </w:r>
      <w:r w:rsidR="005F5F18">
        <w:instrText xml:space="preserve"> REF _Ref521426200 \h  \* MERGEFORMAT </w:instrText>
      </w:r>
      <w:r w:rsidR="005F5F18">
        <w:fldChar w:fldCharType="separate"/>
      </w:r>
      <w:r w:rsidR="00A440CB" w:rsidRPr="00A440CB">
        <w:t xml:space="preserve">Figure </w:t>
      </w:r>
      <w:r w:rsidR="00A440CB" w:rsidRPr="00A440CB">
        <w:rPr>
          <w:noProof/>
        </w:rPr>
        <w:t>4.2</w:t>
      </w:r>
      <w:r w:rsidR="005F5F18">
        <w:fldChar w:fldCharType="end"/>
      </w:r>
      <w:r w:rsidR="00E96013">
        <w:rPr>
          <w:rFonts w:cs="Arial"/>
        </w:rPr>
        <w:t>. The difference in the weights of the prismatic (heavier) and cylindrical cells can be explained using the higher surface area of cover for the case of the prismatic cells</w:t>
      </w:r>
      <w:r w:rsidR="00E96E8D">
        <w:rPr>
          <w:rFonts w:cs="Arial"/>
        </w:rPr>
        <w:t>. This leads</w:t>
      </w:r>
      <w:r w:rsidR="00E96013">
        <w:rPr>
          <w:rFonts w:cs="Arial"/>
        </w:rPr>
        <w:t xml:space="preserve"> to</w:t>
      </w:r>
      <w:r w:rsidR="00E96E8D">
        <w:rPr>
          <w:rFonts w:cs="Arial"/>
        </w:rPr>
        <w:t xml:space="preserve"> the</w:t>
      </w:r>
      <w:r w:rsidR="00E96013">
        <w:rPr>
          <w:rFonts w:cs="Arial"/>
        </w:rPr>
        <w:t xml:space="preserve"> </w:t>
      </w:r>
      <w:r w:rsidR="00E96013" w:rsidRPr="009078B4">
        <w:rPr>
          <w:rFonts w:cs="Arial"/>
          <w:noProof/>
        </w:rPr>
        <w:t>higher</w:t>
      </w:r>
      <w:r w:rsidR="00E96013">
        <w:rPr>
          <w:rFonts w:cs="Arial"/>
        </w:rPr>
        <w:t xml:space="preserve"> requirement of metallic </w:t>
      </w:r>
      <w:r w:rsidR="00E96E8D">
        <w:rPr>
          <w:rFonts w:cs="Arial"/>
        </w:rPr>
        <w:t>cover material. The added mass in</w:t>
      </w:r>
      <w:r w:rsidR="00E96013">
        <w:rPr>
          <w:rFonts w:cs="Arial"/>
        </w:rPr>
        <w:t xml:space="preserve"> the case of the prismatic cells can also be attributed to an added metallic/steel support for stability.</w:t>
      </w:r>
      <w:r w:rsidR="00E825C4">
        <w:rPr>
          <w:rFonts w:cs="Arial"/>
        </w:rPr>
        <w:t xml:space="preserve"> </w:t>
      </w:r>
      <w:r w:rsidR="00EF12F3">
        <w:rPr>
          <w:rFonts w:cs="Arial"/>
        </w:rPr>
        <w:fldChar w:fldCharType="begin"/>
      </w:r>
      <w:r w:rsidR="00475231">
        <w:rPr>
          <w:rFonts w:cs="Arial"/>
        </w:rPr>
        <w:instrText>ADDIN CITAVI.PLACEHOLDER 57932b60-6020-4d12-a010-20b580d9492f PFBsYWNlaG9sZGVyPg0KICA8QWRkSW5WZXJzaW9uPjUuNC4wLjI8L0FkZEluVmVyc2lvbj4NCiAgPElkPjU3OTMyYjYwLTYwMjAtNGQxMi1hMDEwLTIwYjU4MGQ5NDkyZjwvSWQ+DQogIDxFbnRyaWVzPg0KICAgIDxFbnRyeT4NCiAgICAgIDxJZD4xMTk5Yjk3Ni0xZDI5LTQ4ZTgtOWRkZi00ODQ0ODg5MTNi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F12F3">
        <w:rPr>
          <w:rFonts w:cs="Arial"/>
        </w:rPr>
        <w:fldChar w:fldCharType="separate"/>
      </w:r>
      <w:bookmarkStart w:id="211" w:name="_CTVP00157932b6060204d12a01020b580d9492f"/>
      <w:r w:rsidR="00475231">
        <w:rPr>
          <w:rFonts w:cs="Arial"/>
        </w:rPr>
        <w:t>[27]</w:t>
      </w:r>
      <w:bookmarkEnd w:id="211"/>
      <w:r w:rsidR="00EF12F3">
        <w:rPr>
          <w:rFonts w:cs="Arial"/>
        </w:rPr>
        <w:fldChar w:fldCharType="end"/>
      </w:r>
      <w:r w:rsidR="00E96013">
        <w:rPr>
          <w:rFonts w:cs="Arial"/>
        </w:rPr>
        <w:t xml:space="preserve"> </w:t>
      </w:r>
      <w:r w:rsidR="007650A7">
        <w:rPr>
          <w:rFonts w:eastAsiaTheme="minorEastAsia" w:cs="Arial"/>
        </w:rPr>
        <w:t>I</w:t>
      </w:r>
      <w:r w:rsidR="00E96013" w:rsidRPr="0074301E">
        <w:rPr>
          <w:rFonts w:eastAsiaTheme="minorEastAsia" w:cs="Arial"/>
        </w:rPr>
        <w:t>n a pouch cell, the cathode, separators</w:t>
      </w:r>
      <w:r w:rsidR="00E96E8D">
        <w:rPr>
          <w:rFonts w:eastAsiaTheme="minorEastAsia" w:cs="Arial"/>
        </w:rPr>
        <w:t>,</w:t>
      </w:r>
      <w:r w:rsidR="00E96013" w:rsidRPr="0074301E">
        <w:rPr>
          <w:rFonts w:eastAsiaTheme="minorEastAsia" w:cs="Arial"/>
        </w:rPr>
        <w:t xml:space="preserve"> </w:t>
      </w:r>
      <w:r w:rsidR="00E96013" w:rsidRPr="00E96E8D">
        <w:rPr>
          <w:rFonts w:eastAsiaTheme="minorEastAsia" w:cs="Arial"/>
          <w:noProof/>
        </w:rPr>
        <w:t>and</w:t>
      </w:r>
      <w:r w:rsidR="00E96013" w:rsidRPr="0074301E">
        <w:rPr>
          <w:rFonts w:eastAsiaTheme="minorEastAsia" w:cs="Arial"/>
        </w:rPr>
        <w:t xml:space="preserve"> anode are stacked</w:t>
      </w:r>
      <w:r w:rsidR="009078B4">
        <w:rPr>
          <w:rFonts w:eastAsiaTheme="minorEastAsia" w:cs="Arial"/>
        </w:rPr>
        <w:t xml:space="preserve"> in layers</w:t>
      </w:r>
      <w:r w:rsidR="00E96013" w:rsidRPr="0074301E">
        <w:rPr>
          <w:rFonts w:eastAsiaTheme="minorEastAsia" w:cs="Arial"/>
        </w:rPr>
        <w:t xml:space="preserve">, as can be seen in </w:t>
      </w:r>
      <w:r w:rsidR="005F5F18">
        <w:fldChar w:fldCharType="begin"/>
      </w:r>
      <w:r w:rsidR="005F5F18">
        <w:instrText xml:space="preserve"> REF _Ref520908574 \h  \* MERGEFORMAT </w:instrText>
      </w:r>
      <w:r w:rsidR="005F5F18">
        <w:fldChar w:fldCharType="separate"/>
      </w:r>
      <w:r w:rsidR="00A440CB" w:rsidRPr="00A440CB">
        <w:t xml:space="preserve">Figure </w:t>
      </w:r>
      <w:r w:rsidR="00A440CB" w:rsidRPr="00A440CB">
        <w:rPr>
          <w:noProof/>
        </w:rPr>
        <w:t>2.5</w:t>
      </w:r>
      <w:r w:rsidR="005F5F18">
        <w:fldChar w:fldCharType="end"/>
      </w:r>
      <w:r w:rsidR="00E96013" w:rsidRPr="0074301E">
        <w:rPr>
          <w:rFonts w:eastAsiaTheme="minorEastAsia" w:cs="Arial"/>
        </w:rPr>
        <w:t xml:space="preserve">. This approach increases packaging density to the maximum and saves weight, thus increasing </w:t>
      </w:r>
      <w:r w:rsidR="00E96E8D">
        <w:rPr>
          <w:rFonts w:eastAsiaTheme="minorEastAsia" w:cs="Arial"/>
        </w:rPr>
        <w:t xml:space="preserve">the </w:t>
      </w:r>
      <w:r w:rsidR="00E96013" w:rsidRPr="00E96E8D">
        <w:rPr>
          <w:rFonts w:eastAsiaTheme="minorEastAsia" w:cs="Arial"/>
          <w:noProof/>
        </w:rPr>
        <w:t>energy</w:t>
      </w:r>
      <w:r w:rsidR="00E96013" w:rsidRPr="0074301E">
        <w:rPr>
          <w:rFonts w:eastAsiaTheme="minorEastAsia" w:cs="Arial"/>
        </w:rPr>
        <w:t xml:space="preserve"> density of the cell. The packaging density </w:t>
      </w:r>
      <w:r w:rsidR="00E96E8D">
        <w:rPr>
          <w:rFonts w:eastAsiaTheme="minorEastAsia" w:cs="Arial"/>
        </w:rPr>
        <w:t>of</w:t>
      </w:r>
      <w:r w:rsidR="00E96013" w:rsidRPr="0074301E">
        <w:rPr>
          <w:rFonts w:eastAsiaTheme="minorEastAsia" w:cs="Arial"/>
        </w:rPr>
        <w:t xml:space="preserve"> cylindrical cells </w:t>
      </w:r>
      <w:r w:rsidR="00E96013" w:rsidRPr="009078B4">
        <w:rPr>
          <w:rFonts w:eastAsiaTheme="minorEastAsia" w:cs="Arial"/>
          <w:noProof/>
        </w:rPr>
        <w:t>is</w:t>
      </w:r>
      <w:r w:rsidR="00E96013" w:rsidRPr="0074301E">
        <w:rPr>
          <w:rFonts w:eastAsiaTheme="minorEastAsia" w:cs="Arial"/>
        </w:rPr>
        <w:t xml:space="preserve"> low due to their round </w:t>
      </w:r>
      <w:r w:rsidR="00E96013" w:rsidRPr="00E96E8D">
        <w:rPr>
          <w:rFonts w:eastAsiaTheme="minorEastAsia" w:cs="Arial"/>
          <w:noProof/>
        </w:rPr>
        <w:t>shape</w:t>
      </w:r>
      <w:r w:rsidR="00E96013" w:rsidRPr="0074301E">
        <w:rPr>
          <w:rFonts w:eastAsiaTheme="minorEastAsia" w:cs="Arial"/>
        </w:rPr>
        <w:t xml:space="preserve"> and the cell case is comparatively heavy. </w:t>
      </w:r>
      <w:r w:rsidR="00EF12F3">
        <w:rPr>
          <w:rFonts w:eastAsiaTheme="minorEastAsia" w:cs="Arial"/>
        </w:rPr>
        <w:fldChar w:fldCharType="begin"/>
      </w:r>
      <w:r w:rsidR="00475231">
        <w:rPr>
          <w:rFonts w:eastAsiaTheme="minorEastAsia" w:cs="Arial"/>
        </w:rPr>
        <w:instrText>ADDIN CITAVI.PLACEHOLDER 140806e9-a7bb-4998-a49a-6db5d5b05c03 PFBsYWNlaG9sZGVyPg0KICA8QWRkSW5WZXJzaW9uPjUuNC4wLjI8L0FkZEluVmVyc2lvbj4NCiAgPElkPjE0MDgwNmU5LWE3YmItNDk5OC1hNDlhLTZkYjVkNWIwNWMwMzwvSWQ+DQogIDxFbnRyaWVzPg0KICAgIDxFbnRyeT4NCiAgICAgIDxJZD42NmI2YTVkZi0wYWM5LTQ1MDAtODEzMC0xMjIzZjI4ODk4Z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F12F3">
        <w:rPr>
          <w:rFonts w:eastAsiaTheme="minorEastAsia" w:cs="Arial"/>
        </w:rPr>
        <w:fldChar w:fldCharType="separate"/>
      </w:r>
      <w:bookmarkStart w:id="212" w:name="_CTVP001140806e9a7bb4998a49a6db5d5b05c03"/>
      <w:r w:rsidR="00475231">
        <w:rPr>
          <w:rFonts w:eastAsiaTheme="minorEastAsia" w:cs="Arial"/>
        </w:rPr>
        <w:t>[27]</w:t>
      </w:r>
      <w:bookmarkEnd w:id="212"/>
      <w:r w:rsidR="00EF12F3">
        <w:rPr>
          <w:rFonts w:eastAsiaTheme="minorEastAsia" w:cs="Arial"/>
        </w:rPr>
        <w:fldChar w:fldCharType="end"/>
      </w:r>
      <w:r w:rsidR="00E825C4">
        <w:rPr>
          <w:rFonts w:cs="Arial"/>
        </w:rPr>
        <w:t xml:space="preserve"> </w:t>
      </w:r>
    </w:p>
    <w:p w14:paraId="3A0DBF8C" w14:textId="0F24981D" w:rsidR="00E96013" w:rsidRDefault="00E96013" w:rsidP="00F93B02">
      <w:pPr>
        <w:spacing w:line="360" w:lineRule="auto"/>
        <w:rPr>
          <w:rFonts w:cs="Arial"/>
        </w:rPr>
      </w:pPr>
      <w:r>
        <w:rPr>
          <w:rFonts w:cs="Arial"/>
        </w:rPr>
        <w:t>Due to the weight comparisons as discussed, it is not surprising that energy density (Wh/kg) of pouch cells is the highest followed by cylindrical cells followed by prismatic cells. (Considering that all the cells have a capacity close to 16</w:t>
      </w:r>
      <w:r w:rsidR="008438AA">
        <w:rPr>
          <w:rFonts w:cs="Arial"/>
        </w:rPr>
        <w:t xml:space="preserve"> </w:t>
      </w:r>
      <w:r w:rsidR="00E75627">
        <w:rPr>
          <w:rFonts w:cs="Arial"/>
        </w:rPr>
        <w:t>Ah</w:t>
      </w:r>
      <w:r>
        <w:rPr>
          <w:rFonts w:cs="Arial"/>
        </w:rPr>
        <w:t xml:space="preserve">).   </w:t>
      </w:r>
    </w:p>
    <w:p w14:paraId="3C7A3C32" w14:textId="6176BB6B" w:rsidR="00E96013" w:rsidRDefault="00E96013" w:rsidP="00F93B02">
      <w:pPr>
        <w:spacing w:line="360" w:lineRule="auto"/>
        <w:rPr>
          <w:rFonts w:cs="Arial"/>
        </w:rPr>
      </w:pPr>
      <w:r>
        <w:rPr>
          <w:rFonts w:cs="Arial"/>
        </w:rPr>
        <w:t>While all the cells have been manufactured to be around 16</w:t>
      </w:r>
      <w:r w:rsidR="008438AA">
        <w:rPr>
          <w:rFonts w:cs="Arial"/>
        </w:rPr>
        <w:t xml:space="preserve"> </w:t>
      </w:r>
      <w:r>
        <w:rPr>
          <w:rFonts w:cs="Arial"/>
        </w:rPr>
        <w:t xml:space="preserve">Ah, </w:t>
      </w:r>
      <w:r w:rsidR="005F5F18">
        <w:fldChar w:fldCharType="begin"/>
      </w:r>
      <w:r w:rsidR="005F5F18">
        <w:instrText xml:space="preserve"> REF _Ref523759543 \h  \* MERGEFORMAT </w:instrText>
      </w:r>
      <w:r w:rsidR="005F5F18">
        <w:fldChar w:fldCharType="separate"/>
      </w:r>
      <w:r w:rsidR="00A440CB" w:rsidRPr="00A440CB">
        <w:t xml:space="preserve">Table </w:t>
      </w:r>
      <w:r w:rsidR="00A440CB" w:rsidRPr="00A440CB">
        <w:rPr>
          <w:noProof/>
        </w:rPr>
        <w:t>4.1</w:t>
      </w:r>
      <w:r w:rsidR="005F5F18">
        <w:fldChar w:fldCharType="end"/>
      </w:r>
      <w:r>
        <w:rPr>
          <w:rFonts w:cs="Arial"/>
        </w:rPr>
        <w:t xml:space="preserve"> shows a minor difference in the capacities of the cells.</w:t>
      </w:r>
      <w:r w:rsidR="005846F5">
        <w:rPr>
          <w:rFonts w:cs="Arial"/>
        </w:rPr>
        <w:t xml:space="preserve"> (Cylindrical = </w:t>
      </w:r>
      <w:r w:rsidR="005846F5" w:rsidRPr="0074301E">
        <w:rPr>
          <w:rFonts w:cs="Arial"/>
        </w:rPr>
        <w:t>16.099</w:t>
      </w:r>
      <w:r w:rsidR="005846F5">
        <w:rPr>
          <w:rFonts w:cs="Arial"/>
        </w:rPr>
        <w:t xml:space="preserve"> Ah, Prismatic = </w:t>
      </w:r>
      <w:r w:rsidR="005846F5" w:rsidRPr="0074301E">
        <w:rPr>
          <w:rFonts w:cs="Arial"/>
        </w:rPr>
        <w:t>15.963</w:t>
      </w:r>
      <w:r w:rsidR="005846F5">
        <w:rPr>
          <w:rFonts w:cs="Arial"/>
        </w:rPr>
        <w:t xml:space="preserve"> Ah, Pouch = </w:t>
      </w:r>
      <w:r w:rsidR="005846F5" w:rsidRPr="0074301E">
        <w:rPr>
          <w:rFonts w:cs="Arial"/>
        </w:rPr>
        <w:t>14.889</w:t>
      </w:r>
      <w:r w:rsidR="005846F5">
        <w:rPr>
          <w:rFonts w:cs="Arial"/>
        </w:rPr>
        <w:t xml:space="preserve"> Ah).</w:t>
      </w:r>
      <w:r>
        <w:rPr>
          <w:rFonts w:cs="Arial"/>
        </w:rPr>
        <w:t xml:space="preserve"> While cylindrical and prismatic cells are almost equal to 16</w:t>
      </w:r>
      <w:r w:rsidR="008438AA">
        <w:rPr>
          <w:rFonts w:cs="Arial"/>
        </w:rPr>
        <w:t xml:space="preserve"> </w:t>
      </w:r>
      <w:r>
        <w:rPr>
          <w:rFonts w:cs="Arial"/>
        </w:rPr>
        <w:t xml:space="preserve">Ah (cylindrical slightly higher), the capacity of pouch cell is </w:t>
      </w:r>
      <w:r w:rsidR="00C66574">
        <w:rPr>
          <w:rFonts w:cs="Arial"/>
        </w:rPr>
        <w:t>slightly below</w:t>
      </w:r>
      <w:r>
        <w:rPr>
          <w:rFonts w:cs="Arial"/>
        </w:rPr>
        <w:t xml:space="preserve"> 15</w:t>
      </w:r>
      <w:r w:rsidR="008438AA">
        <w:rPr>
          <w:rFonts w:cs="Arial"/>
        </w:rPr>
        <w:t xml:space="preserve"> </w:t>
      </w:r>
      <w:r>
        <w:rPr>
          <w:rFonts w:cs="Arial"/>
        </w:rPr>
        <w:t xml:space="preserve">Ah. </w:t>
      </w:r>
      <w:r w:rsidR="005F5F18">
        <w:rPr>
          <w:noProof/>
        </w:rPr>
        <w:fldChar w:fldCharType="begin"/>
      </w:r>
      <w:r w:rsidR="005F5F18" w:rsidRPr="009078B4">
        <w:rPr>
          <w:noProof/>
        </w:rPr>
        <w:instrText xml:space="preserve"> REF _Ref521426200 \h  \* MERGEFORMAT </w:instrText>
      </w:r>
      <w:r w:rsidR="005F5F18">
        <w:rPr>
          <w:noProof/>
        </w:rPr>
      </w:r>
      <w:r w:rsidR="005F5F18">
        <w:rPr>
          <w:noProof/>
        </w:rPr>
        <w:fldChar w:fldCharType="separate"/>
      </w:r>
      <w:r w:rsidR="00A440CB" w:rsidRPr="00A440CB">
        <w:rPr>
          <w:noProof/>
        </w:rPr>
        <w:t>Figure</w:t>
      </w:r>
      <w:r w:rsidR="00A440CB" w:rsidRPr="00A440CB">
        <w:t xml:space="preserve"> </w:t>
      </w:r>
      <w:r w:rsidR="00A440CB" w:rsidRPr="00A440CB">
        <w:rPr>
          <w:noProof/>
        </w:rPr>
        <w:t>4.2</w:t>
      </w:r>
      <w:r w:rsidR="005F5F18">
        <w:fldChar w:fldCharType="end"/>
      </w:r>
      <w:r>
        <w:rPr>
          <w:rFonts w:cs="Arial"/>
        </w:rPr>
        <w:t xml:space="preserve"> can provide a possible reason for it. It shows that </w:t>
      </w:r>
      <w:r w:rsidR="009078B4">
        <w:rPr>
          <w:rFonts w:cs="Arial"/>
          <w:noProof/>
        </w:rPr>
        <w:t>mass</w:t>
      </w:r>
      <w:r>
        <w:rPr>
          <w:rFonts w:cs="Arial"/>
        </w:rPr>
        <w:t xml:space="preserve"> of </w:t>
      </w:r>
      <w:r w:rsidR="009078B4">
        <w:rPr>
          <w:rFonts w:cs="Arial"/>
        </w:rPr>
        <w:t xml:space="preserve">the </w:t>
      </w:r>
      <w:r w:rsidRPr="009078B4">
        <w:rPr>
          <w:rFonts w:cs="Arial"/>
          <w:noProof/>
        </w:rPr>
        <w:t>electrode</w:t>
      </w:r>
      <w:r>
        <w:rPr>
          <w:rFonts w:cs="Arial"/>
        </w:rPr>
        <w:t xml:space="preserve"> collector + electrode coating + electrolyte material is clearly less in the case of pouch cells as compared to prismatic and cylindrical geometries. The less electrode + electrolyte content in pouch cells might explain the reduced capacity.  </w:t>
      </w:r>
    </w:p>
    <w:p w14:paraId="386417F1" w14:textId="32338808" w:rsidR="00E96013" w:rsidRPr="0074301E" w:rsidRDefault="00E96013" w:rsidP="00F93B02">
      <w:pPr>
        <w:spacing w:line="360" w:lineRule="auto"/>
        <w:rPr>
          <w:rFonts w:cs="Arial"/>
        </w:rPr>
      </w:pPr>
      <w:r>
        <w:rPr>
          <w:rFonts w:cs="Arial"/>
        </w:rPr>
        <w:t xml:space="preserve">The next sections discuss first the performance of a new unaged cell with respect to internal resistance profiles from </w:t>
      </w:r>
      <w:r w:rsidR="009078B4">
        <w:rPr>
          <w:rFonts w:cs="Arial"/>
        </w:rPr>
        <w:t xml:space="preserve">the </w:t>
      </w:r>
      <w:r w:rsidRPr="009078B4">
        <w:rPr>
          <w:rFonts w:cs="Arial"/>
          <w:noProof/>
        </w:rPr>
        <w:t>pulse</w:t>
      </w:r>
      <w:r>
        <w:rPr>
          <w:rFonts w:cs="Arial"/>
        </w:rPr>
        <w:t xml:space="preserve"> test and then the temperature evolution over cycling of </w:t>
      </w:r>
      <w:r>
        <w:rPr>
          <w:rFonts w:cs="Arial"/>
        </w:rPr>
        <w:lastRenderedPageBreak/>
        <w:t xml:space="preserve">each geometry. The section after that discusses the effect of </w:t>
      </w:r>
      <w:r w:rsidR="007B28B7">
        <w:rPr>
          <w:rFonts w:cs="Arial"/>
        </w:rPr>
        <w:t>aging</w:t>
      </w:r>
      <w:r>
        <w:rPr>
          <w:rFonts w:cs="Arial"/>
        </w:rPr>
        <w:t xml:space="preserve"> on the cells, namely, the capacity deterioration and </w:t>
      </w:r>
      <w:r w:rsidR="00EC3F04">
        <w:rPr>
          <w:rFonts w:cs="Arial"/>
        </w:rPr>
        <w:t>EFC</w:t>
      </w:r>
      <w:r>
        <w:rPr>
          <w:rFonts w:cs="Arial"/>
        </w:rPr>
        <w:t xml:space="preserve">s at different conditions of temperature and cycling, and the influence of </w:t>
      </w:r>
      <w:r w:rsidR="007B28B7">
        <w:rPr>
          <w:rFonts w:cs="Arial"/>
        </w:rPr>
        <w:t>aging</w:t>
      </w:r>
      <w:r>
        <w:rPr>
          <w:rFonts w:cs="Arial"/>
        </w:rPr>
        <w:t xml:space="preserve"> on internal resistances. </w:t>
      </w:r>
      <w:r w:rsidRPr="0074301E">
        <w:rPr>
          <w:rFonts w:cs="Arial"/>
        </w:rPr>
        <w:t>For ease of study and data representation, all the data values for the same geometry and same test conditions are averaged out.</w:t>
      </w:r>
    </w:p>
    <w:p w14:paraId="127FF644" w14:textId="77777777" w:rsidR="00E96013" w:rsidRPr="0074301E" w:rsidRDefault="00E96013" w:rsidP="00F93B02">
      <w:pPr>
        <w:pStyle w:val="Heading2"/>
        <w:spacing w:line="360" w:lineRule="auto"/>
      </w:pPr>
      <w:bookmarkStart w:id="213" w:name="_Toc514121523"/>
      <w:bookmarkStart w:id="214" w:name="_Toc520298121"/>
      <w:bookmarkStart w:id="215" w:name="_Toc528067765"/>
      <w:r w:rsidRPr="0074301E">
        <w:t xml:space="preserve">Performance of </w:t>
      </w:r>
      <w:bookmarkEnd w:id="213"/>
      <w:r>
        <w:t>unaged cells</w:t>
      </w:r>
      <w:bookmarkEnd w:id="214"/>
      <w:bookmarkEnd w:id="215"/>
    </w:p>
    <w:p w14:paraId="620AA81B" w14:textId="1076BA97" w:rsidR="00E96013" w:rsidRPr="0074301E" w:rsidRDefault="00E96013" w:rsidP="00F93B02">
      <w:pPr>
        <w:spacing w:line="360" w:lineRule="auto"/>
        <w:rPr>
          <w:rFonts w:eastAsiaTheme="minorEastAsia" w:cs="Arial"/>
        </w:rPr>
      </w:pPr>
      <w:r>
        <w:rPr>
          <w:rFonts w:cs="Arial"/>
        </w:rPr>
        <w:t>The data obtained fr</w:t>
      </w:r>
      <w:r w:rsidR="00F51DEF">
        <w:rPr>
          <w:rFonts w:cs="Arial"/>
        </w:rPr>
        <w:t xml:space="preserve">om the tests are </w:t>
      </w:r>
      <w:r>
        <w:rPr>
          <w:rFonts w:cs="Arial"/>
        </w:rPr>
        <w:t xml:space="preserve">pre-processed by averaging the values for the same geometry and same test conditions (C-rate and temperature). </w:t>
      </w:r>
      <w:r w:rsidR="00F51DEF">
        <w:rPr>
          <w:rFonts w:cs="Arial"/>
        </w:rPr>
        <w:t>F</w:t>
      </w:r>
      <w:r>
        <w:rPr>
          <w:rFonts w:cs="Arial"/>
        </w:rPr>
        <w:t xml:space="preserve">or simplicity, only the data for </w:t>
      </w:r>
      <w:r w:rsidR="009078B4">
        <w:rPr>
          <w:rFonts w:cs="Arial"/>
        </w:rPr>
        <w:t xml:space="preserve">the </w:t>
      </w:r>
      <w:r w:rsidRPr="009078B4">
        <w:rPr>
          <w:rFonts w:cs="Arial"/>
          <w:noProof/>
        </w:rPr>
        <w:t>0.3C-rate</w:t>
      </w:r>
      <w:r>
        <w:rPr>
          <w:rFonts w:cs="Arial"/>
        </w:rPr>
        <w:t xml:space="preserve"> condition are considered.  </w:t>
      </w:r>
    </w:p>
    <w:p w14:paraId="4DDFF1FE" w14:textId="71999827" w:rsidR="00E96013" w:rsidRPr="0074301E" w:rsidRDefault="00E96013" w:rsidP="00F93B02">
      <w:pPr>
        <w:pStyle w:val="Heading3"/>
        <w:keepLines/>
        <w:suppressAutoHyphens w:val="0"/>
        <w:spacing w:before="40" w:after="0" w:line="360" w:lineRule="auto"/>
        <w:textboxTightWrap w:val="none"/>
      </w:pPr>
      <w:bookmarkStart w:id="216" w:name="_Toc514121526"/>
      <w:bookmarkStart w:id="217" w:name="_Toc520298122"/>
      <w:bookmarkStart w:id="218" w:name="_Toc528067766"/>
      <w:r w:rsidRPr="0074301E">
        <w:t xml:space="preserve">Internal resistance </w:t>
      </w:r>
      <w:r w:rsidR="001357B7">
        <w:t>of unaged cells</w:t>
      </w:r>
      <w:bookmarkEnd w:id="216"/>
      <w:bookmarkEnd w:id="217"/>
      <w:bookmarkEnd w:id="218"/>
    </w:p>
    <w:p w14:paraId="2353837A" w14:textId="52E0F968" w:rsidR="00D54DA4" w:rsidRDefault="00E96013" w:rsidP="00F93B02">
      <w:pPr>
        <w:spacing w:line="360" w:lineRule="auto"/>
        <w:rPr>
          <w:rFonts w:cs="Arial"/>
        </w:rPr>
      </w:pPr>
      <w:r>
        <w:rPr>
          <w:rFonts w:cs="Arial"/>
        </w:rPr>
        <w:t>The unaged cells are subjected to the 30</w:t>
      </w:r>
      <w:r w:rsidR="008438AA">
        <w:rPr>
          <w:rFonts w:cs="Arial"/>
        </w:rPr>
        <w:t xml:space="preserve"> </w:t>
      </w:r>
      <w:r>
        <w:rPr>
          <w:rFonts w:cs="Arial"/>
        </w:rPr>
        <w:t xml:space="preserve">s </w:t>
      </w:r>
      <w:r w:rsidR="00F51DEF">
        <w:rPr>
          <w:rFonts w:cs="Arial"/>
        </w:rPr>
        <w:t xml:space="preserve">DC </w:t>
      </w:r>
      <w:r>
        <w:rPr>
          <w:rFonts w:cs="Arial"/>
        </w:rPr>
        <w:t xml:space="preserve">pulse test as explained </w:t>
      </w:r>
      <w:r w:rsidR="0042130D">
        <w:rPr>
          <w:rFonts w:cs="Arial"/>
        </w:rPr>
        <w:t xml:space="preserve">in the </w:t>
      </w:r>
      <w:r w:rsidR="009C0E80">
        <w:rPr>
          <w:rFonts w:cs="Arial"/>
        </w:rPr>
        <w:t>section 4.3.3</w:t>
      </w:r>
      <w:r>
        <w:rPr>
          <w:rFonts w:cs="Arial"/>
        </w:rPr>
        <w:t xml:space="preserve">. </w:t>
      </w:r>
      <w:r w:rsidR="0080678C">
        <w:rPr>
          <w:rFonts w:cs="Arial"/>
        </w:rPr>
        <w:t>The</w:t>
      </w:r>
      <w:r w:rsidRPr="0074301E">
        <w:rPr>
          <w:rFonts w:cs="Arial"/>
        </w:rPr>
        <w:t xml:space="preserve"> internal resistance</w:t>
      </w:r>
      <w:r w:rsidR="0080678C">
        <w:rPr>
          <w:rFonts w:cs="Arial"/>
        </w:rPr>
        <w:t>s are</w:t>
      </w:r>
      <w:r w:rsidRPr="0074301E">
        <w:rPr>
          <w:rFonts w:cs="Arial"/>
        </w:rPr>
        <w:t xml:space="preserve"> calculated </w:t>
      </w:r>
      <w:r w:rsidR="003F074D">
        <w:rPr>
          <w:rFonts w:cs="Arial"/>
        </w:rPr>
        <w:t>at</w:t>
      </w:r>
      <w:r w:rsidRPr="0074301E">
        <w:rPr>
          <w:rFonts w:cs="Arial"/>
        </w:rPr>
        <w:t xml:space="preserve"> different </w:t>
      </w:r>
      <w:r w:rsidR="00016215">
        <w:rPr>
          <w:rFonts w:cs="Arial"/>
        </w:rPr>
        <w:t>SOCs</w:t>
      </w:r>
      <w:r w:rsidRPr="0074301E">
        <w:rPr>
          <w:rFonts w:cs="Arial"/>
        </w:rPr>
        <w:t xml:space="preserve">. </w:t>
      </w:r>
    </w:p>
    <w:p w14:paraId="55E7AFDE" w14:textId="6B2781C5" w:rsidR="008C29E2" w:rsidRDefault="0043392F" w:rsidP="00F93B02">
      <w:pPr>
        <w:keepNext/>
        <w:spacing w:line="360" w:lineRule="auto"/>
      </w:pPr>
      <w:r>
        <w:rPr>
          <w:noProof/>
        </w:rPr>
        <w:drawing>
          <wp:inline distT="0" distB="0" distL="0" distR="0" wp14:anchorId="2921B377" wp14:editId="5E76FD65">
            <wp:extent cx="6150623" cy="34385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0">
                      <a:extLst>
                        <a:ext uri="{28A0092B-C50C-407E-A947-70E740481C1C}">
                          <a14:useLocalDpi xmlns:a14="http://schemas.microsoft.com/office/drawing/2010/main" val="0"/>
                        </a:ext>
                      </a:extLst>
                    </a:blip>
                    <a:srcRect l="6275" t="2347" r="5364" b="-1"/>
                    <a:stretch/>
                  </pic:blipFill>
                  <pic:spPr bwMode="auto">
                    <a:xfrm>
                      <a:off x="0" y="0"/>
                      <a:ext cx="6170377" cy="3449569"/>
                    </a:xfrm>
                    <a:prstGeom prst="rect">
                      <a:avLst/>
                    </a:prstGeom>
                    <a:noFill/>
                    <a:ln>
                      <a:noFill/>
                    </a:ln>
                    <a:extLst>
                      <a:ext uri="{53640926-AAD7-44D8-BBD7-CCE9431645EC}">
                        <a14:shadowObscured xmlns:a14="http://schemas.microsoft.com/office/drawing/2010/main"/>
                      </a:ext>
                    </a:extLst>
                  </pic:spPr>
                </pic:pic>
              </a:graphicData>
            </a:graphic>
          </wp:inline>
        </w:drawing>
      </w:r>
    </w:p>
    <w:p w14:paraId="3452BB9B" w14:textId="22044F7E" w:rsidR="00C93A93" w:rsidRPr="008438AA" w:rsidRDefault="008C29E2" w:rsidP="008438AA">
      <w:pPr>
        <w:pStyle w:val="Caption"/>
        <w:spacing w:line="360" w:lineRule="auto"/>
        <w:jc w:val="both"/>
        <w:rPr>
          <w:rFonts w:cs="Arial"/>
          <w:sz w:val="20"/>
          <w:szCs w:val="20"/>
        </w:rPr>
      </w:pPr>
      <w:bookmarkStart w:id="219" w:name="_Ref523776730"/>
      <w:bookmarkStart w:id="220" w:name="_Toc528066886"/>
      <w:r w:rsidRPr="008438AA">
        <w:rPr>
          <w:sz w:val="20"/>
          <w:szCs w:val="20"/>
        </w:rPr>
        <w:t xml:space="preserve">Figure </w:t>
      </w:r>
      <w:r w:rsidR="00FD51A6" w:rsidRPr="008438AA">
        <w:rPr>
          <w:sz w:val="20"/>
          <w:szCs w:val="20"/>
        </w:rPr>
        <w:fldChar w:fldCharType="begin"/>
      </w:r>
      <w:r w:rsidR="00FD51A6" w:rsidRPr="008438AA">
        <w:rPr>
          <w:sz w:val="20"/>
          <w:szCs w:val="20"/>
        </w:rPr>
        <w:instrText xml:space="preserve"> STYLEREF 1 \s </w:instrText>
      </w:r>
      <w:r w:rsidR="00FD51A6" w:rsidRPr="008438AA">
        <w:rPr>
          <w:sz w:val="20"/>
          <w:szCs w:val="20"/>
        </w:rPr>
        <w:fldChar w:fldCharType="separate"/>
      </w:r>
      <w:r w:rsidR="00A440CB">
        <w:rPr>
          <w:noProof/>
          <w:sz w:val="20"/>
          <w:szCs w:val="20"/>
        </w:rPr>
        <w:t>5</w:t>
      </w:r>
      <w:r w:rsidR="00FD51A6" w:rsidRPr="008438AA">
        <w:rPr>
          <w:sz w:val="20"/>
          <w:szCs w:val="20"/>
        </w:rPr>
        <w:fldChar w:fldCharType="end"/>
      </w:r>
      <w:r w:rsidR="00FD51A6" w:rsidRPr="008438AA">
        <w:rPr>
          <w:sz w:val="20"/>
          <w:szCs w:val="20"/>
        </w:rPr>
        <w:t>.</w:t>
      </w:r>
      <w:r w:rsidR="00FD51A6" w:rsidRPr="008438AA">
        <w:rPr>
          <w:sz w:val="20"/>
          <w:szCs w:val="20"/>
        </w:rPr>
        <w:fldChar w:fldCharType="begin"/>
      </w:r>
      <w:r w:rsidR="00FD51A6" w:rsidRPr="008438AA">
        <w:rPr>
          <w:sz w:val="20"/>
          <w:szCs w:val="20"/>
        </w:rPr>
        <w:instrText xml:space="preserve"> SEQ Figure \* ARABIC \s 1 </w:instrText>
      </w:r>
      <w:r w:rsidR="00FD51A6" w:rsidRPr="008438AA">
        <w:rPr>
          <w:sz w:val="20"/>
          <w:szCs w:val="20"/>
        </w:rPr>
        <w:fldChar w:fldCharType="separate"/>
      </w:r>
      <w:r w:rsidR="00A440CB">
        <w:rPr>
          <w:noProof/>
          <w:sz w:val="20"/>
          <w:szCs w:val="20"/>
        </w:rPr>
        <w:t>1</w:t>
      </w:r>
      <w:r w:rsidR="00FD51A6" w:rsidRPr="008438AA">
        <w:rPr>
          <w:sz w:val="20"/>
          <w:szCs w:val="20"/>
        </w:rPr>
        <w:fldChar w:fldCharType="end"/>
      </w:r>
      <w:bookmarkEnd w:id="219"/>
      <w:r w:rsidRPr="008438AA">
        <w:rPr>
          <w:sz w:val="20"/>
          <w:szCs w:val="20"/>
        </w:rPr>
        <w:t xml:space="preserve">. Sample current and voltages curves for </w:t>
      </w:r>
      <w:r w:rsidR="00FE259A">
        <w:rPr>
          <w:sz w:val="20"/>
          <w:szCs w:val="20"/>
        </w:rPr>
        <w:t>30 s</w:t>
      </w:r>
      <w:r w:rsidRPr="008438AA">
        <w:rPr>
          <w:sz w:val="20"/>
          <w:szCs w:val="20"/>
        </w:rPr>
        <w:t xml:space="preserve"> charge and discharge pulse</w:t>
      </w:r>
      <w:bookmarkEnd w:id="220"/>
    </w:p>
    <w:p w14:paraId="6D1D25D1" w14:textId="44446350" w:rsidR="003F074D" w:rsidRDefault="00EF12F3" w:rsidP="00F93B02">
      <w:pPr>
        <w:spacing w:line="360" w:lineRule="auto"/>
        <w:rPr>
          <w:rFonts w:cs="Arial"/>
        </w:rPr>
      </w:pPr>
      <w:r>
        <w:rPr>
          <w:rFonts w:cs="Arial"/>
        </w:rPr>
        <w:fldChar w:fldCharType="begin"/>
      </w:r>
      <w:r w:rsidR="008C29E2">
        <w:rPr>
          <w:rFonts w:cs="Arial"/>
        </w:rPr>
        <w:instrText xml:space="preserve"> REF _Ref523776730 \h </w:instrText>
      </w:r>
      <w:r w:rsidR="00B54328">
        <w:rPr>
          <w:rFonts w:cs="Arial"/>
        </w:rPr>
        <w:instrText xml:space="preserve"> \* MERGEFORMAT </w:instrText>
      </w:r>
      <w:r>
        <w:rPr>
          <w:rFonts w:cs="Arial"/>
        </w:rPr>
      </w:r>
      <w:r>
        <w:rPr>
          <w:rFonts w:cs="Arial"/>
        </w:rPr>
        <w:fldChar w:fldCharType="separate"/>
      </w:r>
      <w:r w:rsidR="00A440CB" w:rsidRPr="00A440CB">
        <w:t xml:space="preserve">Figure </w:t>
      </w:r>
      <w:r w:rsidR="00A440CB" w:rsidRPr="00A440CB">
        <w:rPr>
          <w:noProof/>
        </w:rPr>
        <w:t>5.1</w:t>
      </w:r>
      <w:r>
        <w:rPr>
          <w:rFonts w:cs="Arial"/>
        </w:rPr>
        <w:fldChar w:fldCharType="end"/>
      </w:r>
      <w:r w:rsidR="008C29E2">
        <w:rPr>
          <w:rFonts w:cs="Arial"/>
        </w:rPr>
        <w:t xml:space="preserve"> depicts sample current and potential drop curves for </w:t>
      </w:r>
      <w:r w:rsidR="00FE259A">
        <w:rPr>
          <w:rFonts w:cs="Arial"/>
        </w:rPr>
        <w:t>30 s</w:t>
      </w:r>
      <w:r w:rsidR="008C29E2">
        <w:rPr>
          <w:rFonts w:cs="Arial"/>
        </w:rPr>
        <w:t xml:space="preserve"> charge and discharge pulses. The sample data is taken from a test done on a cylindrical cell</w:t>
      </w:r>
      <w:r w:rsidR="009C0E80">
        <w:rPr>
          <w:rFonts w:cs="Arial"/>
        </w:rPr>
        <w:t xml:space="preserve"> for a particular SOC</w:t>
      </w:r>
      <w:r w:rsidR="008C29E2">
        <w:rPr>
          <w:rFonts w:cs="Arial"/>
        </w:rPr>
        <w:t xml:space="preserve">. </w:t>
      </w:r>
      <w:r>
        <w:rPr>
          <w:rFonts w:cs="Arial"/>
        </w:rPr>
        <w:fldChar w:fldCharType="begin"/>
      </w:r>
      <w:r w:rsidR="008C29E2">
        <w:rPr>
          <w:rFonts w:cs="Arial"/>
        </w:rPr>
        <w:instrText xml:space="preserve"> REF _Ref523776730 \h </w:instrText>
      </w:r>
      <w:r w:rsidR="00B54328">
        <w:rPr>
          <w:rFonts w:cs="Arial"/>
        </w:rPr>
        <w:instrText xml:space="preserve"> \* MERGEFORMAT </w:instrText>
      </w:r>
      <w:r>
        <w:rPr>
          <w:rFonts w:cs="Arial"/>
        </w:rPr>
      </w:r>
      <w:r>
        <w:rPr>
          <w:rFonts w:cs="Arial"/>
        </w:rPr>
        <w:fldChar w:fldCharType="separate"/>
      </w:r>
      <w:r w:rsidR="00A440CB" w:rsidRPr="00A440CB">
        <w:t xml:space="preserve">Figure </w:t>
      </w:r>
      <w:r w:rsidR="00A440CB" w:rsidRPr="00A440CB">
        <w:rPr>
          <w:noProof/>
        </w:rPr>
        <w:t>5.1</w:t>
      </w:r>
      <w:r>
        <w:rPr>
          <w:rFonts w:cs="Arial"/>
        </w:rPr>
        <w:fldChar w:fldCharType="end"/>
      </w:r>
      <w:r w:rsidR="008C29E2">
        <w:rPr>
          <w:rFonts w:cs="Arial"/>
        </w:rPr>
        <w:t xml:space="preserve"> resembles the schematic depicted in </w:t>
      </w:r>
      <w:r>
        <w:rPr>
          <w:rFonts w:cs="Arial"/>
        </w:rPr>
        <w:fldChar w:fldCharType="begin"/>
      </w:r>
      <w:r w:rsidR="008C29E2">
        <w:rPr>
          <w:rFonts w:cs="Arial"/>
        </w:rPr>
        <w:instrText xml:space="preserve"> REF _Ref523757608 \h </w:instrText>
      </w:r>
      <w:r w:rsidR="00B54328">
        <w:rPr>
          <w:rFonts w:cs="Arial"/>
        </w:rPr>
        <w:instrText xml:space="preserve"> \* MERGEFORMAT </w:instrText>
      </w:r>
      <w:r>
        <w:rPr>
          <w:rFonts w:cs="Arial"/>
        </w:rPr>
      </w:r>
      <w:r>
        <w:rPr>
          <w:rFonts w:cs="Arial"/>
        </w:rPr>
        <w:fldChar w:fldCharType="separate"/>
      </w:r>
      <w:r w:rsidR="00A440CB" w:rsidRPr="00A440CB">
        <w:t xml:space="preserve">Figure </w:t>
      </w:r>
      <w:r w:rsidR="00A440CB" w:rsidRPr="00A440CB">
        <w:rPr>
          <w:noProof/>
        </w:rPr>
        <w:t>3.4</w:t>
      </w:r>
      <w:r>
        <w:rPr>
          <w:rFonts w:cs="Arial"/>
        </w:rPr>
        <w:fldChar w:fldCharType="end"/>
      </w:r>
      <w:r w:rsidR="009C0E80">
        <w:rPr>
          <w:rFonts w:cs="Arial"/>
        </w:rPr>
        <w:t xml:space="preserve"> which shows a schematic of a</w:t>
      </w:r>
      <w:r w:rsidR="008C29E2">
        <w:rPr>
          <w:rFonts w:cs="Arial"/>
        </w:rPr>
        <w:t xml:space="preserve"> cell voltage response to discharging pulses. </w:t>
      </w:r>
      <w:r w:rsidR="009C0E80">
        <w:rPr>
          <w:rFonts w:cs="Arial"/>
        </w:rPr>
        <w:t>Due to this coherence</w:t>
      </w:r>
      <w:r w:rsidR="008C29E2">
        <w:rPr>
          <w:rFonts w:cs="Arial"/>
        </w:rPr>
        <w:t xml:space="preserve">, </w:t>
      </w:r>
      <w:r w:rsidR="003F074D">
        <w:rPr>
          <w:rFonts w:cs="Arial"/>
        </w:rPr>
        <w:t>the resistances</w:t>
      </w:r>
      <w:r w:rsidR="009C0E80">
        <w:rPr>
          <w:rFonts w:cs="Arial"/>
        </w:rPr>
        <w:t xml:space="preserve"> measured by the </w:t>
      </w:r>
      <w:r w:rsidR="00FE259A">
        <w:rPr>
          <w:rFonts w:cs="Arial"/>
        </w:rPr>
        <w:t>30 s</w:t>
      </w:r>
      <w:r w:rsidR="009C0E80">
        <w:rPr>
          <w:rFonts w:cs="Arial"/>
        </w:rPr>
        <w:t xml:space="preserve"> DC pulse test can </w:t>
      </w:r>
      <w:r w:rsidR="008C29E2">
        <w:rPr>
          <w:rFonts w:cs="Arial"/>
        </w:rPr>
        <w:t xml:space="preserve">be depicted </w:t>
      </w:r>
      <w:r w:rsidR="003F074D">
        <w:rPr>
          <w:rFonts w:cs="Arial"/>
        </w:rPr>
        <w:t>using the literature studied in section 3.2.2</w:t>
      </w:r>
      <w:r w:rsidR="008C29E2">
        <w:rPr>
          <w:rFonts w:cs="Arial"/>
        </w:rPr>
        <w:t xml:space="preserve">. </w:t>
      </w:r>
    </w:p>
    <w:p w14:paraId="736DA676" w14:textId="19CADCF5" w:rsidR="003F074D" w:rsidRDefault="008C29E2" w:rsidP="00F93B02">
      <w:pPr>
        <w:spacing w:line="360" w:lineRule="auto"/>
        <w:rPr>
          <w:rFonts w:cs="Arial"/>
        </w:rPr>
      </w:pPr>
      <w:r>
        <w:rPr>
          <w:rFonts w:cs="Arial"/>
        </w:rPr>
        <w:lastRenderedPageBreak/>
        <w:t>In this thesis,</w:t>
      </w:r>
      <w:r w:rsidR="009249CD">
        <w:rPr>
          <w:rFonts w:cs="Arial"/>
        </w:rPr>
        <w:t xml:space="preserve"> the internal resistances for each SOC are measured for the </w:t>
      </w:r>
      <w:r w:rsidR="00FE259A">
        <w:rPr>
          <w:rFonts w:cs="Arial"/>
        </w:rPr>
        <w:t>0.5 s</w:t>
      </w:r>
      <w:r w:rsidR="009249CD">
        <w:rPr>
          <w:rFonts w:cs="Arial"/>
        </w:rPr>
        <w:t xml:space="preserve">, </w:t>
      </w:r>
      <w:r w:rsidR="00FE259A">
        <w:rPr>
          <w:rFonts w:cs="Arial"/>
        </w:rPr>
        <w:t>10 s</w:t>
      </w:r>
      <w:r w:rsidR="009249CD">
        <w:rPr>
          <w:rFonts w:cs="Arial"/>
        </w:rPr>
        <w:t xml:space="preserve"> and the </w:t>
      </w:r>
      <w:r w:rsidR="00FE259A">
        <w:rPr>
          <w:rFonts w:cs="Arial"/>
        </w:rPr>
        <w:t>30 s</w:t>
      </w:r>
      <w:r w:rsidR="009249CD">
        <w:rPr>
          <w:rFonts w:cs="Arial"/>
        </w:rPr>
        <w:t xml:space="preserve"> instants.</w:t>
      </w:r>
      <w:r w:rsidR="00D54DA4">
        <w:rPr>
          <w:rFonts w:cs="Arial"/>
        </w:rPr>
        <w:t xml:space="preserve"> </w:t>
      </w:r>
      <w:r>
        <w:rPr>
          <w:rFonts w:cs="Arial"/>
        </w:rPr>
        <w:t>T</w:t>
      </w:r>
      <w:r w:rsidR="00D06067" w:rsidRPr="00D54DA4">
        <w:rPr>
          <w:rFonts w:cs="Arial"/>
        </w:rPr>
        <w:t>hese time instants can be used to represent different phenomena within the cell function</w:t>
      </w:r>
      <w:r w:rsidR="00735F7F">
        <w:rPr>
          <w:rFonts w:cs="Arial"/>
        </w:rPr>
        <w:t>. The</w:t>
      </w:r>
      <w:r w:rsidR="00D06067" w:rsidRPr="00D54DA4">
        <w:rPr>
          <w:rFonts w:cs="Arial"/>
        </w:rPr>
        <w:t xml:space="preserve"> </w:t>
      </w:r>
      <w:r w:rsidR="00FE259A">
        <w:rPr>
          <w:rFonts w:cs="Arial"/>
        </w:rPr>
        <w:t>0.5 s</w:t>
      </w:r>
      <w:r w:rsidR="00D06067" w:rsidRPr="00D54DA4">
        <w:rPr>
          <w:rFonts w:cs="Arial"/>
        </w:rPr>
        <w:t xml:space="preserve"> </w:t>
      </w:r>
      <w:r w:rsidR="00C10E97">
        <w:rPr>
          <w:rFonts w:cs="Arial"/>
        </w:rPr>
        <w:t>resistance is approximated to represent</w:t>
      </w:r>
      <w:r w:rsidR="00D54DA4">
        <w:rPr>
          <w:rFonts w:cs="Arial"/>
        </w:rPr>
        <w:t xml:space="preserve"> the</w:t>
      </w:r>
      <w:r w:rsidR="00D06067" w:rsidRPr="00D54DA4">
        <w:rPr>
          <w:rFonts w:cs="Arial"/>
        </w:rPr>
        <w:t xml:space="preserve"> </w:t>
      </w:r>
      <w:r w:rsidR="00B0190B">
        <w:rPr>
          <w:rFonts w:cs="Arial"/>
        </w:rPr>
        <w:t>ohmic resistance</w:t>
      </w:r>
      <w:r w:rsidR="003F074D">
        <w:rPr>
          <w:rFonts w:cs="Arial"/>
        </w:rPr>
        <w:t>. T</w:t>
      </w:r>
      <w:r w:rsidR="00D06067" w:rsidRPr="00D54DA4">
        <w:rPr>
          <w:rFonts w:cs="Arial"/>
        </w:rPr>
        <w:t xml:space="preserve">he </w:t>
      </w:r>
      <w:r w:rsidR="00FE259A">
        <w:rPr>
          <w:rFonts w:cs="Arial"/>
        </w:rPr>
        <w:t>10 s</w:t>
      </w:r>
      <w:r w:rsidR="00D06067" w:rsidRPr="00D54DA4">
        <w:rPr>
          <w:rFonts w:cs="Arial"/>
        </w:rPr>
        <w:t xml:space="preserve"> instant </w:t>
      </w:r>
      <w:r w:rsidR="003F074D">
        <w:rPr>
          <w:rFonts w:cs="Arial"/>
        </w:rPr>
        <w:t>also includes</w:t>
      </w:r>
      <w:r w:rsidR="00D06067" w:rsidRPr="00D54DA4">
        <w:rPr>
          <w:rFonts w:cs="Arial"/>
        </w:rPr>
        <w:t xml:space="preserve"> the</w:t>
      </w:r>
      <w:r w:rsidR="0001212B">
        <w:rPr>
          <w:rFonts w:cs="Arial"/>
        </w:rPr>
        <w:t xml:space="preserve"> charge t</w:t>
      </w:r>
      <w:r w:rsidR="00327CEE">
        <w:rPr>
          <w:rFonts w:cs="Arial"/>
        </w:rPr>
        <w:t>ransfer reaction at the electro</w:t>
      </w:r>
      <w:r w:rsidR="0001212B">
        <w:rPr>
          <w:rFonts w:cs="Arial"/>
        </w:rPr>
        <w:t>d</w:t>
      </w:r>
      <w:r>
        <w:rPr>
          <w:rFonts w:cs="Arial"/>
        </w:rPr>
        <w:t>e-electrolyte interface and the</w:t>
      </w:r>
      <w:r w:rsidR="00D06067" w:rsidRPr="00D54DA4">
        <w:rPr>
          <w:rFonts w:cs="Arial"/>
        </w:rPr>
        <w:t xml:space="preserve"> Li</w:t>
      </w:r>
      <w:r w:rsidR="00D06067" w:rsidRPr="00D54DA4">
        <w:rPr>
          <w:rFonts w:cs="Arial"/>
          <w:vertAlign w:val="superscript"/>
        </w:rPr>
        <w:t>+</w:t>
      </w:r>
      <w:r w:rsidR="00D06067" w:rsidRPr="00D54DA4">
        <w:rPr>
          <w:rFonts w:cs="Arial"/>
        </w:rPr>
        <w:t>-electrolyte concentration gradient formation (</w:t>
      </w:r>
      <w:r w:rsidR="002A14DD">
        <w:rPr>
          <w:rFonts w:cs="Arial"/>
        </w:rPr>
        <w:t>l</w:t>
      </w:r>
      <w:r w:rsidR="00D06067" w:rsidRPr="00D54DA4">
        <w:rPr>
          <w:rFonts w:cs="Arial"/>
        </w:rPr>
        <w:t>i</w:t>
      </w:r>
      <w:r w:rsidR="006E3564">
        <w:rPr>
          <w:rFonts w:cs="Arial"/>
        </w:rPr>
        <w:t>thium</w:t>
      </w:r>
      <w:r w:rsidR="00604AFC">
        <w:rPr>
          <w:rFonts w:cs="Arial"/>
        </w:rPr>
        <w:t>-ion</w:t>
      </w:r>
      <w:r w:rsidR="00D06067" w:rsidRPr="00D54DA4">
        <w:rPr>
          <w:rFonts w:cs="Arial"/>
        </w:rPr>
        <w:t xml:space="preserve"> mass transport phenomena)</w:t>
      </w:r>
      <w:r w:rsidR="003F074D">
        <w:rPr>
          <w:rFonts w:cs="Arial"/>
        </w:rPr>
        <w:t>. T</w:t>
      </w:r>
      <w:r w:rsidR="00D06067" w:rsidRPr="00D54DA4">
        <w:rPr>
          <w:rFonts w:cs="Arial"/>
        </w:rPr>
        <w:t xml:space="preserve">he </w:t>
      </w:r>
      <w:r w:rsidR="00FE259A">
        <w:rPr>
          <w:rFonts w:cs="Arial"/>
        </w:rPr>
        <w:t>30 s</w:t>
      </w:r>
      <w:r w:rsidR="00D06067" w:rsidRPr="00D54DA4">
        <w:rPr>
          <w:rFonts w:cs="Arial"/>
        </w:rPr>
        <w:t xml:space="preserve"> instant </w:t>
      </w:r>
      <w:r w:rsidR="003F074D">
        <w:rPr>
          <w:rFonts w:cs="Arial"/>
        </w:rPr>
        <w:t>can be approximated to represent all resistance components including</w:t>
      </w:r>
      <w:r w:rsidR="00D06067" w:rsidRPr="00D54DA4">
        <w:rPr>
          <w:rFonts w:cs="Arial"/>
        </w:rPr>
        <w:t xml:space="preserve"> the </w:t>
      </w:r>
      <w:r w:rsidR="006E3564">
        <w:rPr>
          <w:rFonts w:cs="Arial"/>
        </w:rPr>
        <w:t>l</w:t>
      </w:r>
      <w:r w:rsidR="00304BF0">
        <w:rPr>
          <w:rFonts w:cs="Arial"/>
        </w:rPr>
        <w:t>ithium-ion</w:t>
      </w:r>
      <w:r w:rsidR="006E3564">
        <w:rPr>
          <w:rFonts w:cs="Arial"/>
        </w:rPr>
        <w:t xml:space="preserve"> </w:t>
      </w:r>
      <w:r w:rsidR="00D06067" w:rsidRPr="00D54DA4">
        <w:rPr>
          <w:rFonts w:cs="Arial"/>
        </w:rPr>
        <w:t>diffusion.</w:t>
      </w:r>
      <w:r w:rsidR="00D54DA4">
        <w:rPr>
          <w:rFonts w:cs="Arial"/>
        </w:rPr>
        <w:t xml:space="preserve"> </w:t>
      </w:r>
      <w:r w:rsidR="003F074D">
        <w:rPr>
          <w:rFonts w:cs="Arial"/>
        </w:rPr>
        <w:t xml:space="preserve">This is </w:t>
      </w:r>
      <w:r w:rsidR="00B05A1F">
        <w:rPr>
          <w:rFonts w:cs="Arial"/>
        </w:rPr>
        <w:t>summarized</w:t>
      </w:r>
      <w:r w:rsidR="003F074D">
        <w:rPr>
          <w:rFonts w:cs="Arial"/>
        </w:rPr>
        <w:t xml:space="preserve"> </w:t>
      </w:r>
      <w:r w:rsidR="00B05A1F">
        <w:rPr>
          <w:rFonts w:cs="Arial"/>
        </w:rPr>
        <w:t>in</w:t>
      </w:r>
      <w:r w:rsidR="003F074D">
        <w:rPr>
          <w:rFonts w:cs="Arial"/>
        </w:rPr>
        <w:t xml:space="preserve"> </w:t>
      </w:r>
      <w:r w:rsidR="00B05A1F">
        <w:rPr>
          <w:rFonts w:cs="Arial"/>
        </w:rPr>
        <w:fldChar w:fldCharType="begin"/>
      </w:r>
      <w:r w:rsidR="00B05A1F">
        <w:rPr>
          <w:rFonts w:cs="Arial"/>
        </w:rPr>
        <w:instrText xml:space="preserve"> REF _Ref526673227 \h </w:instrText>
      </w:r>
      <w:r w:rsidR="001F20F5">
        <w:rPr>
          <w:rFonts w:cs="Arial"/>
        </w:rPr>
        <w:instrText xml:space="preserve"> \* MERGEFORMAT </w:instrText>
      </w:r>
      <w:r w:rsidR="00B05A1F">
        <w:rPr>
          <w:rFonts w:cs="Arial"/>
        </w:rPr>
      </w:r>
      <w:r w:rsidR="00B05A1F">
        <w:rPr>
          <w:rFonts w:cs="Arial"/>
        </w:rPr>
        <w:fldChar w:fldCharType="separate"/>
      </w:r>
      <w:r w:rsidR="00A440CB" w:rsidRPr="00A440CB">
        <w:t xml:space="preserve">Table </w:t>
      </w:r>
      <w:r w:rsidR="00A440CB" w:rsidRPr="00A440CB">
        <w:rPr>
          <w:noProof/>
        </w:rPr>
        <w:t>5.1</w:t>
      </w:r>
      <w:r w:rsidR="00B05A1F">
        <w:rPr>
          <w:rFonts w:cs="Arial"/>
        </w:rPr>
        <w:fldChar w:fldCharType="end"/>
      </w:r>
      <w:r w:rsidR="00B05A1F">
        <w:rPr>
          <w:rFonts w:cs="Arial"/>
        </w:rPr>
        <w:t>.</w:t>
      </w:r>
    </w:p>
    <w:p w14:paraId="3253BBBF" w14:textId="33B82082" w:rsidR="00B05A1F" w:rsidRPr="00FE259A" w:rsidRDefault="00B05A1F" w:rsidP="00FE259A">
      <w:pPr>
        <w:pStyle w:val="Caption"/>
        <w:keepNext/>
        <w:spacing w:line="360" w:lineRule="auto"/>
        <w:jc w:val="both"/>
        <w:rPr>
          <w:sz w:val="20"/>
          <w:szCs w:val="20"/>
        </w:rPr>
      </w:pPr>
      <w:bookmarkStart w:id="221" w:name="_Ref526673227"/>
      <w:bookmarkStart w:id="222" w:name="_Toc528066900"/>
      <w:r w:rsidRPr="00FE259A">
        <w:rPr>
          <w:sz w:val="20"/>
          <w:szCs w:val="20"/>
        </w:rPr>
        <w:t xml:space="preserve">Table </w:t>
      </w:r>
      <w:r w:rsidR="00CA6FF9" w:rsidRPr="00FE259A">
        <w:rPr>
          <w:sz w:val="20"/>
          <w:szCs w:val="20"/>
        </w:rPr>
        <w:fldChar w:fldCharType="begin"/>
      </w:r>
      <w:r w:rsidR="00CA6FF9" w:rsidRPr="00FE259A">
        <w:rPr>
          <w:sz w:val="20"/>
          <w:szCs w:val="20"/>
        </w:rPr>
        <w:instrText xml:space="preserve"> STYLEREF 1 \s </w:instrText>
      </w:r>
      <w:r w:rsidR="00CA6FF9" w:rsidRPr="00FE259A">
        <w:rPr>
          <w:sz w:val="20"/>
          <w:szCs w:val="20"/>
        </w:rPr>
        <w:fldChar w:fldCharType="separate"/>
      </w:r>
      <w:r w:rsidR="00A440CB">
        <w:rPr>
          <w:noProof/>
          <w:sz w:val="20"/>
          <w:szCs w:val="20"/>
        </w:rPr>
        <w:t>5</w:t>
      </w:r>
      <w:r w:rsidR="00CA6FF9" w:rsidRPr="00FE259A">
        <w:rPr>
          <w:sz w:val="20"/>
          <w:szCs w:val="20"/>
        </w:rPr>
        <w:fldChar w:fldCharType="end"/>
      </w:r>
      <w:r w:rsidR="00CA6FF9" w:rsidRPr="00FE259A">
        <w:rPr>
          <w:sz w:val="20"/>
          <w:szCs w:val="20"/>
        </w:rPr>
        <w:t>.</w:t>
      </w:r>
      <w:r w:rsidR="00CA6FF9" w:rsidRPr="00FE259A">
        <w:rPr>
          <w:sz w:val="20"/>
          <w:szCs w:val="20"/>
        </w:rPr>
        <w:fldChar w:fldCharType="begin"/>
      </w:r>
      <w:r w:rsidR="00CA6FF9" w:rsidRPr="00FE259A">
        <w:rPr>
          <w:sz w:val="20"/>
          <w:szCs w:val="20"/>
        </w:rPr>
        <w:instrText xml:space="preserve"> SEQ Table \* ARABIC \s 1 </w:instrText>
      </w:r>
      <w:r w:rsidR="00CA6FF9" w:rsidRPr="00FE259A">
        <w:rPr>
          <w:sz w:val="20"/>
          <w:szCs w:val="20"/>
        </w:rPr>
        <w:fldChar w:fldCharType="separate"/>
      </w:r>
      <w:r w:rsidR="00A440CB">
        <w:rPr>
          <w:noProof/>
          <w:sz w:val="20"/>
          <w:szCs w:val="20"/>
        </w:rPr>
        <w:t>1</w:t>
      </w:r>
      <w:r w:rsidR="00CA6FF9" w:rsidRPr="00FE259A">
        <w:rPr>
          <w:sz w:val="20"/>
          <w:szCs w:val="20"/>
        </w:rPr>
        <w:fldChar w:fldCharType="end"/>
      </w:r>
      <w:bookmarkEnd w:id="221"/>
      <w:r w:rsidRPr="00FE259A">
        <w:rPr>
          <w:sz w:val="20"/>
          <w:szCs w:val="20"/>
        </w:rPr>
        <w:t xml:space="preserve">. Characterizing the ohmic and non-ohmic resistance components with time instants of </w:t>
      </w:r>
      <w:r w:rsidR="00FE259A" w:rsidRPr="00FE259A">
        <w:rPr>
          <w:sz w:val="20"/>
          <w:szCs w:val="20"/>
        </w:rPr>
        <w:t>30 s</w:t>
      </w:r>
      <w:r w:rsidRPr="00FE259A">
        <w:rPr>
          <w:sz w:val="20"/>
          <w:szCs w:val="20"/>
        </w:rPr>
        <w:t xml:space="preserve"> DC </w:t>
      </w:r>
      <w:r w:rsidR="00BA7E34">
        <w:rPr>
          <w:sz w:val="20"/>
          <w:szCs w:val="20"/>
        </w:rPr>
        <w:t>pulse</w:t>
      </w:r>
      <w:r w:rsidRPr="00FE259A">
        <w:rPr>
          <w:sz w:val="20"/>
          <w:szCs w:val="20"/>
        </w:rPr>
        <w:t xml:space="preserve"> tests</w:t>
      </w:r>
      <w:bookmarkEnd w:id="222"/>
    </w:p>
    <w:tbl>
      <w:tblPr>
        <w:tblStyle w:val="TableGrid"/>
        <w:tblW w:w="0" w:type="auto"/>
        <w:tblLook w:val="04A0" w:firstRow="1" w:lastRow="0" w:firstColumn="1" w:lastColumn="0" w:noHBand="0" w:noVBand="1"/>
      </w:tblPr>
      <w:tblGrid>
        <w:gridCol w:w="4417"/>
        <w:gridCol w:w="4418"/>
      </w:tblGrid>
      <w:tr w:rsidR="003F074D" w:rsidRPr="00B05A1F" w14:paraId="0BED982C" w14:textId="77777777" w:rsidTr="003F074D">
        <w:tc>
          <w:tcPr>
            <w:tcW w:w="4530" w:type="dxa"/>
          </w:tcPr>
          <w:p w14:paraId="5F242109" w14:textId="03EC03B5" w:rsidR="003F074D" w:rsidRPr="00B05A1F" w:rsidRDefault="003F074D" w:rsidP="008C1B41">
            <w:pPr>
              <w:spacing w:line="360" w:lineRule="auto"/>
              <w:rPr>
                <w:rFonts w:cs="Arial"/>
                <w:b/>
              </w:rPr>
            </w:pPr>
            <w:r w:rsidRPr="00B05A1F">
              <w:rPr>
                <w:rFonts w:cs="Arial"/>
                <w:b/>
              </w:rPr>
              <w:t>Time instant of the calculated resistance</w:t>
            </w:r>
          </w:p>
        </w:tc>
        <w:tc>
          <w:tcPr>
            <w:tcW w:w="4531" w:type="dxa"/>
          </w:tcPr>
          <w:p w14:paraId="08144026" w14:textId="5BCAB35F" w:rsidR="003F074D" w:rsidRPr="00B05A1F" w:rsidRDefault="003F074D" w:rsidP="008C1B41">
            <w:pPr>
              <w:spacing w:line="360" w:lineRule="auto"/>
              <w:rPr>
                <w:rFonts w:cs="Arial"/>
                <w:b/>
              </w:rPr>
            </w:pPr>
            <w:r w:rsidRPr="00B05A1F">
              <w:rPr>
                <w:rFonts w:cs="Arial"/>
                <w:b/>
              </w:rPr>
              <w:t>What the resistance represents</w:t>
            </w:r>
          </w:p>
        </w:tc>
      </w:tr>
      <w:tr w:rsidR="003F074D" w14:paraId="141EE286" w14:textId="77777777" w:rsidTr="003F074D">
        <w:tc>
          <w:tcPr>
            <w:tcW w:w="4530" w:type="dxa"/>
          </w:tcPr>
          <w:p w14:paraId="34F38376" w14:textId="4405B9D2" w:rsidR="003F074D" w:rsidRPr="00B05A1F" w:rsidRDefault="003F074D" w:rsidP="008C1B41">
            <w:pPr>
              <w:spacing w:line="360" w:lineRule="auto"/>
              <w:rPr>
                <w:rFonts w:cs="Arial"/>
                <w:b/>
              </w:rPr>
            </w:pPr>
            <w:r w:rsidRPr="00B05A1F">
              <w:rPr>
                <w:rFonts w:cs="Arial"/>
                <w:b/>
              </w:rPr>
              <w:t>0.5</w:t>
            </w:r>
            <w:r w:rsidRPr="00B05A1F">
              <w:rPr>
                <w:rFonts w:cs="Arial"/>
                <w:b/>
                <w:vertAlign w:val="superscript"/>
              </w:rPr>
              <w:t>th</w:t>
            </w:r>
            <w:r w:rsidRPr="00B05A1F">
              <w:rPr>
                <w:rFonts w:cs="Arial"/>
                <w:b/>
              </w:rPr>
              <w:t xml:space="preserve"> </w:t>
            </w:r>
            <w:r w:rsidR="008C1B41">
              <w:rPr>
                <w:rFonts w:cs="Arial"/>
                <w:b/>
              </w:rPr>
              <w:t xml:space="preserve">s </w:t>
            </w:r>
            <w:r w:rsidRPr="00B05A1F">
              <w:rPr>
                <w:rFonts w:cs="Arial"/>
                <w:b/>
              </w:rPr>
              <w:t>instant</w:t>
            </w:r>
          </w:p>
        </w:tc>
        <w:tc>
          <w:tcPr>
            <w:tcW w:w="4531" w:type="dxa"/>
          </w:tcPr>
          <w:p w14:paraId="7D071789" w14:textId="50573EE3" w:rsidR="003F074D" w:rsidRDefault="003F074D" w:rsidP="008C1B41">
            <w:pPr>
              <w:spacing w:line="360" w:lineRule="auto"/>
              <w:rPr>
                <w:rFonts w:cs="Arial"/>
              </w:rPr>
            </w:pPr>
            <w:r>
              <w:rPr>
                <w:rFonts w:cs="Arial"/>
              </w:rPr>
              <w:t>Ohmic resistance</w:t>
            </w:r>
          </w:p>
        </w:tc>
      </w:tr>
      <w:tr w:rsidR="003F074D" w14:paraId="75D1BB22" w14:textId="77777777" w:rsidTr="003F074D">
        <w:tc>
          <w:tcPr>
            <w:tcW w:w="4530" w:type="dxa"/>
          </w:tcPr>
          <w:p w14:paraId="7FE4FCFA" w14:textId="63F416F9" w:rsidR="003F074D" w:rsidRPr="00B05A1F" w:rsidRDefault="003F074D" w:rsidP="008C1B41">
            <w:pPr>
              <w:spacing w:line="360" w:lineRule="auto"/>
              <w:rPr>
                <w:rFonts w:cs="Arial"/>
                <w:b/>
              </w:rPr>
            </w:pPr>
            <w:r w:rsidRPr="00B05A1F">
              <w:rPr>
                <w:rFonts w:cs="Arial"/>
                <w:b/>
              </w:rPr>
              <w:t>10</w:t>
            </w:r>
            <w:r w:rsidRPr="00B05A1F">
              <w:rPr>
                <w:rFonts w:cs="Arial"/>
                <w:b/>
                <w:vertAlign w:val="superscript"/>
              </w:rPr>
              <w:t>th</w:t>
            </w:r>
            <w:r w:rsidRPr="00B05A1F">
              <w:rPr>
                <w:rFonts w:cs="Arial"/>
                <w:b/>
              </w:rPr>
              <w:t xml:space="preserve"> </w:t>
            </w:r>
            <w:r w:rsidR="008C1B41">
              <w:rPr>
                <w:rFonts w:cs="Arial"/>
                <w:b/>
              </w:rPr>
              <w:t xml:space="preserve">s </w:t>
            </w:r>
            <w:r w:rsidRPr="00B05A1F">
              <w:rPr>
                <w:rFonts w:cs="Arial"/>
                <w:b/>
              </w:rPr>
              <w:t>instant</w:t>
            </w:r>
          </w:p>
        </w:tc>
        <w:tc>
          <w:tcPr>
            <w:tcW w:w="4531" w:type="dxa"/>
          </w:tcPr>
          <w:p w14:paraId="0EC9FBE8" w14:textId="50B72C01" w:rsidR="003F074D" w:rsidRDefault="00B05A1F" w:rsidP="008C1B41">
            <w:pPr>
              <w:spacing w:line="360" w:lineRule="auto"/>
              <w:rPr>
                <w:rFonts w:cs="Arial"/>
              </w:rPr>
            </w:pPr>
            <w:r>
              <w:rPr>
                <w:rFonts w:cs="Arial"/>
              </w:rPr>
              <w:t xml:space="preserve">Ohmic resistance + charge transfer kinetic resistance </w:t>
            </w:r>
          </w:p>
        </w:tc>
      </w:tr>
      <w:tr w:rsidR="003F074D" w14:paraId="788E0448" w14:textId="77777777" w:rsidTr="003F074D">
        <w:tc>
          <w:tcPr>
            <w:tcW w:w="4530" w:type="dxa"/>
          </w:tcPr>
          <w:p w14:paraId="0A050EFA" w14:textId="4E2DE72F" w:rsidR="003F074D" w:rsidRPr="00B05A1F" w:rsidRDefault="00B05A1F" w:rsidP="008C1B41">
            <w:pPr>
              <w:spacing w:line="360" w:lineRule="auto"/>
              <w:rPr>
                <w:rFonts w:cs="Arial"/>
                <w:b/>
              </w:rPr>
            </w:pPr>
            <w:r w:rsidRPr="00B05A1F">
              <w:rPr>
                <w:rFonts w:cs="Arial"/>
                <w:b/>
              </w:rPr>
              <w:t>30</w:t>
            </w:r>
            <w:r w:rsidRPr="00B05A1F">
              <w:rPr>
                <w:rFonts w:cs="Arial"/>
                <w:b/>
                <w:vertAlign w:val="superscript"/>
              </w:rPr>
              <w:t>th</w:t>
            </w:r>
            <w:r w:rsidRPr="00B05A1F">
              <w:rPr>
                <w:rFonts w:cs="Arial"/>
                <w:b/>
              </w:rPr>
              <w:t xml:space="preserve"> </w:t>
            </w:r>
            <w:r w:rsidR="008C1B41">
              <w:rPr>
                <w:rFonts w:cs="Arial"/>
                <w:b/>
              </w:rPr>
              <w:t xml:space="preserve">s </w:t>
            </w:r>
            <w:r w:rsidRPr="00B05A1F">
              <w:rPr>
                <w:rFonts w:cs="Arial"/>
                <w:b/>
              </w:rPr>
              <w:t>instant</w:t>
            </w:r>
          </w:p>
        </w:tc>
        <w:tc>
          <w:tcPr>
            <w:tcW w:w="4531" w:type="dxa"/>
          </w:tcPr>
          <w:p w14:paraId="7F1C379A" w14:textId="0737F328" w:rsidR="003F074D" w:rsidRDefault="00B05A1F" w:rsidP="008C1B41">
            <w:pPr>
              <w:spacing w:line="360" w:lineRule="auto"/>
              <w:rPr>
                <w:rFonts w:cs="Arial"/>
              </w:rPr>
            </w:pPr>
            <w:r>
              <w:rPr>
                <w:rFonts w:cs="Arial"/>
              </w:rPr>
              <w:t>Ohmic resistance + charge transfer kinetic polarization resistance + Diffusion polarization resistance</w:t>
            </w:r>
          </w:p>
        </w:tc>
      </w:tr>
    </w:tbl>
    <w:p w14:paraId="7C300841" w14:textId="54E25837" w:rsidR="009249CD" w:rsidRDefault="00D83FED" w:rsidP="00FB5730">
      <w:pPr>
        <w:spacing w:before="360" w:line="360" w:lineRule="auto"/>
        <w:rPr>
          <w:rFonts w:cs="Arial"/>
        </w:rPr>
      </w:pPr>
      <w:r w:rsidRPr="0074301E">
        <w:rPr>
          <w:rFonts w:cs="Arial"/>
        </w:rPr>
        <w:t xml:space="preserve">The resulting data comparison between the different cell geometries is represented in </w:t>
      </w:r>
      <w:r>
        <w:fldChar w:fldCharType="begin"/>
      </w:r>
      <w:r>
        <w:instrText xml:space="preserve"> REF _Ref522710825 \h  \* MERGEFORMAT </w:instrText>
      </w:r>
      <w:r>
        <w:fldChar w:fldCharType="separate"/>
      </w:r>
      <w:r w:rsidR="00A440CB" w:rsidRPr="00A440CB">
        <w:t xml:space="preserve">Figure </w:t>
      </w:r>
      <w:r w:rsidR="00A440CB" w:rsidRPr="00A440CB">
        <w:rPr>
          <w:noProof/>
        </w:rPr>
        <w:t>5.2</w:t>
      </w:r>
      <w:r>
        <w:fldChar w:fldCharType="end"/>
      </w:r>
      <w:r w:rsidRPr="0074301E">
        <w:rPr>
          <w:rFonts w:cs="Arial"/>
        </w:rPr>
        <w:t xml:space="preserve"> and </w:t>
      </w:r>
      <w:r>
        <w:fldChar w:fldCharType="begin"/>
      </w:r>
      <w:r>
        <w:instrText xml:space="preserve"> REF _Ref514100209 \h  \* MERGEFORMAT </w:instrText>
      </w:r>
      <w:r>
        <w:fldChar w:fldCharType="separate"/>
      </w:r>
      <w:r w:rsidR="00A440CB" w:rsidRPr="00A440CB">
        <w:rPr>
          <w:rFonts w:cs="Arial"/>
        </w:rPr>
        <w:t xml:space="preserve">Figure </w:t>
      </w:r>
      <w:r w:rsidR="00A440CB" w:rsidRPr="00A440CB">
        <w:rPr>
          <w:rFonts w:cs="Arial"/>
          <w:noProof/>
        </w:rPr>
        <w:t>5.3</w:t>
      </w:r>
      <w:r>
        <w:fldChar w:fldCharType="end"/>
      </w:r>
      <w:r w:rsidRPr="0074301E">
        <w:rPr>
          <w:rFonts w:cs="Arial"/>
        </w:rPr>
        <w:t>.</w:t>
      </w:r>
      <w:r>
        <w:rPr>
          <w:rFonts w:cs="Arial"/>
        </w:rPr>
        <w:t xml:space="preserve"> </w:t>
      </w:r>
      <w:r w:rsidR="00756D9A">
        <w:rPr>
          <w:rFonts w:cs="Arial"/>
        </w:rPr>
        <w:t xml:space="preserve">The first observation from the curves </w:t>
      </w:r>
      <w:r w:rsidR="00163DC9">
        <w:rPr>
          <w:rFonts w:cs="Arial"/>
        </w:rPr>
        <w:t xml:space="preserve">is the low internal resistance in pouch cells in general as compared to the other two geometries. This is expected because of the thin electrode slices used to stack together in pouch cells. Thinner the electrodes, </w:t>
      </w:r>
      <w:r w:rsidR="00997C63">
        <w:rPr>
          <w:rFonts w:cs="Arial"/>
        </w:rPr>
        <w:t xml:space="preserve">smaller is </w:t>
      </w:r>
      <w:r w:rsidR="00163DC9">
        <w:rPr>
          <w:rFonts w:cs="Arial"/>
        </w:rPr>
        <w:t>the transport path for the ions, and therefore, lesser the internal resistance. Though it is interesting to note that the internal resistance in pouch cell is higher at the extreme ends of the SOC, that is, at 0% and 100%.</w:t>
      </w:r>
      <w:r w:rsidR="00391504">
        <w:rPr>
          <w:rFonts w:cs="Arial"/>
        </w:rPr>
        <w:t xml:space="preserve"> A slight increase in internal resistance is also observed for all geometries around the 60-70% SOC range.</w:t>
      </w:r>
    </w:p>
    <w:p w14:paraId="59B9A66A" w14:textId="4A702A79" w:rsidR="00193C8B" w:rsidRPr="0074301E" w:rsidRDefault="00193C8B" w:rsidP="00F93B02">
      <w:pPr>
        <w:spacing w:line="360" w:lineRule="auto"/>
        <w:rPr>
          <w:rFonts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74301E" w14:paraId="2044AC32" w14:textId="77777777" w:rsidTr="00C06F9E">
        <w:tc>
          <w:tcPr>
            <w:tcW w:w="8845" w:type="dxa"/>
          </w:tcPr>
          <w:p w14:paraId="423213A3" w14:textId="01031F4C" w:rsidR="00C62279" w:rsidRDefault="000A2CA4" w:rsidP="00F93B02">
            <w:pPr>
              <w:keepNext/>
              <w:spacing w:after="240" w:line="360" w:lineRule="auto"/>
              <w:jc w:val="center"/>
            </w:pPr>
            <w:r>
              <w:rPr>
                <w:noProof/>
              </w:rPr>
              <w:lastRenderedPageBreak/>
              <w:drawing>
                <wp:inline distT="0" distB="0" distL="0" distR="0" wp14:anchorId="16189ADE" wp14:editId="042FAE77">
                  <wp:extent cx="5491916" cy="3076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51">
                            <a:extLst>
                              <a:ext uri="{28A0092B-C50C-407E-A947-70E740481C1C}">
                                <a14:useLocalDpi xmlns:a14="http://schemas.microsoft.com/office/drawing/2010/main" val="0"/>
                              </a:ext>
                            </a:extLst>
                          </a:blip>
                          <a:srcRect l="8200" t="5933" r="7729" b="964"/>
                          <a:stretch/>
                        </pic:blipFill>
                        <pic:spPr bwMode="auto">
                          <a:xfrm>
                            <a:off x="0" y="0"/>
                            <a:ext cx="5523254" cy="3094131"/>
                          </a:xfrm>
                          <a:prstGeom prst="rect">
                            <a:avLst/>
                          </a:prstGeom>
                          <a:noFill/>
                          <a:ln>
                            <a:noFill/>
                          </a:ln>
                          <a:extLst>
                            <a:ext uri="{53640926-AAD7-44D8-BBD7-CCE9431645EC}">
                              <a14:shadowObscured xmlns:a14="http://schemas.microsoft.com/office/drawing/2010/main"/>
                            </a:ext>
                          </a:extLst>
                        </pic:spPr>
                      </pic:pic>
                    </a:graphicData>
                  </a:graphic>
                </wp:inline>
              </w:drawing>
            </w:r>
          </w:p>
          <w:p w14:paraId="162839F8" w14:textId="66B72B8C" w:rsidR="00E96013" w:rsidRPr="00B3365A" w:rsidRDefault="00C62279" w:rsidP="00B3365A">
            <w:pPr>
              <w:pStyle w:val="Caption"/>
              <w:spacing w:line="360" w:lineRule="auto"/>
              <w:jc w:val="both"/>
              <w:rPr>
                <w:rFonts w:cs="Arial"/>
                <w:sz w:val="20"/>
                <w:szCs w:val="20"/>
              </w:rPr>
            </w:pPr>
            <w:bookmarkStart w:id="223" w:name="_Ref522710825"/>
            <w:bookmarkStart w:id="224" w:name="_Toc528066887"/>
            <w:r w:rsidRPr="00B3365A">
              <w:rPr>
                <w:sz w:val="20"/>
                <w:szCs w:val="20"/>
              </w:rPr>
              <w:t xml:space="preserve">Figure </w:t>
            </w:r>
            <w:r w:rsidR="00FD51A6" w:rsidRPr="00B3365A">
              <w:rPr>
                <w:sz w:val="20"/>
                <w:szCs w:val="20"/>
              </w:rPr>
              <w:fldChar w:fldCharType="begin"/>
            </w:r>
            <w:r w:rsidR="00FD51A6" w:rsidRPr="00B3365A">
              <w:rPr>
                <w:sz w:val="20"/>
                <w:szCs w:val="20"/>
              </w:rPr>
              <w:instrText xml:space="preserve"> STYLEREF 1 \s </w:instrText>
            </w:r>
            <w:r w:rsidR="00FD51A6" w:rsidRPr="00B3365A">
              <w:rPr>
                <w:sz w:val="20"/>
                <w:szCs w:val="20"/>
              </w:rPr>
              <w:fldChar w:fldCharType="separate"/>
            </w:r>
            <w:r w:rsidR="00A440CB">
              <w:rPr>
                <w:noProof/>
                <w:sz w:val="20"/>
                <w:szCs w:val="20"/>
              </w:rPr>
              <w:t>5</w:t>
            </w:r>
            <w:r w:rsidR="00FD51A6" w:rsidRPr="00B3365A">
              <w:rPr>
                <w:sz w:val="20"/>
                <w:szCs w:val="20"/>
              </w:rPr>
              <w:fldChar w:fldCharType="end"/>
            </w:r>
            <w:r w:rsidR="00FD51A6" w:rsidRPr="00B3365A">
              <w:rPr>
                <w:sz w:val="20"/>
                <w:szCs w:val="20"/>
              </w:rPr>
              <w:t>.</w:t>
            </w:r>
            <w:r w:rsidR="00FD51A6" w:rsidRPr="00B3365A">
              <w:rPr>
                <w:sz w:val="20"/>
                <w:szCs w:val="20"/>
              </w:rPr>
              <w:fldChar w:fldCharType="begin"/>
            </w:r>
            <w:r w:rsidR="00FD51A6" w:rsidRPr="00B3365A">
              <w:rPr>
                <w:sz w:val="20"/>
                <w:szCs w:val="20"/>
              </w:rPr>
              <w:instrText xml:space="preserve"> SEQ Figure \* ARABIC \s 1 </w:instrText>
            </w:r>
            <w:r w:rsidR="00FD51A6" w:rsidRPr="00B3365A">
              <w:rPr>
                <w:sz w:val="20"/>
                <w:szCs w:val="20"/>
              </w:rPr>
              <w:fldChar w:fldCharType="separate"/>
            </w:r>
            <w:r w:rsidR="00A440CB">
              <w:rPr>
                <w:noProof/>
                <w:sz w:val="20"/>
                <w:szCs w:val="20"/>
              </w:rPr>
              <w:t>2</w:t>
            </w:r>
            <w:r w:rsidR="00FD51A6" w:rsidRPr="00B3365A">
              <w:rPr>
                <w:sz w:val="20"/>
                <w:szCs w:val="20"/>
              </w:rPr>
              <w:fldChar w:fldCharType="end"/>
            </w:r>
            <w:bookmarkEnd w:id="223"/>
            <w:r w:rsidRPr="00B3365A">
              <w:rPr>
                <w:noProof/>
                <w:sz w:val="20"/>
                <w:szCs w:val="20"/>
              </w:rPr>
              <w:t>. Internal resistance comparison for a charging pulse</w:t>
            </w:r>
            <w:bookmarkEnd w:id="224"/>
          </w:p>
        </w:tc>
      </w:tr>
      <w:tr w:rsidR="00E96013" w:rsidRPr="00C62279" w14:paraId="184F4DCD" w14:textId="77777777" w:rsidTr="00C06F9E">
        <w:tc>
          <w:tcPr>
            <w:tcW w:w="8845" w:type="dxa"/>
          </w:tcPr>
          <w:p w14:paraId="058ED07C" w14:textId="3AA207F9" w:rsidR="00E96013" w:rsidRPr="00C62279" w:rsidRDefault="007C1FCF" w:rsidP="00F93B02">
            <w:pPr>
              <w:keepNext/>
              <w:spacing w:line="360" w:lineRule="auto"/>
              <w:jc w:val="center"/>
              <w:rPr>
                <w:rFonts w:cs="Arial"/>
              </w:rPr>
            </w:pPr>
            <w:r>
              <w:rPr>
                <w:noProof/>
              </w:rPr>
              <w:drawing>
                <wp:inline distT="0" distB="0" distL="0" distR="0" wp14:anchorId="5000C7E8" wp14:editId="1A7E765F">
                  <wp:extent cx="5557022" cy="3123863"/>
                  <wp:effectExtent l="0" t="0" r="571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2">
                            <a:extLst>
                              <a:ext uri="{28A0092B-C50C-407E-A947-70E740481C1C}">
                                <a14:useLocalDpi xmlns:a14="http://schemas.microsoft.com/office/drawing/2010/main" val="0"/>
                              </a:ext>
                            </a:extLst>
                          </a:blip>
                          <a:srcRect l="8200" t="5934" r="7935" b="868"/>
                          <a:stretch/>
                        </pic:blipFill>
                        <pic:spPr bwMode="auto">
                          <a:xfrm>
                            <a:off x="0" y="0"/>
                            <a:ext cx="5589431" cy="3142082"/>
                          </a:xfrm>
                          <a:prstGeom prst="rect">
                            <a:avLst/>
                          </a:prstGeom>
                          <a:noFill/>
                          <a:ln>
                            <a:noFill/>
                          </a:ln>
                          <a:extLst>
                            <a:ext uri="{53640926-AAD7-44D8-BBD7-CCE9431645EC}">
                              <a14:shadowObscured xmlns:a14="http://schemas.microsoft.com/office/drawing/2010/main"/>
                            </a:ext>
                          </a:extLst>
                        </pic:spPr>
                      </pic:pic>
                    </a:graphicData>
                  </a:graphic>
                </wp:inline>
              </w:drawing>
            </w:r>
          </w:p>
          <w:p w14:paraId="52E0E21D" w14:textId="44B944BE" w:rsidR="00E96013" w:rsidRPr="00B3365A" w:rsidRDefault="00E96013" w:rsidP="00B3365A">
            <w:pPr>
              <w:pStyle w:val="Caption"/>
              <w:spacing w:line="360" w:lineRule="auto"/>
              <w:jc w:val="both"/>
              <w:rPr>
                <w:rFonts w:cs="Arial"/>
                <w:bCs w:val="0"/>
                <w:sz w:val="20"/>
                <w:szCs w:val="20"/>
              </w:rPr>
            </w:pPr>
            <w:bookmarkStart w:id="225" w:name="_Ref514100209"/>
            <w:bookmarkStart w:id="226" w:name="_Toc520208086"/>
            <w:bookmarkStart w:id="227" w:name="_Toc520298167"/>
            <w:bookmarkStart w:id="228" w:name="_Toc528066888"/>
            <w:r w:rsidRPr="00B3365A">
              <w:rPr>
                <w:rFonts w:cs="Arial"/>
                <w:bCs w:val="0"/>
                <w:sz w:val="20"/>
                <w:szCs w:val="20"/>
              </w:rPr>
              <w:t xml:space="preserve">Figure </w:t>
            </w:r>
            <w:r w:rsidR="00FD51A6" w:rsidRPr="00B3365A">
              <w:rPr>
                <w:rFonts w:cs="Arial"/>
                <w:bCs w:val="0"/>
                <w:sz w:val="20"/>
                <w:szCs w:val="20"/>
              </w:rPr>
              <w:fldChar w:fldCharType="begin"/>
            </w:r>
            <w:r w:rsidR="00FD51A6" w:rsidRPr="00B3365A">
              <w:rPr>
                <w:rFonts w:cs="Arial"/>
                <w:bCs w:val="0"/>
                <w:sz w:val="20"/>
                <w:szCs w:val="20"/>
              </w:rPr>
              <w:instrText xml:space="preserve"> STYLEREF 1 \s </w:instrText>
            </w:r>
            <w:r w:rsidR="00FD51A6" w:rsidRPr="00B3365A">
              <w:rPr>
                <w:rFonts w:cs="Arial"/>
                <w:bCs w:val="0"/>
                <w:sz w:val="20"/>
                <w:szCs w:val="20"/>
              </w:rPr>
              <w:fldChar w:fldCharType="separate"/>
            </w:r>
            <w:r w:rsidR="00A440CB">
              <w:rPr>
                <w:rFonts w:cs="Arial"/>
                <w:bCs w:val="0"/>
                <w:noProof/>
                <w:sz w:val="20"/>
                <w:szCs w:val="20"/>
              </w:rPr>
              <w:t>5</w:t>
            </w:r>
            <w:r w:rsidR="00FD51A6" w:rsidRPr="00B3365A">
              <w:rPr>
                <w:rFonts w:cs="Arial"/>
                <w:bCs w:val="0"/>
                <w:sz w:val="20"/>
                <w:szCs w:val="20"/>
              </w:rPr>
              <w:fldChar w:fldCharType="end"/>
            </w:r>
            <w:r w:rsidR="00FD51A6" w:rsidRPr="00B3365A">
              <w:rPr>
                <w:rFonts w:cs="Arial"/>
                <w:bCs w:val="0"/>
                <w:sz w:val="20"/>
                <w:szCs w:val="20"/>
              </w:rPr>
              <w:t>.</w:t>
            </w:r>
            <w:r w:rsidR="00FD51A6" w:rsidRPr="00B3365A">
              <w:rPr>
                <w:rFonts w:cs="Arial"/>
                <w:bCs w:val="0"/>
                <w:sz w:val="20"/>
                <w:szCs w:val="20"/>
              </w:rPr>
              <w:fldChar w:fldCharType="begin"/>
            </w:r>
            <w:r w:rsidR="00FD51A6" w:rsidRPr="00B3365A">
              <w:rPr>
                <w:rFonts w:cs="Arial"/>
                <w:bCs w:val="0"/>
                <w:sz w:val="20"/>
                <w:szCs w:val="20"/>
              </w:rPr>
              <w:instrText xml:space="preserve"> SEQ Figure \* ARABIC \s 1 </w:instrText>
            </w:r>
            <w:r w:rsidR="00FD51A6" w:rsidRPr="00B3365A">
              <w:rPr>
                <w:rFonts w:cs="Arial"/>
                <w:bCs w:val="0"/>
                <w:sz w:val="20"/>
                <w:szCs w:val="20"/>
              </w:rPr>
              <w:fldChar w:fldCharType="separate"/>
            </w:r>
            <w:r w:rsidR="00A440CB">
              <w:rPr>
                <w:rFonts w:cs="Arial"/>
                <w:bCs w:val="0"/>
                <w:noProof/>
                <w:sz w:val="20"/>
                <w:szCs w:val="20"/>
              </w:rPr>
              <w:t>3</w:t>
            </w:r>
            <w:r w:rsidR="00FD51A6" w:rsidRPr="00B3365A">
              <w:rPr>
                <w:rFonts w:cs="Arial"/>
                <w:bCs w:val="0"/>
                <w:sz w:val="20"/>
                <w:szCs w:val="20"/>
              </w:rPr>
              <w:fldChar w:fldCharType="end"/>
            </w:r>
            <w:bookmarkEnd w:id="225"/>
            <w:r w:rsidRPr="00B3365A">
              <w:rPr>
                <w:rFonts w:cs="Arial"/>
                <w:bCs w:val="0"/>
                <w:sz w:val="20"/>
                <w:szCs w:val="20"/>
              </w:rPr>
              <w:t xml:space="preserve">. Internal resistance comparison </w:t>
            </w:r>
            <w:bookmarkEnd w:id="226"/>
            <w:bookmarkEnd w:id="227"/>
            <w:r w:rsidR="00C62279" w:rsidRPr="00B3365A">
              <w:rPr>
                <w:rFonts w:cs="Arial"/>
                <w:bCs w:val="0"/>
                <w:sz w:val="20"/>
                <w:szCs w:val="20"/>
              </w:rPr>
              <w:t>for discharging pulse</w:t>
            </w:r>
            <w:bookmarkEnd w:id="228"/>
          </w:p>
        </w:tc>
      </w:tr>
    </w:tbl>
    <w:p w14:paraId="35686E17" w14:textId="080F9168" w:rsidR="00E96013" w:rsidRPr="0074301E" w:rsidRDefault="00826C18" w:rsidP="00537045">
      <w:pPr>
        <w:spacing w:before="1440" w:after="240" w:line="360" w:lineRule="auto"/>
        <w:rPr>
          <w:rFonts w:cs="Arial"/>
        </w:rPr>
      </w:pPr>
      <w:r>
        <w:rPr>
          <w:rFonts w:cs="Arial"/>
        </w:rPr>
        <w:lastRenderedPageBreak/>
        <w:t>For convenience, internal resistance values from the curves above are</w:t>
      </w:r>
      <w:r w:rsidR="007703B9">
        <w:rPr>
          <w:rFonts w:cs="Arial"/>
        </w:rPr>
        <w:t xml:space="preserve"> documented for</w:t>
      </w:r>
      <w:r>
        <w:rPr>
          <w:rFonts w:cs="Arial"/>
        </w:rPr>
        <w:t xml:space="preserve"> </w:t>
      </w:r>
      <w:r w:rsidR="007824D6">
        <w:rPr>
          <w:rFonts w:cs="Arial"/>
        </w:rPr>
        <w:t>SOCs of 5%, 50% and 95%</w:t>
      </w:r>
      <w:r w:rsidR="007703B9">
        <w:rPr>
          <w:rFonts w:cs="Arial"/>
        </w:rPr>
        <w:t xml:space="preserve"> in </w:t>
      </w:r>
      <w:r w:rsidR="005F5F18">
        <w:fldChar w:fldCharType="begin"/>
      </w:r>
      <w:r w:rsidR="005F5F18">
        <w:instrText xml:space="preserve"> REF _Ref523764099 \h  \* MERGEFORMAT </w:instrText>
      </w:r>
      <w:r w:rsidR="005F5F18">
        <w:fldChar w:fldCharType="separate"/>
      </w:r>
      <w:r w:rsidR="00A440CB" w:rsidRPr="00A440CB">
        <w:t xml:space="preserve">Table </w:t>
      </w:r>
      <w:r w:rsidR="00A440CB" w:rsidRPr="00A440CB">
        <w:rPr>
          <w:noProof/>
        </w:rPr>
        <w:t>5.2</w:t>
      </w:r>
      <w:r w:rsidR="005F5F18">
        <w:fldChar w:fldCharType="end"/>
      </w:r>
      <w:r w:rsidR="003E2D86">
        <w:rPr>
          <w:rFonts w:cs="Arial"/>
        </w:rPr>
        <w:t>.</w:t>
      </w:r>
    </w:p>
    <w:p w14:paraId="0254402D" w14:textId="28ADC484" w:rsidR="00DB4FDD" w:rsidRPr="000C574D" w:rsidRDefault="00DB4FDD" w:rsidP="000C574D">
      <w:pPr>
        <w:pStyle w:val="Caption"/>
        <w:keepNext/>
        <w:spacing w:line="360" w:lineRule="auto"/>
        <w:jc w:val="both"/>
        <w:rPr>
          <w:sz w:val="20"/>
          <w:szCs w:val="20"/>
        </w:rPr>
      </w:pPr>
      <w:bookmarkStart w:id="229" w:name="_Ref523764099"/>
      <w:bookmarkStart w:id="230" w:name="_Toc528066901"/>
      <w:r w:rsidRPr="000C574D">
        <w:rPr>
          <w:sz w:val="20"/>
          <w:szCs w:val="20"/>
        </w:rPr>
        <w:t xml:space="preserve">Table </w:t>
      </w:r>
      <w:r w:rsidR="00CA6FF9" w:rsidRPr="000C574D">
        <w:rPr>
          <w:sz w:val="20"/>
          <w:szCs w:val="20"/>
        </w:rPr>
        <w:fldChar w:fldCharType="begin"/>
      </w:r>
      <w:r w:rsidR="00CA6FF9" w:rsidRPr="000C574D">
        <w:rPr>
          <w:sz w:val="20"/>
          <w:szCs w:val="20"/>
        </w:rPr>
        <w:instrText xml:space="preserve"> STYLEREF 1 \s </w:instrText>
      </w:r>
      <w:r w:rsidR="00CA6FF9" w:rsidRPr="000C574D">
        <w:rPr>
          <w:sz w:val="20"/>
          <w:szCs w:val="20"/>
        </w:rPr>
        <w:fldChar w:fldCharType="separate"/>
      </w:r>
      <w:r w:rsidR="00A440CB">
        <w:rPr>
          <w:noProof/>
          <w:sz w:val="20"/>
          <w:szCs w:val="20"/>
        </w:rPr>
        <w:t>5</w:t>
      </w:r>
      <w:r w:rsidR="00CA6FF9" w:rsidRPr="000C574D">
        <w:rPr>
          <w:sz w:val="20"/>
          <w:szCs w:val="20"/>
        </w:rPr>
        <w:fldChar w:fldCharType="end"/>
      </w:r>
      <w:r w:rsidR="00CA6FF9" w:rsidRPr="000C574D">
        <w:rPr>
          <w:sz w:val="20"/>
          <w:szCs w:val="20"/>
        </w:rPr>
        <w:t>.</w:t>
      </w:r>
      <w:r w:rsidR="00CA6FF9" w:rsidRPr="000C574D">
        <w:rPr>
          <w:sz w:val="20"/>
          <w:szCs w:val="20"/>
        </w:rPr>
        <w:fldChar w:fldCharType="begin"/>
      </w:r>
      <w:r w:rsidR="00CA6FF9" w:rsidRPr="000C574D">
        <w:rPr>
          <w:sz w:val="20"/>
          <w:szCs w:val="20"/>
        </w:rPr>
        <w:instrText xml:space="preserve"> SEQ Table \* ARABIC \s 1 </w:instrText>
      </w:r>
      <w:r w:rsidR="00CA6FF9" w:rsidRPr="000C574D">
        <w:rPr>
          <w:sz w:val="20"/>
          <w:szCs w:val="20"/>
        </w:rPr>
        <w:fldChar w:fldCharType="separate"/>
      </w:r>
      <w:r w:rsidR="00A440CB">
        <w:rPr>
          <w:noProof/>
          <w:sz w:val="20"/>
          <w:szCs w:val="20"/>
        </w:rPr>
        <w:t>2</w:t>
      </w:r>
      <w:r w:rsidR="00CA6FF9" w:rsidRPr="000C574D">
        <w:rPr>
          <w:sz w:val="20"/>
          <w:szCs w:val="20"/>
        </w:rPr>
        <w:fldChar w:fldCharType="end"/>
      </w:r>
      <w:bookmarkEnd w:id="229"/>
      <w:r w:rsidRPr="000C574D">
        <w:rPr>
          <w:sz w:val="20"/>
          <w:szCs w:val="20"/>
        </w:rPr>
        <w:t xml:space="preserve">. Internal </w:t>
      </w:r>
      <w:commentRangeStart w:id="231"/>
      <w:r w:rsidRPr="000C574D">
        <w:rPr>
          <w:sz w:val="20"/>
          <w:szCs w:val="20"/>
        </w:rPr>
        <w:t>resistance</w:t>
      </w:r>
      <w:commentRangeEnd w:id="231"/>
      <w:r w:rsidR="005E26DD">
        <w:rPr>
          <w:rStyle w:val="CommentReference"/>
          <w:bCs w:val="0"/>
        </w:rPr>
        <w:commentReference w:id="231"/>
      </w:r>
      <w:r w:rsidRPr="000C574D">
        <w:rPr>
          <w:sz w:val="20"/>
          <w:szCs w:val="20"/>
        </w:rPr>
        <w:t xml:space="preserve"> at selected SOCs for charging and discharging pulses</w:t>
      </w:r>
      <w:r w:rsidR="00083104" w:rsidRPr="000C574D">
        <w:rPr>
          <w:sz w:val="20"/>
          <w:szCs w:val="20"/>
        </w:rPr>
        <w:t xml:space="preserve"> (time instant based)</w:t>
      </w:r>
      <w:bookmarkEnd w:id="230"/>
    </w:p>
    <w:tbl>
      <w:tblPr>
        <w:tblStyle w:val="LightShading-Accent1"/>
        <w:tblW w:w="5000" w:type="pct"/>
        <w:jc w:val="center"/>
        <w:tblLook w:val="0660" w:firstRow="1" w:lastRow="1" w:firstColumn="0" w:lastColumn="0" w:noHBand="1" w:noVBand="1"/>
      </w:tblPr>
      <w:tblGrid>
        <w:gridCol w:w="1457"/>
        <w:gridCol w:w="819"/>
        <w:gridCol w:w="819"/>
        <w:gridCol w:w="820"/>
        <w:gridCol w:w="820"/>
        <w:gridCol w:w="820"/>
        <w:gridCol w:w="820"/>
        <w:gridCol w:w="820"/>
        <w:gridCol w:w="820"/>
        <w:gridCol w:w="820"/>
      </w:tblGrid>
      <w:tr w:rsidR="00E96013" w:rsidRPr="00E66DFC" w14:paraId="1FE44D25" w14:textId="77777777" w:rsidTr="00DB4FDD">
        <w:trPr>
          <w:cnfStyle w:val="100000000000" w:firstRow="1" w:lastRow="0" w:firstColumn="0" w:lastColumn="0" w:oddVBand="0" w:evenVBand="0" w:oddHBand="0" w:evenHBand="0" w:firstRowFirstColumn="0" w:firstRowLastColumn="0" w:lastRowFirstColumn="0" w:lastRowLastColumn="0"/>
          <w:jc w:val="center"/>
        </w:trPr>
        <w:tc>
          <w:tcPr>
            <w:tcW w:w="691" w:type="pct"/>
            <w:tcBorders>
              <w:left w:val="single" w:sz="4" w:space="0" w:color="auto"/>
              <w:right w:val="single" w:sz="4" w:space="0" w:color="auto"/>
            </w:tcBorders>
            <w:noWrap/>
          </w:tcPr>
          <w:p w14:paraId="752EAD53" w14:textId="77777777" w:rsidR="00E96013" w:rsidRPr="00E66DFC" w:rsidRDefault="00E96013" w:rsidP="00F93B02">
            <w:pPr>
              <w:spacing w:line="360" w:lineRule="auto"/>
              <w:rPr>
                <w:rFonts w:cs="Arial"/>
                <w:color w:val="auto"/>
              </w:rPr>
            </w:pPr>
          </w:p>
        </w:tc>
        <w:tc>
          <w:tcPr>
            <w:tcW w:w="1436" w:type="pct"/>
            <w:gridSpan w:val="3"/>
            <w:tcBorders>
              <w:left w:val="single" w:sz="4" w:space="0" w:color="auto"/>
              <w:right w:val="single" w:sz="4" w:space="0" w:color="auto"/>
            </w:tcBorders>
          </w:tcPr>
          <w:p w14:paraId="1ABC4517" w14:textId="77777777" w:rsidR="00E96013" w:rsidRPr="00E66DFC" w:rsidRDefault="00E96013" w:rsidP="00F93B02">
            <w:pPr>
              <w:spacing w:line="360" w:lineRule="auto"/>
              <w:rPr>
                <w:rFonts w:cs="Arial"/>
                <w:color w:val="auto"/>
              </w:rPr>
            </w:pPr>
            <w:r w:rsidRPr="00E66DFC">
              <w:rPr>
                <w:rFonts w:cs="Arial"/>
                <w:color w:val="auto"/>
              </w:rPr>
              <w:t>5% (in mOhm)</w:t>
            </w:r>
          </w:p>
        </w:tc>
        <w:tc>
          <w:tcPr>
            <w:tcW w:w="1436" w:type="pct"/>
            <w:gridSpan w:val="3"/>
            <w:tcBorders>
              <w:left w:val="single" w:sz="4" w:space="0" w:color="auto"/>
              <w:right w:val="single" w:sz="4" w:space="0" w:color="auto"/>
            </w:tcBorders>
          </w:tcPr>
          <w:p w14:paraId="43B3382E" w14:textId="77777777" w:rsidR="00E96013" w:rsidRPr="00E66DFC" w:rsidRDefault="00E96013" w:rsidP="00F93B02">
            <w:pPr>
              <w:spacing w:line="360" w:lineRule="auto"/>
              <w:rPr>
                <w:rFonts w:cs="Arial"/>
                <w:color w:val="auto"/>
              </w:rPr>
            </w:pPr>
            <w:r w:rsidRPr="00E66DFC">
              <w:rPr>
                <w:rFonts w:cs="Arial"/>
                <w:color w:val="auto"/>
              </w:rPr>
              <w:t>50% (in mOhm)</w:t>
            </w:r>
          </w:p>
        </w:tc>
        <w:tc>
          <w:tcPr>
            <w:tcW w:w="1436" w:type="pct"/>
            <w:gridSpan w:val="3"/>
            <w:tcBorders>
              <w:left w:val="single" w:sz="4" w:space="0" w:color="auto"/>
              <w:right w:val="single" w:sz="4" w:space="0" w:color="auto"/>
            </w:tcBorders>
          </w:tcPr>
          <w:p w14:paraId="4D7F18B9" w14:textId="77777777" w:rsidR="00E96013" w:rsidRPr="00E66DFC" w:rsidRDefault="00E96013" w:rsidP="00F93B02">
            <w:pPr>
              <w:spacing w:line="360" w:lineRule="auto"/>
              <w:rPr>
                <w:rFonts w:cs="Arial"/>
                <w:color w:val="auto"/>
              </w:rPr>
            </w:pPr>
            <w:r w:rsidRPr="00E66DFC">
              <w:rPr>
                <w:rFonts w:cs="Arial"/>
                <w:color w:val="auto"/>
              </w:rPr>
              <w:t>95% (in mOhm)</w:t>
            </w:r>
          </w:p>
        </w:tc>
      </w:tr>
      <w:tr w:rsidR="00E96013" w:rsidRPr="00E66DFC" w14:paraId="66EEB4F7" w14:textId="77777777" w:rsidTr="00DB4FDD">
        <w:trPr>
          <w:jc w:val="center"/>
        </w:trPr>
        <w:tc>
          <w:tcPr>
            <w:tcW w:w="691" w:type="pct"/>
            <w:tcBorders>
              <w:left w:val="single" w:sz="4" w:space="0" w:color="auto"/>
              <w:bottom w:val="single" w:sz="8" w:space="0" w:color="4F81BD" w:themeColor="accent1"/>
              <w:right w:val="single" w:sz="4" w:space="0" w:color="auto"/>
            </w:tcBorders>
            <w:noWrap/>
          </w:tcPr>
          <w:p w14:paraId="1470596A" w14:textId="77777777" w:rsidR="00E96013" w:rsidRPr="002C0FC2" w:rsidRDefault="00E96013" w:rsidP="00F93B02">
            <w:pPr>
              <w:spacing w:line="360" w:lineRule="auto"/>
              <w:rPr>
                <w:rFonts w:cs="Arial"/>
                <w:b/>
                <w:color w:val="auto"/>
              </w:rPr>
            </w:pPr>
            <w:r w:rsidRPr="002C0FC2">
              <w:rPr>
                <w:rFonts w:cs="Arial"/>
                <w:b/>
                <w:color w:val="auto"/>
              </w:rPr>
              <w:t>Pulse instant</w:t>
            </w:r>
          </w:p>
        </w:tc>
        <w:tc>
          <w:tcPr>
            <w:tcW w:w="479" w:type="pct"/>
            <w:tcBorders>
              <w:left w:val="single" w:sz="4" w:space="0" w:color="auto"/>
              <w:bottom w:val="single" w:sz="8" w:space="0" w:color="4F81BD" w:themeColor="accent1"/>
              <w:right w:val="single" w:sz="4" w:space="0" w:color="auto"/>
            </w:tcBorders>
          </w:tcPr>
          <w:p w14:paraId="3522EA3C" w14:textId="1F73EF23" w:rsidR="00E96013" w:rsidRPr="002C0FC2" w:rsidRDefault="00FE259A" w:rsidP="00F93B02">
            <w:pPr>
              <w:spacing w:line="360" w:lineRule="auto"/>
              <w:rPr>
                <w:rStyle w:val="SubtleEmphasis"/>
                <w:rFonts w:cs="Arial"/>
                <w:b/>
                <w:color w:val="auto"/>
              </w:rPr>
            </w:pPr>
            <w:r>
              <w:rPr>
                <w:rStyle w:val="SubtleEmphasis"/>
                <w:rFonts w:cs="Arial"/>
                <w:b/>
                <w:color w:val="auto"/>
              </w:rPr>
              <w:t>0.5 s</w:t>
            </w:r>
          </w:p>
        </w:tc>
        <w:tc>
          <w:tcPr>
            <w:tcW w:w="479" w:type="pct"/>
            <w:tcBorders>
              <w:left w:val="single" w:sz="4" w:space="0" w:color="auto"/>
              <w:bottom w:val="single" w:sz="8" w:space="0" w:color="4F81BD" w:themeColor="accent1"/>
              <w:right w:val="single" w:sz="4" w:space="0" w:color="auto"/>
            </w:tcBorders>
          </w:tcPr>
          <w:p w14:paraId="1780D884" w14:textId="535FE64F" w:rsidR="00E96013" w:rsidRPr="002C0FC2" w:rsidRDefault="00FE259A" w:rsidP="00F93B02">
            <w:pPr>
              <w:spacing w:line="360" w:lineRule="auto"/>
              <w:rPr>
                <w:rStyle w:val="SubtleEmphasis"/>
                <w:rFonts w:cs="Arial"/>
                <w:b/>
                <w:color w:val="auto"/>
              </w:rPr>
            </w:pPr>
            <w:r>
              <w:rPr>
                <w:rStyle w:val="SubtleEmphasis"/>
                <w:rFonts w:cs="Arial"/>
                <w:b/>
                <w:color w:val="auto"/>
              </w:rPr>
              <w:t>10 s</w:t>
            </w:r>
          </w:p>
        </w:tc>
        <w:tc>
          <w:tcPr>
            <w:tcW w:w="479" w:type="pct"/>
            <w:tcBorders>
              <w:left w:val="single" w:sz="4" w:space="0" w:color="auto"/>
              <w:bottom w:val="single" w:sz="8" w:space="0" w:color="4F81BD" w:themeColor="accent1"/>
              <w:right w:val="single" w:sz="4" w:space="0" w:color="auto"/>
            </w:tcBorders>
          </w:tcPr>
          <w:p w14:paraId="44FEF5D4" w14:textId="34409474" w:rsidR="00E96013" w:rsidRPr="002C0FC2" w:rsidRDefault="00FE259A" w:rsidP="00F93B02">
            <w:pPr>
              <w:spacing w:line="360" w:lineRule="auto"/>
              <w:rPr>
                <w:rStyle w:val="SubtleEmphasis"/>
                <w:rFonts w:cs="Arial"/>
                <w:b/>
                <w:color w:val="auto"/>
              </w:rPr>
            </w:pPr>
            <w:r>
              <w:rPr>
                <w:rStyle w:val="SubtleEmphasis"/>
                <w:rFonts w:cs="Arial"/>
                <w:b/>
                <w:color w:val="auto"/>
              </w:rPr>
              <w:t>30 s</w:t>
            </w:r>
          </w:p>
        </w:tc>
        <w:tc>
          <w:tcPr>
            <w:tcW w:w="479" w:type="pct"/>
            <w:tcBorders>
              <w:left w:val="single" w:sz="4" w:space="0" w:color="auto"/>
              <w:bottom w:val="single" w:sz="8" w:space="0" w:color="4F81BD" w:themeColor="accent1"/>
              <w:right w:val="single" w:sz="4" w:space="0" w:color="auto"/>
            </w:tcBorders>
          </w:tcPr>
          <w:p w14:paraId="04299080" w14:textId="37070311" w:rsidR="00E96013" w:rsidRPr="002C0FC2" w:rsidRDefault="00FE259A" w:rsidP="00F93B02">
            <w:pPr>
              <w:spacing w:line="360" w:lineRule="auto"/>
              <w:rPr>
                <w:rStyle w:val="SubtleEmphasis"/>
                <w:rFonts w:cs="Arial"/>
                <w:b/>
                <w:color w:val="auto"/>
              </w:rPr>
            </w:pPr>
            <w:r>
              <w:rPr>
                <w:rStyle w:val="SubtleEmphasis"/>
                <w:rFonts w:cs="Arial"/>
                <w:b/>
                <w:color w:val="auto"/>
              </w:rPr>
              <w:t>0.5 s</w:t>
            </w:r>
          </w:p>
        </w:tc>
        <w:tc>
          <w:tcPr>
            <w:tcW w:w="479" w:type="pct"/>
            <w:tcBorders>
              <w:left w:val="single" w:sz="4" w:space="0" w:color="auto"/>
              <w:bottom w:val="single" w:sz="8" w:space="0" w:color="4F81BD" w:themeColor="accent1"/>
              <w:right w:val="single" w:sz="4" w:space="0" w:color="auto"/>
            </w:tcBorders>
          </w:tcPr>
          <w:p w14:paraId="499920BE" w14:textId="78C097E8" w:rsidR="00E96013" w:rsidRPr="002C0FC2" w:rsidRDefault="00FE259A" w:rsidP="00F93B02">
            <w:pPr>
              <w:spacing w:line="360" w:lineRule="auto"/>
              <w:rPr>
                <w:rStyle w:val="SubtleEmphasis"/>
                <w:rFonts w:cs="Arial"/>
                <w:b/>
                <w:color w:val="auto"/>
              </w:rPr>
            </w:pPr>
            <w:r>
              <w:rPr>
                <w:rStyle w:val="SubtleEmphasis"/>
                <w:rFonts w:cs="Arial"/>
                <w:b/>
                <w:color w:val="auto"/>
              </w:rPr>
              <w:t>10 s</w:t>
            </w:r>
          </w:p>
        </w:tc>
        <w:tc>
          <w:tcPr>
            <w:tcW w:w="479" w:type="pct"/>
            <w:tcBorders>
              <w:left w:val="single" w:sz="4" w:space="0" w:color="auto"/>
              <w:bottom w:val="single" w:sz="8" w:space="0" w:color="4F81BD" w:themeColor="accent1"/>
              <w:right w:val="single" w:sz="4" w:space="0" w:color="auto"/>
            </w:tcBorders>
          </w:tcPr>
          <w:p w14:paraId="1289F33D" w14:textId="117DB6A5" w:rsidR="00E96013" w:rsidRPr="002C0FC2" w:rsidRDefault="00FE259A" w:rsidP="00F93B02">
            <w:pPr>
              <w:spacing w:line="360" w:lineRule="auto"/>
              <w:rPr>
                <w:rStyle w:val="SubtleEmphasis"/>
                <w:rFonts w:cs="Arial"/>
                <w:b/>
                <w:color w:val="auto"/>
              </w:rPr>
            </w:pPr>
            <w:r>
              <w:rPr>
                <w:rStyle w:val="SubtleEmphasis"/>
                <w:rFonts w:cs="Arial"/>
                <w:b/>
                <w:color w:val="auto"/>
              </w:rPr>
              <w:t>30 s</w:t>
            </w:r>
          </w:p>
        </w:tc>
        <w:tc>
          <w:tcPr>
            <w:tcW w:w="479" w:type="pct"/>
            <w:tcBorders>
              <w:left w:val="single" w:sz="4" w:space="0" w:color="auto"/>
              <w:bottom w:val="single" w:sz="8" w:space="0" w:color="4F81BD" w:themeColor="accent1"/>
              <w:right w:val="single" w:sz="4" w:space="0" w:color="auto"/>
            </w:tcBorders>
          </w:tcPr>
          <w:p w14:paraId="5145394F" w14:textId="54E41242" w:rsidR="00E96013" w:rsidRPr="002C0FC2" w:rsidRDefault="00FE259A" w:rsidP="00F93B02">
            <w:pPr>
              <w:spacing w:line="360" w:lineRule="auto"/>
              <w:rPr>
                <w:rStyle w:val="SubtleEmphasis"/>
                <w:rFonts w:cs="Arial"/>
                <w:b/>
                <w:color w:val="auto"/>
              </w:rPr>
            </w:pPr>
            <w:r>
              <w:rPr>
                <w:rStyle w:val="SubtleEmphasis"/>
                <w:rFonts w:cs="Arial"/>
                <w:b/>
                <w:color w:val="auto"/>
              </w:rPr>
              <w:t>0.5 s</w:t>
            </w:r>
          </w:p>
        </w:tc>
        <w:tc>
          <w:tcPr>
            <w:tcW w:w="479" w:type="pct"/>
            <w:tcBorders>
              <w:left w:val="single" w:sz="4" w:space="0" w:color="auto"/>
              <w:bottom w:val="single" w:sz="8" w:space="0" w:color="4F81BD" w:themeColor="accent1"/>
              <w:right w:val="single" w:sz="4" w:space="0" w:color="auto"/>
            </w:tcBorders>
          </w:tcPr>
          <w:p w14:paraId="67B476D8" w14:textId="3A6B67FC" w:rsidR="00E96013" w:rsidRPr="002C0FC2" w:rsidRDefault="00FE259A" w:rsidP="00F93B02">
            <w:pPr>
              <w:spacing w:line="360" w:lineRule="auto"/>
              <w:rPr>
                <w:rStyle w:val="SubtleEmphasis"/>
                <w:rFonts w:cs="Arial"/>
                <w:b/>
                <w:color w:val="auto"/>
              </w:rPr>
            </w:pPr>
            <w:r>
              <w:rPr>
                <w:rStyle w:val="SubtleEmphasis"/>
                <w:rFonts w:cs="Arial"/>
                <w:b/>
                <w:color w:val="auto"/>
              </w:rPr>
              <w:t>10 s</w:t>
            </w:r>
          </w:p>
        </w:tc>
        <w:tc>
          <w:tcPr>
            <w:tcW w:w="479" w:type="pct"/>
            <w:tcBorders>
              <w:left w:val="single" w:sz="4" w:space="0" w:color="auto"/>
              <w:bottom w:val="single" w:sz="8" w:space="0" w:color="4F81BD" w:themeColor="accent1"/>
              <w:right w:val="single" w:sz="4" w:space="0" w:color="auto"/>
            </w:tcBorders>
          </w:tcPr>
          <w:p w14:paraId="114032EF" w14:textId="5ABEBC00" w:rsidR="00E96013" w:rsidRPr="002C0FC2" w:rsidRDefault="00FE259A" w:rsidP="00F93B02">
            <w:pPr>
              <w:spacing w:line="360" w:lineRule="auto"/>
              <w:rPr>
                <w:rStyle w:val="SubtleEmphasis"/>
                <w:rFonts w:cs="Arial"/>
                <w:b/>
                <w:color w:val="auto"/>
              </w:rPr>
            </w:pPr>
            <w:r>
              <w:rPr>
                <w:rStyle w:val="SubtleEmphasis"/>
                <w:rFonts w:cs="Arial"/>
                <w:b/>
                <w:color w:val="auto"/>
              </w:rPr>
              <w:t>30 s</w:t>
            </w:r>
          </w:p>
        </w:tc>
      </w:tr>
      <w:tr w:rsidR="00E96013" w:rsidRPr="00E66DFC" w14:paraId="40D8109A" w14:textId="77777777" w:rsidTr="00B17895">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14:paraId="6EA16622" w14:textId="77777777" w:rsidR="00E96013" w:rsidRPr="00D16294" w:rsidRDefault="00E96013" w:rsidP="00F93B02">
            <w:pPr>
              <w:spacing w:line="360" w:lineRule="auto"/>
              <w:jc w:val="center"/>
              <w:rPr>
                <w:rFonts w:cs="Arial"/>
                <w:b/>
                <w:bCs/>
                <w:i/>
                <w:color w:val="auto"/>
              </w:rPr>
            </w:pPr>
            <w:r w:rsidRPr="00D16294">
              <w:rPr>
                <w:rStyle w:val="SubtleEmphasis"/>
                <w:rFonts w:cs="Arial"/>
                <w:b/>
                <w:bCs/>
                <w:i w:val="0"/>
                <w:color w:val="auto"/>
              </w:rPr>
              <w:t xml:space="preserve">Charging pulse for cells at </w:t>
            </w:r>
            <w:r w:rsidRPr="00735EC1">
              <w:rPr>
                <w:rFonts w:cs="Arial"/>
                <w:b/>
                <w:bCs/>
                <w:color w:val="auto"/>
              </w:rPr>
              <w:t>5°C/0.3C</w:t>
            </w:r>
          </w:p>
        </w:tc>
      </w:tr>
      <w:tr w:rsidR="00E96013" w:rsidRPr="00E66DFC" w14:paraId="7B6ED63F"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3C01AD4D" w14:textId="1AF96E09" w:rsidR="00E96013" w:rsidRPr="002C0FC2" w:rsidRDefault="001037C3" w:rsidP="00F93B02">
            <w:pPr>
              <w:spacing w:line="360" w:lineRule="auto"/>
              <w:rPr>
                <w:rFonts w:cs="Arial"/>
                <w:b/>
                <w:color w:val="auto"/>
              </w:rPr>
            </w:pPr>
            <w:r w:rsidRPr="002C0FC2">
              <w:rPr>
                <w:rFonts w:cs="Arial"/>
                <w:b/>
                <w:color w:val="auto"/>
              </w:rPr>
              <w:t>Cy</w:t>
            </w:r>
            <w:r w:rsidR="000C574D">
              <w:rPr>
                <w:rFonts w:cs="Arial"/>
                <w:b/>
                <w:color w:val="auto"/>
              </w:rPr>
              <w:t>lindrical</w:t>
            </w:r>
          </w:p>
        </w:tc>
        <w:tc>
          <w:tcPr>
            <w:tcW w:w="479" w:type="pct"/>
            <w:tcBorders>
              <w:top w:val="single" w:sz="4" w:space="0" w:color="auto"/>
              <w:left w:val="single" w:sz="4" w:space="0" w:color="auto"/>
              <w:bottom w:val="single" w:sz="4" w:space="0" w:color="auto"/>
              <w:right w:val="single" w:sz="4" w:space="0" w:color="auto"/>
            </w:tcBorders>
          </w:tcPr>
          <w:p w14:paraId="27623625" w14:textId="71B234AB"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3.24</w:t>
            </w:r>
          </w:p>
        </w:tc>
        <w:tc>
          <w:tcPr>
            <w:tcW w:w="479" w:type="pct"/>
            <w:tcBorders>
              <w:top w:val="single" w:sz="4" w:space="0" w:color="auto"/>
              <w:left w:val="single" w:sz="4" w:space="0" w:color="auto"/>
              <w:bottom w:val="single" w:sz="4" w:space="0" w:color="auto"/>
              <w:right w:val="single" w:sz="4" w:space="0" w:color="auto"/>
            </w:tcBorders>
          </w:tcPr>
          <w:p w14:paraId="7DC3F4BE" w14:textId="36285E91"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4.68</w:t>
            </w:r>
          </w:p>
        </w:tc>
        <w:tc>
          <w:tcPr>
            <w:tcW w:w="479" w:type="pct"/>
            <w:tcBorders>
              <w:top w:val="single" w:sz="4" w:space="0" w:color="auto"/>
              <w:left w:val="single" w:sz="4" w:space="0" w:color="auto"/>
              <w:bottom w:val="single" w:sz="4" w:space="0" w:color="auto"/>
              <w:right w:val="single" w:sz="4" w:space="0" w:color="auto"/>
            </w:tcBorders>
          </w:tcPr>
          <w:p w14:paraId="61910BEA" w14:textId="26D766BB"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5.84</w:t>
            </w:r>
          </w:p>
        </w:tc>
        <w:tc>
          <w:tcPr>
            <w:tcW w:w="479" w:type="pct"/>
            <w:tcBorders>
              <w:top w:val="single" w:sz="4" w:space="0" w:color="auto"/>
              <w:left w:val="single" w:sz="4" w:space="0" w:color="auto"/>
              <w:bottom w:val="single" w:sz="4" w:space="0" w:color="auto"/>
              <w:right w:val="single" w:sz="4" w:space="0" w:color="auto"/>
            </w:tcBorders>
          </w:tcPr>
          <w:p w14:paraId="1483099F" w14:textId="74A25D7B"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3.34</w:t>
            </w:r>
          </w:p>
        </w:tc>
        <w:tc>
          <w:tcPr>
            <w:tcW w:w="479" w:type="pct"/>
            <w:tcBorders>
              <w:top w:val="single" w:sz="4" w:space="0" w:color="auto"/>
              <w:left w:val="single" w:sz="4" w:space="0" w:color="auto"/>
              <w:bottom w:val="single" w:sz="4" w:space="0" w:color="auto"/>
              <w:right w:val="single" w:sz="4" w:space="0" w:color="auto"/>
            </w:tcBorders>
          </w:tcPr>
          <w:p w14:paraId="0214C4AC" w14:textId="6CAC13F8"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5.0</w:t>
            </w:r>
            <w:r w:rsidR="000C574D">
              <w:rPr>
                <w:rFonts w:ascii="Arial" w:hAnsi="Arial" w:cs="Arial"/>
                <w:color w:val="auto"/>
              </w:rPr>
              <w:t>3</w:t>
            </w:r>
          </w:p>
        </w:tc>
        <w:tc>
          <w:tcPr>
            <w:tcW w:w="479" w:type="pct"/>
            <w:tcBorders>
              <w:top w:val="single" w:sz="4" w:space="0" w:color="auto"/>
              <w:left w:val="single" w:sz="4" w:space="0" w:color="auto"/>
              <w:bottom w:val="single" w:sz="4" w:space="0" w:color="auto"/>
              <w:right w:val="single" w:sz="4" w:space="0" w:color="auto"/>
            </w:tcBorders>
          </w:tcPr>
          <w:p w14:paraId="71C9BEE4" w14:textId="08416955"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6.6</w:t>
            </w:r>
            <w:r w:rsidR="000C574D">
              <w:rPr>
                <w:rFonts w:ascii="Arial" w:hAnsi="Arial" w:cs="Arial"/>
                <w:color w:val="auto"/>
              </w:rPr>
              <w:t>3</w:t>
            </w:r>
          </w:p>
        </w:tc>
        <w:tc>
          <w:tcPr>
            <w:tcW w:w="479" w:type="pct"/>
            <w:tcBorders>
              <w:top w:val="single" w:sz="4" w:space="0" w:color="auto"/>
              <w:left w:val="single" w:sz="4" w:space="0" w:color="auto"/>
              <w:bottom w:val="single" w:sz="4" w:space="0" w:color="auto"/>
              <w:right w:val="single" w:sz="4" w:space="0" w:color="auto"/>
            </w:tcBorders>
          </w:tcPr>
          <w:p w14:paraId="63AD2AD0" w14:textId="39BEB806"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w:t>
            </w:r>
            <w:r w:rsidR="000C574D">
              <w:rPr>
                <w:rFonts w:ascii="Arial" w:hAnsi="Arial" w:cs="Arial"/>
                <w:color w:val="auto"/>
              </w:rPr>
              <w:t>20</w:t>
            </w:r>
          </w:p>
        </w:tc>
        <w:tc>
          <w:tcPr>
            <w:tcW w:w="479" w:type="pct"/>
            <w:tcBorders>
              <w:top w:val="single" w:sz="4" w:space="0" w:color="auto"/>
              <w:left w:val="single" w:sz="4" w:space="0" w:color="auto"/>
              <w:bottom w:val="single" w:sz="4" w:space="0" w:color="auto"/>
              <w:right w:val="single" w:sz="4" w:space="0" w:color="auto"/>
            </w:tcBorders>
          </w:tcPr>
          <w:p w14:paraId="05505365" w14:textId="05C21E4C"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4.99</w:t>
            </w:r>
          </w:p>
        </w:tc>
        <w:tc>
          <w:tcPr>
            <w:tcW w:w="479" w:type="pct"/>
            <w:tcBorders>
              <w:top w:val="single" w:sz="4" w:space="0" w:color="auto"/>
              <w:left w:val="single" w:sz="4" w:space="0" w:color="auto"/>
              <w:bottom w:val="single" w:sz="4" w:space="0" w:color="auto"/>
              <w:right w:val="single" w:sz="4" w:space="0" w:color="auto"/>
            </w:tcBorders>
          </w:tcPr>
          <w:p w14:paraId="759BF765" w14:textId="60C1E2F6"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8.0</w:t>
            </w:r>
            <w:r w:rsidR="000C574D">
              <w:rPr>
                <w:rFonts w:ascii="Arial" w:hAnsi="Arial" w:cs="Arial"/>
                <w:color w:val="auto"/>
              </w:rPr>
              <w:t>6</w:t>
            </w:r>
          </w:p>
        </w:tc>
      </w:tr>
      <w:tr w:rsidR="00E96013" w:rsidRPr="00E66DFC" w14:paraId="05E85963"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661E3921" w14:textId="23EE1545" w:rsidR="00E96013" w:rsidRPr="002C0FC2" w:rsidRDefault="001037C3" w:rsidP="00F93B02">
            <w:pPr>
              <w:spacing w:line="360" w:lineRule="auto"/>
              <w:rPr>
                <w:rFonts w:cs="Arial"/>
                <w:b/>
                <w:color w:val="auto"/>
              </w:rPr>
            </w:pPr>
            <w:r w:rsidRPr="002C0FC2">
              <w:rPr>
                <w:rFonts w:cs="Arial"/>
                <w:b/>
                <w:color w:val="auto"/>
              </w:rPr>
              <w:t>Pr</w:t>
            </w:r>
            <w:r w:rsidR="000C574D">
              <w:rPr>
                <w:rFonts w:cs="Arial"/>
                <w:b/>
                <w:color w:val="auto"/>
              </w:rPr>
              <w:t>ismatic</w:t>
            </w:r>
          </w:p>
        </w:tc>
        <w:tc>
          <w:tcPr>
            <w:tcW w:w="479" w:type="pct"/>
            <w:tcBorders>
              <w:top w:val="single" w:sz="4" w:space="0" w:color="auto"/>
              <w:left w:val="single" w:sz="4" w:space="0" w:color="auto"/>
              <w:bottom w:val="single" w:sz="4" w:space="0" w:color="auto"/>
              <w:right w:val="single" w:sz="4" w:space="0" w:color="auto"/>
            </w:tcBorders>
          </w:tcPr>
          <w:p w14:paraId="308285C6" w14:textId="2087C026"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3.41</w:t>
            </w:r>
          </w:p>
        </w:tc>
        <w:tc>
          <w:tcPr>
            <w:tcW w:w="479" w:type="pct"/>
            <w:tcBorders>
              <w:top w:val="single" w:sz="4" w:space="0" w:color="auto"/>
              <w:left w:val="single" w:sz="4" w:space="0" w:color="auto"/>
              <w:bottom w:val="single" w:sz="4" w:space="0" w:color="auto"/>
              <w:right w:val="single" w:sz="4" w:space="0" w:color="auto"/>
            </w:tcBorders>
          </w:tcPr>
          <w:p w14:paraId="1A52CE28" w14:textId="7602C71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4.77</w:t>
            </w:r>
          </w:p>
        </w:tc>
        <w:tc>
          <w:tcPr>
            <w:tcW w:w="479" w:type="pct"/>
            <w:tcBorders>
              <w:top w:val="single" w:sz="4" w:space="0" w:color="auto"/>
              <w:left w:val="single" w:sz="4" w:space="0" w:color="auto"/>
              <w:bottom w:val="single" w:sz="4" w:space="0" w:color="auto"/>
              <w:right w:val="single" w:sz="4" w:space="0" w:color="auto"/>
            </w:tcBorders>
          </w:tcPr>
          <w:p w14:paraId="75BB841C" w14:textId="03FB9C70"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5.9</w:t>
            </w:r>
            <w:r w:rsidR="000C574D">
              <w:rPr>
                <w:rFonts w:ascii="Arial" w:hAnsi="Arial" w:cs="Arial"/>
                <w:color w:val="auto"/>
              </w:rPr>
              <w:t>3</w:t>
            </w:r>
          </w:p>
        </w:tc>
        <w:tc>
          <w:tcPr>
            <w:tcW w:w="479" w:type="pct"/>
            <w:tcBorders>
              <w:top w:val="single" w:sz="4" w:space="0" w:color="auto"/>
              <w:left w:val="single" w:sz="4" w:space="0" w:color="auto"/>
              <w:bottom w:val="single" w:sz="4" w:space="0" w:color="auto"/>
              <w:right w:val="single" w:sz="4" w:space="0" w:color="auto"/>
            </w:tcBorders>
          </w:tcPr>
          <w:p w14:paraId="35C80D20" w14:textId="51E1E698"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3.4</w:t>
            </w:r>
            <w:r w:rsidR="000C574D">
              <w:rPr>
                <w:rFonts w:ascii="Arial" w:hAnsi="Arial" w:cs="Arial"/>
                <w:color w:val="auto"/>
              </w:rPr>
              <w:t>9</w:t>
            </w:r>
          </w:p>
        </w:tc>
        <w:tc>
          <w:tcPr>
            <w:tcW w:w="479" w:type="pct"/>
            <w:tcBorders>
              <w:top w:val="single" w:sz="4" w:space="0" w:color="auto"/>
              <w:left w:val="single" w:sz="4" w:space="0" w:color="auto"/>
              <w:bottom w:val="single" w:sz="4" w:space="0" w:color="auto"/>
              <w:right w:val="single" w:sz="4" w:space="0" w:color="auto"/>
            </w:tcBorders>
          </w:tcPr>
          <w:p w14:paraId="56AC4E47" w14:textId="110B3AB1"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w:t>
            </w:r>
            <w:r w:rsidR="000C574D">
              <w:rPr>
                <w:rFonts w:ascii="Arial" w:hAnsi="Arial" w:cs="Arial"/>
                <w:color w:val="auto"/>
              </w:rPr>
              <w:t>20</w:t>
            </w:r>
          </w:p>
        </w:tc>
        <w:tc>
          <w:tcPr>
            <w:tcW w:w="479" w:type="pct"/>
            <w:tcBorders>
              <w:top w:val="single" w:sz="4" w:space="0" w:color="auto"/>
              <w:left w:val="single" w:sz="4" w:space="0" w:color="auto"/>
              <w:bottom w:val="single" w:sz="4" w:space="0" w:color="auto"/>
              <w:right w:val="single" w:sz="4" w:space="0" w:color="auto"/>
            </w:tcBorders>
          </w:tcPr>
          <w:p w14:paraId="2B43E8D7" w14:textId="3BC5DFA9"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6.7</w:t>
            </w:r>
            <w:r w:rsidR="000C574D">
              <w:rPr>
                <w:rFonts w:ascii="Arial" w:hAnsi="Arial" w:cs="Arial"/>
                <w:color w:val="auto"/>
              </w:rPr>
              <w:t>3</w:t>
            </w:r>
          </w:p>
        </w:tc>
        <w:tc>
          <w:tcPr>
            <w:tcW w:w="479" w:type="pct"/>
            <w:tcBorders>
              <w:top w:val="single" w:sz="4" w:space="0" w:color="auto"/>
              <w:left w:val="single" w:sz="4" w:space="0" w:color="auto"/>
              <w:bottom w:val="single" w:sz="4" w:space="0" w:color="auto"/>
              <w:right w:val="single" w:sz="4" w:space="0" w:color="auto"/>
            </w:tcBorders>
          </w:tcPr>
          <w:p w14:paraId="67483AEC" w14:textId="5C991106"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3.3</w:t>
            </w:r>
            <w:r w:rsidR="000C574D">
              <w:rPr>
                <w:rFonts w:ascii="Arial" w:hAnsi="Arial" w:cs="Arial"/>
                <w:color w:val="auto"/>
              </w:rPr>
              <w:t>5</w:t>
            </w:r>
          </w:p>
        </w:tc>
        <w:tc>
          <w:tcPr>
            <w:tcW w:w="479" w:type="pct"/>
            <w:tcBorders>
              <w:top w:val="single" w:sz="4" w:space="0" w:color="auto"/>
              <w:left w:val="single" w:sz="4" w:space="0" w:color="auto"/>
              <w:bottom w:val="single" w:sz="4" w:space="0" w:color="auto"/>
              <w:right w:val="single" w:sz="4" w:space="0" w:color="auto"/>
            </w:tcBorders>
          </w:tcPr>
          <w:p w14:paraId="59096020" w14:textId="07804F90"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5.1</w:t>
            </w:r>
            <w:r w:rsidR="000C574D">
              <w:rPr>
                <w:rFonts w:ascii="Arial" w:hAnsi="Arial" w:cs="Arial"/>
                <w:color w:val="auto"/>
              </w:rPr>
              <w:t>8</w:t>
            </w:r>
          </w:p>
        </w:tc>
        <w:tc>
          <w:tcPr>
            <w:tcW w:w="479" w:type="pct"/>
            <w:tcBorders>
              <w:top w:val="single" w:sz="4" w:space="0" w:color="auto"/>
              <w:left w:val="single" w:sz="4" w:space="0" w:color="auto"/>
              <w:bottom w:val="single" w:sz="4" w:space="0" w:color="auto"/>
              <w:right w:val="single" w:sz="4" w:space="0" w:color="auto"/>
            </w:tcBorders>
          </w:tcPr>
          <w:p w14:paraId="57B99725" w14:textId="2C555990"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8.3</w:t>
            </w:r>
            <w:r w:rsidR="000C574D">
              <w:rPr>
                <w:rFonts w:ascii="Arial" w:hAnsi="Arial" w:cs="Arial"/>
                <w:color w:val="auto"/>
              </w:rPr>
              <w:t>7</w:t>
            </w:r>
          </w:p>
        </w:tc>
      </w:tr>
      <w:tr w:rsidR="00E96013" w:rsidRPr="00E66DFC" w14:paraId="433A21B1"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3DB9D081" w14:textId="1C4DEA14" w:rsidR="00E96013" w:rsidRPr="002C0FC2" w:rsidRDefault="001037C3" w:rsidP="00F93B02">
            <w:pPr>
              <w:spacing w:line="360" w:lineRule="auto"/>
              <w:rPr>
                <w:rFonts w:cs="Arial"/>
                <w:b/>
                <w:color w:val="auto"/>
              </w:rPr>
            </w:pPr>
            <w:r w:rsidRPr="002C0FC2">
              <w:rPr>
                <w:rFonts w:cs="Arial"/>
                <w:b/>
                <w:color w:val="auto"/>
              </w:rPr>
              <w:t>Po</w:t>
            </w:r>
            <w:r w:rsidR="000C574D">
              <w:rPr>
                <w:rFonts w:cs="Arial"/>
                <w:b/>
                <w:color w:val="auto"/>
              </w:rPr>
              <w:t>uch</w:t>
            </w:r>
          </w:p>
        </w:tc>
        <w:tc>
          <w:tcPr>
            <w:tcW w:w="479" w:type="pct"/>
            <w:tcBorders>
              <w:top w:val="single" w:sz="4" w:space="0" w:color="auto"/>
              <w:left w:val="single" w:sz="4" w:space="0" w:color="auto"/>
              <w:bottom w:val="single" w:sz="4" w:space="0" w:color="auto"/>
              <w:right w:val="single" w:sz="4" w:space="0" w:color="auto"/>
            </w:tcBorders>
          </w:tcPr>
          <w:p w14:paraId="1C80BEC8" w14:textId="4131D41D"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1.97</w:t>
            </w:r>
          </w:p>
        </w:tc>
        <w:tc>
          <w:tcPr>
            <w:tcW w:w="479" w:type="pct"/>
            <w:tcBorders>
              <w:top w:val="single" w:sz="4" w:space="0" w:color="auto"/>
              <w:left w:val="single" w:sz="4" w:space="0" w:color="auto"/>
              <w:bottom w:val="single" w:sz="4" w:space="0" w:color="auto"/>
              <w:right w:val="single" w:sz="4" w:space="0" w:color="auto"/>
            </w:tcBorders>
          </w:tcPr>
          <w:p w14:paraId="1223B0F0" w14:textId="0E7F1B2E"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3.8</w:t>
            </w:r>
            <w:r w:rsidR="000C574D">
              <w:rPr>
                <w:rFonts w:ascii="Arial" w:hAnsi="Arial" w:cs="Arial"/>
                <w:color w:val="auto"/>
              </w:rPr>
              <w:t>1</w:t>
            </w:r>
          </w:p>
        </w:tc>
        <w:tc>
          <w:tcPr>
            <w:tcW w:w="479" w:type="pct"/>
            <w:tcBorders>
              <w:top w:val="single" w:sz="4" w:space="0" w:color="auto"/>
              <w:left w:val="single" w:sz="4" w:space="0" w:color="auto"/>
              <w:bottom w:val="single" w:sz="4" w:space="0" w:color="auto"/>
              <w:right w:val="single" w:sz="4" w:space="0" w:color="auto"/>
            </w:tcBorders>
          </w:tcPr>
          <w:p w14:paraId="7E479617" w14:textId="52DB6F10"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5.12</w:t>
            </w:r>
          </w:p>
        </w:tc>
        <w:tc>
          <w:tcPr>
            <w:tcW w:w="479" w:type="pct"/>
            <w:tcBorders>
              <w:top w:val="single" w:sz="4" w:space="0" w:color="auto"/>
              <w:left w:val="single" w:sz="4" w:space="0" w:color="auto"/>
              <w:bottom w:val="single" w:sz="4" w:space="0" w:color="auto"/>
              <w:right w:val="single" w:sz="4" w:space="0" w:color="auto"/>
            </w:tcBorders>
          </w:tcPr>
          <w:p w14:paraId="1B55E552" w14:textId="26A81E6A"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2.0</w:t>
            </w:r>
            <w:r w:rsidR="000C574D">
              <w:rPr>
                <w:rFonts w:ascii="Arial" w:hAnsi="Arial" w:cs="Arial"/>
                <w:color w:val="auto"/>
              </w:rPr>
              <w:t>2</w:t>
            </w:r>
          </w:p>
        </w:tc>
        <w:tc>
          <w:tcPr>
            <w:tcW w:w="479" w:type="pct"/>
            <w:tcBorders>
              <w:top w:val="single" w:sz="4" w:space="0" w:color="auto"/>
              <w:left w:val="single" w:sz="4" w:space="0" w:color="auto"/>
              <w:bottom w:val="single" w:sz="4" w:space="0" w:color="auto"/>
              <w:right w:val="single" w:sz="4" w:space="0" w:color="auto"/>
            </w:tcBorders>
          </w:tcPr>
          <w:p w14:paraId="494B4318" w14:textId="6DAFC2B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3.7</w:t>
            </w:r>
            <w:r w:rsidR="000C574D">
              <w:rPr>
                <w:rFonts w:ascii="Arial" w:hAnsi="Arial" w:cs="Arial"/>
                <w:color w:val="auto"/>
              </w:rPr>
              <w:t>6</w:t>
            </w:r>
          </w:p>
        </w:tc>
        <w:tc>
          <w:tcPr>
            <w:tcW w:w="479" w:type="pct"/>
            <w:tcBorders>
              <w:top w:val="single" w:sz="4" w:space="0" w:color="auto"/>
              <w:left w:val="single" w:sz="4" w:space="0" w:color="auto"/>
              <w:bottom w:val="single" w:sz="4" w:space="0" w:color="auto"/>
              <w:right w:val="single" w:sz="4" w:space="0" w:color="auto"/>
            </w:tcBorders>
          </w:tcPr>
          <w:p w14:paraId="6759D46C" w14:textId="1078E77C"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5.21</w:t>
            </w:r>
          </w:p>
        </w:tc>
        <w:tc>
          <w:tcPr>
            <w:tcW w:w="479" w:type="pct"/>
            <w:tcBorders>
              <w:top w:val="single" w:sz="4" w:space="0" w:color="auto"/>
              <w:left w:val="single" w:sz="4" w:space="0" w:color="auto"/>
              <w:bottom w:val="single" w:sz="4" w:space="0" w:color="auto"/>
              <w:right w:val="single" w:sz="4" w:space="0" w:color="auto"/>
            </w:tcBorders>
          </w:tcPr>
          <w:p w14:paraId="7C3711DE" w14:textId="1CCA4D4D"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1.7</w:t>
            </w:r>
            <w:r w:rsidR="000C574D">
              <w:rPr>
                <w:rFonts w:ascii="Arial" w:hAnsi="Arial" w:cs="Arial"/>
                <w:color w:val="auto"/>
              </w:rPr>
              <w:t>8</w:t>
            </w:r>
          </w:p>
        </w:tc>
        <w:tc>
          <w:tcPr>
            <w:tcW w:w="479" w:type="pct"/>
            <w:tcBorders>
              <w:top w:val="single" w:sz="4" w:space="0" w:color="auto"/>
              <w:left w:val="single" w:sz="4" w:space="0" w:color="auto"/>
              <w:bottom w:val="single" w:sz="4" w:space="0" w:color="auto"/>
              <w:right w:val="single" w:sz="4" w:space="0" w:color="auto"/>
            </w:tcBorders>
          </w:tcPr>
          <w:p w14:paraId="67B55B4C" w14:textId="1C300DF7"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3.74</w:t>
            </w:r>
          </w:p>
        </w:tc>
        <w:tc>
          <w:tcPr>
            <w:tcW w:w="479" w:type="pct"/>
            <w:tcBorders>
              <w:top w:val="single" w:sz="4" w:space="0" w:color="auto"/>
              <w:left w:val="single" w:sz="4" w:space="0" w:color="auto"/>
              <w:bottom w:val="single" w:sz="4" w:space="0" w:color="auto"/>
              <w:right w:val="single" w:sz="4" w:space="0" w:color="auto"/>
            </w:tcBorders>
          </w:tcPr>
          <w:p w14:paraId="337C50F2" w14:textId="52BDEDFA"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5.15</w:t>
            </w:r>
          </w:p>
        </w:tc>
      </w:tr>
      <w:tr w:rsidR="00E96013" w:rsidRPr="00E66DFC" w14:paraId="20005E04" w14:textId="77777777" w:rsidTr="00B17895">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14:paraId="282B4B9C" w14:textId="77777777" w:rsidR="00E96013" w:rsidRPr="00D16294" w:rsidRDefault="00E96013" w:rsidP="00F93B02">
            <w:pPr>
              <w:spacing w:line="360" w:lineRule="auto"/>
              <w:jc w:val="center"/>
              <w:rPr>
                <w:rFonts w:cs="Arial"/>
                <w:b/>
                <w:bCs/>
                <w:i/>
                <w:color w:val="auto"/>
              </w:rPr>
            </w:pPr>
            <w:r w:rsidRPr="00D16294">
              <w:rPr>
                <w:rStyle w:val="SubtleEmphasis"/>
                <w:rFonts w:cs="Arial"/>
                <w:b/>
                <w:bCs/>
                <w:i w:val="0"/>
                <w:color w:val="auto"/>
              </w:rPr>
              <w:t xml:space="preserve">Discharging pulse for cells at </w:t>
            </w:r>
            <w:r w:rsidRPr="00735EC1">
              <w:rPr>
                <w:rFonts w:cs="Arial"/>
                <w:b/>
                <w:bCs/>
                <w:color w:val="auto"/>
              </w:rPr>
              <w:t>5°C/0.3C</w:t>
            </w:r>
          </w:p>
        </w:tc>
      </w:tr>
      <w:tr w:rsidR="00E96013" w:rsidRPr="00E66DFC" w14:paraId="797B45D7"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492377B9" w14:textId="7B096E6D" w:rsidR="00E96013" w:rsidRPr="002C0FC2" w:rsidRDefault="001037C3" w:rsidP="00F93B02">
            <w:pPr>
              <w:spacing w:line="360" w:lineRule="auto"/>
              <w:rPr>
                <w:rFonts w:cs="Arial"/>
                <w:b/>
                <w:color w:val="auto"/>
              </w:rPr>
            </w:pPr>
            <w:r w:rsidRPr="002C0FC2">
              <w:rPr>
                <w:rFonts w:cs="Arial"/>
                <w:b/>
                <w:color w:val="auto"/>
              </w:rPr>
              <w:t>Cy</w:t>
            </w:r>
            <w:r w:rsidR="000C574D">
              <w:rPr>
                <w:rFonts w:cs="Arial"/>
                <w:b/>
                <w:color w:val="auto"/>
              </w:rPr>
              <w:t>lindrical</w:t>
            </w:r>
          </w:p>
        </w:tc>
        <w:tc>
          <w:tcPr>
            <w:tcW w:w="479" w:type="pct"/>
            <w:tcBorders>
              <w:top w:val="single" w:sz="4" w:space="0" w:color="auto"/>
              <w:left w:val="single" w:sz="4" w:space="0" w:color="auto"/>
              <w:bottom w:val="single" w:sz="4" w:space="0" w:color="auto"/>
              <w:right w:val="single" w:sz="4" w:space="0" w:color="auto"/>
            </w:tcBorders>
          </w:tcPr>
          <w:p w14:paraId="70B4DDDA" w14:textId="7D7622DA" w:rsidR="00E96013" w:rsidRPr="00E66DFC" w:rsidRDefault="000C574D" w:rsidP="00F93B02">
            <w:pPr>
              <w:pStyle w:val="DecimalAligned"/>
              <w:spacing w:line="360" w:lineRule="auto"/>
              <w:rPr>
                <w:rFonts w:ascii="Arial" w:hAnsi="Arial" w:cs="Arial"/>
                <w:color w:val="auto"/>
              </w:rPr>
            </w:pPr>
            <w:r>
              <w:rPr>
                <w:rFonts w:ascii="Arial" w:hAnsi="Arial" w:cs="Arial"/>
                <w:color w:val="auto"/>
              </w:rPr>
              <w:t>3.74</w:t>
            </w:r>
          </w:p>
        </w:tc>
        <w:tc>
          <w:tcPr>
            <w:tcW w:w="479" w:type="pct"/>
            <w:tcBorders>
              <w:top w:val="single" w:sz="4" w:space="0" w:color="auto"/>
              <w:left w:val="single" w:sz="4" w:space="0" w:color="auto"/>
              <w:bottom w:val="single" w:sz="4" w:space="0" w:color="auto"/>
              <w:right w:val="single" w:sz="4" w:space="0" w:color="auto"/>
            </w:tcBorders>
          </w:tcPr>
          <w:p w14:paraId="65AFF8BE" w14:textId="4F6F29C7" w:rsidR="00E96013" w:rsidRPr="00E66DFC" w:rsidRDefault="000C574D" w:rsidP="00F93B02">
            <w:pPr>
              <w:pStyle w:val="DecimalAligned"/>
              <w:spacing w:line="360" w:lineRule="auto"/>
              <w:rPr>
                <w:rFonts w:ascii="Arial" w:hAnsi="Arial" w:cs="Arial"/>
                <w:color w:val="auto"/>
              </w:rPr>
            </w:pPr>
            <w:r>
              <w:rPr>
                <w:rFonts w:ascii="Arial" w:hAnsi="Arial" w:cs="Arial"/>
                <w:color w:val="auto"/>
              </w:rPr>
              <w:t>7.30</w:t>
            </w:r>
          </w:p>
        </w:tc>
        <w:tc>
          <w:tcPr>
            <w:tcW w:w="479" w:type="pct"/>
            <w:tcBorders>
              <w:top w:val="single" w:sz="4" w:space="0" w:color="auto"/>
              <w:left w:val="single" w:sz="4" w:space="0" w:color="auto"/>
              <w:bottom w:val="single" w:sz="4" w:space="0" w:color="auto"/>
              <w:right w:val="single" w:sz="4" w:space="0" w:color="auto"/>
            </w:tcBorders>
          </w:tcPr>
          <w:p w14:paraId="2AE6774D" w14:textId="77777777" w:rsidR="00E96013" w:rsidRPr="00E66DFC" w:rsidRDefault="00E96013" w:rsidP="00F93B02">
            <w:pPr>
              <w:pStyle w:val="DecimalAligned"/>
              <w:spacing w:line="360" w:lineRule="auto"/>
              <w:rPr>
                <w:rFonts w:ascii="Arial" w:hAnsi="Arial" w:cs="Arial"/>
                <w:color w:val="auto"/>
              </w:rPr>
            </w:pPr>
            <w:r>
              <w:rPr>
                <w:rFonts w:ascii="Arial" w:hAnsi="Arial" w:cs="Arial"/>
                <w:color w:val="auto"/>
              </w:rPr>
              <w:t>12.29</w:t>
            </w:r>
          </w:p>
        </w:tc>
        <w:tc>
          <w:tcPr>
            <w:tcW w:w="479" w:type="pct"/>
            <w:tcBorders>
              <w:top w:val="single" w:sz="4" w:space="0" w:color="auto"/>
              <w:left w:val="single" w:sz="4" w:space="0" w:color="auto"/>
              <w:bottom w:val="single" w:sz="4" w:space="0" w:color="auto"/>
              <w:right w:val="single" w:sz="4" w:space="0" w:color="auto"/>
            </w:tcBorders>
          </w:tcPr>
          <w:p w14:paraId="667B9C7D" w14:textId="41C8CD7B" w:rsidR="00E96013" w:rsidRPr="00E66DFC" w:rsidRDefault="000C574D" w:rsidP="00F93B02">
            <w:pPr>
              <w:pStyle w:val="DecimalAligned"/>
              <w:spacing w:line="360" w:lineRule="auto"/>
              <w:rPr>
                <w:rFonts w:ascii="Arial" w:hAnsi="Arial" w:cs="Arial"/>
                <w:color w:val="auto"/>
              </w:rPr>
            </w:pPr>
            <w:r>
              <w:rPr>
                <w:rFonts w:ascii="Arial" w:hAnsi="Arial" w:cs="Arial"/>
                <w:color w:val="auto"/>
              </w:rPr>
              <w:t>3.38</w:t>
            </w:r>
          </w:p>
        </w:tc>
        <w:tc>
          <w:tcPr>
            <w:tcW w:w="479" w:type="pct"/>
            <w:tcBorders>
              <w:top w:val="single" w:sz="4" w:space="0" w:color="auto"/>
              <w:left w:val="single" w:sz="4" w:space="0" w:color="auto"/>
              <w:bottom w:val="single" w:sz="4" w:space="0" w:color="auto"/>
              <w:right w:val="single" w:sz="4" w:space="0" w:color="auto"/>
            </w:tcBorders>
          </w:tcPr>
          <w:p w14:paraId="2F2F473F" w14:textId="10FEFD03" w:rsidR="00E96013" w:rsidRPr="00E66DFC" w:rsidRDefault="000C574D" w:rsidP="00F93B02">
            <w:pPr>
              <w:pStyle w:val="DecimalAligned"/>
              <w:spacing w:line="360" w:lineRule="auto"/>
              <w:rPr>
                <w:rFonts w:ascii="Arial" w:hAnsi="Arial" w:cs="Arial"/>
                <w:color w:val="auto"/>
              </w:rPr>
            </w:pPr>
            <w:r>
              <w:rPr>
                <w:rFonts w:ascii="Arial" w:hAnsi="Arial" w:cs="Arial"/>
                <w:color w:val="auto"/>
              </w:rPr>
              <w:t>4.69</w:t>
            </w:r>
          </w:p>
        </w:tc>
        <w:tc>
          <w:tcPr>
            <w:tcW w:w="479" w:type="pct"/>
            <w:tcBorders>
              <w:top w:val="single" w:sz="4" w:space="0" w:color="auto"/>
              <w:left w:val="single" w:sz="4" w:space="0" w:color="auto"/>
              <w:bottom w:val="single" w:sz="4" w:space="0" w:color="auto"/>
              <w:right w:val="single" w:sz="4" w:space="0" w:color="auto"/>
            </w:tcBorders>
          </w:tcPr>
          <w:p w14:paraId="43CCFB93" w14:textId="2FB74803" w:rsidR="00E96013" w:rsidRPr="00E66DFC" w:rsidRDefault="000C574D" w:rsidP="00F93B02">
            <w:pPr>
              <w:pStyle w:val="DecimalAligned"/>
              <w:spacing w:line="360" w:lineRule="auto"/>
              <w:rPr>
                <w:rFonts w:ascii="Arial" w:hAnsi="Arial" w:cs="Arial"/>
                <w:color w:val="auto"/>
              </w:rPr>
            </w:pPr>
            <w:r>
              <w:rPr>
                <w:rFonts w:ascii="Arial" w:hAnsi="Arial" w:cs="Arial"/>
                <w:color w:val="auto"/>
              </w:rPr>
              <w:t>5.91</w:t>
            </w:r>
          </w:p>
        </w:tc>
        <w:tc>
          <w:tcPr>
            <w:tcW w:w="479" w:type="pct"/>
            <w:tcBorders>
              <w:top w:val="single" w:sz="4" w:space="0" w:color="auto"/>
              <w:left w:val="single" w:sz="4" w:space="0" w:color="auto"/>
              <w:bottom w:val="single" w:sz="4" w:space="0" w:color="auto"/>
              <w:right w:val="single" w:sz="4" w:space="0" w:color="auto"/>
            </w:tcBorders>
          </w:tcPr>
          <w:p w14:paraId="29DC1F61" w14:textId="10F44AE4" w:rsidR="00E96013" w:rsidRPr="00E66DFC" w:rsidRDefault="000C574D" w:rsidP="00F93B02">
            <w:pPr>
              <w:pStyle w:val="DecimalAligned"/>
              <w:spacing w:line="360" w:lineRule="auto"/>
              <w:rPr>
                <w:rFonts w:ascii="Arial" w:hAnsi="Arial" w:cs="Arial"/>
                <w:color w:val="auto"/>
              </w:rPr>
            </w:pPr>
            <w:r>
              <w:rPr>
                <w:rFonts w:ascii="Arial" w:hAnsi="Arial" w:cs="Arial"/>
                <w:color w:val="auto"/>
              </w:rPr>
              <w:t>3.22</w:t>
            </w:r>
          </w:p>
        </w:tc>
        <w:tc>
          <w:tcPr>
            <w:tcW w:w="479" w:type="pct"/>
            <w:tcBorders>
              <w:top w:val="single" w:sz="4" w:space="0" w:color="auto"/>
              <w:left w:val="single" w:sz="4" w:space="0" w:color="auto"/>
              <w:bottom w:val="single" w:sz="4" w:space="0" w:color="auto"/>
              <w:right w:val="single" w:sz="4" w:space="0" w:color="auto"/>
            </w:tcBorders>
          </w:tcPr>
          <w:p w14:paraId="7CAC9211" w14:textId="256DA194" w:rsidR="00E96013" w:rsidRPr="00E66DFC" w:rsidRDefault="000C574D" w:rsidP="00F93B02">
            <w:pPr>
              <w:pStyle w:val="DecimalAligned"/>
              <w:spacing w:line="360" w:lineRule="auto"/>
              <w:rPr>
                <w:rFonts w:ascii="Arial" w:hAnsi="Arial" w:cs="Arial"/>
                <w:color w:val="auto"/>
              </w:rPr>
            </w:pPr>
            <w:r>
              <w:rPr>
                <w:rFonts w:ascii="Arial" w:hAnsi="Arial" w:cs="Arial"/>
                <w:color w:val="auto"/>
              </w:rPr>
              <w:t>4.45</w:t>
            </w:r>
          </w:p>
        </w:tc>
        <w:tc>
          <w:tcPr>
            <w:tcW w:w="479" w:type="pct"/>
            <w:tcBorders>
              <w:top w:val="single" w:sz="4" w:space="0" w:color="auto"/>
              <w:left w:val="single" w:sz="4" w:space="0" w:color="auto"/>
              <w:bottom w:val="single" w:sz="4" w:space="0" w:color="auto"/>
              <w:right w:val="single" w:sz="4" w:space="0" w:color="auto"/>
            </w:tcBorders>
          </w:tcPr>
          <w:p w14:paraId="036CA179" w14:textId="14AC2005" w:rsidR="00E96013" w:rsidRPr="00E66DFC" w:rsidRDefault="000C574D" w:rsidP="00F93B02">
            <w:pPr>
              <w:pStyle w:val="DecimalAligned"/>
              <w:spacing w:line="360" w:lineRule="auto"/>
              <w:rPr>
                <w:rFonts w:ascii="Arial" w:hAnsi="Arial" w:cs="Arial"/>
                <w:color w:val="auto"/>
              </w:rPr>
            </w:pPr>
            <w:r>
              <w:rPr>
                <w:rFonts w:ascii="Arial" w:hAnsi="Arial" w:cs="Arial"/>
                <w:color w:val="auto"/>
              </w:rPr>
              <w:t>5.53</w:t>
            </w:r>
          </w:p>
        </w:tc>
      </w:tr>
      <w:tr w:rsidR="00E96013" w:rsidRPr="00E66DFC" w14:paraId="61C3460B" w14:textId="77777777" w:rsidTr="00B17895">
        <w:trPr>
          <w:jc w:val="center"/>
        </w:trPr>
        <w:tc>
          <w:tcPr>
            <w:tcW w:w="691" w:type="pct"/>
            <w:tcBorders>
              <w:top w:val="single" w:sz="4" w:space="0" w:color="auto"/>
              <w:left w:val="single" w:sz="4" w:space="0" w:color="auto"/>
              <w:bottom w:val="single" w:sz="4" w:space="0" w:color="auto"/>
              <w:right w:val="single" w:sz="4" w:space="0" w:color="auto"/>
            </w:tcBorders>
            <w:noWrap/>
          </w:tcPr>
          <w:p w14:paraId="093353BA" w14:textId="76B8CB02" w:rsidR="00E96013" w:rsidRPr="002C0FC2" w:rsidRDefault="001037C3" w:rsidP="00F93B02">
            <w:pPr>
              <w:spacing w:line="360" w:lineRule="auto"/>
              <w:rPr>
                <w:rFonts w:cs="Arial"/>
                <w:b/>
                <w:color w:val="auto"/>
              </w:rPr>
            </w:pPr>
            <w:r w:rsidRPr="002C0FC2">
              <w:rPr>
                <w:rFonts w:cs="Arial"/>
                <w:b/>
                <w:color w:val="auto"/>
              </w:rPr>
              <w:t>Pr</w:t>
            </w:r>
            <w:r w:rsidR="000C574D">
              <w:rPr>
                <w:rFonts w:cs="Arial"/>
                <w:b/>
                <w:color w:val="auto"/>
              </w:rPr>
              <w:t>ismatic</w:t>
            </w:r>
          </w:p>
        </w:tc>
        <w:tc>
          <w:tcPr>
            <w:tcW w:w="479" w:type="pct"/>
            <w:tcBorders>
              <w:top w:val="single" w:sz="4" w:space="0" w:color="auto"/>
              <w:left w:val="single" w:sz="4" w:space="0" w:color="auto"/>
              <w:bottom w:val="single" w:sz="4" w:space="0" w:color="auto"/>
              <w:right w:val="single" w:sz="4" w:space="0" w:color="auto"/>
            </w:tcBorders>
          </w:tcPr>
          <w:p w14:paraId="111FBB8C" w14:textId="28AD1E9C" w:rsidR="00E96013" w:rsidRPr="00E66DFC" w:rsidRDefault="000C574D" w:rsidP="00F93B02">
            <w:pPr>
              <w:pStyle w:val="DecimalAligned"/>
              <w:spacing w:line="360" w:lineRule="auto"/>
              <w:rPr>
                <w:rFonts w:ascii="Arial" w:hAnsi="Arial" w:cs="Arial"/>
                <w:color w:val="auto"/>
              </w:rPr>
            </w:pPr>
            <w:r>
              <w:rPr>
                <w:rFonts w:ascii="Arial" w:hAnsi="Arial" w:cs="Arial"/>
                <w:color w:val="auto"/>
              </w:rPr>
              <w:t>3.79</w:t>
            </w:r>
          </w:p>
        </w:tc>
        <w:tc>
          <w:tcPr>
            <w:tcW w:w="479" w:type="pct"/>
            <w:tcBorders>
              <w:top w:val="single" w:sz="4" w:space="0" w:color="auto"/>
              <w:left w:val="single" w:sz="4" w:space="0" w:color="auto"/>
              <w:bottom w:val="single" w:sz="4" w:space="0" w:color="auto"/>
              <w:right w:val="single" w:sz="4" w:space="0" w:color="auto"/>
            </w:tcBorders>
          </w:tcPr>
          <w:p w14:paraId="096AAD73" w14:textId="3B00C926" w:rsidR="00E96013" w:rsidRPr="00E66DFC" w:rsidRDefault="000C574D" w:rsidP="00F93B02">
            <w:pPr>
              <w:pStyle w:val="DecimalAligned"/>
              <w:spacing w:line="360" w:lineRule="auto"/>
              <w:rPr>
                <w:rFonts w:ascii="Arial" w:hAnsi="Arial" w:cs="Arial"/>
                <w:color w:val="auto"/>
              </w:rPr>
            </w:pPr>
            <w:r>
              <w:rPr>
                <w:rFonts w:ascii="Arial" w:hAnsi="Arial" w:cs="Arial"/>
                <w:color w:val="auto"/>
              </w:rPr>
              <w:t>6.54</w:t>
            </w:r>
          </w:p>
        </w:tc>
        <w:tc>
          <w:tcPr>
            <w:tcW w:w="479" w:type="pct"/>
            <w:tcBorders>
              <w:top w:val="single" w:sz="4" w:space="0" w:color="auto"/>
              <w:left w:val="single" w:sz="4" w:space="0" w:color="auto"/>
              <w:bottom w:val="single" w:sz="4" w:space="0" w:color="auto"/>
              <w:right w:val="single" w:sz="4" w:space="0" w:color="auto"/>
            </w:tcBorders>
          </w:tcPr>
          <w:p w14:paraId="5C8CC21C" w14:textId="6A5873AE"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9.6</w:t>
            </w:r>
            <w:r w:rsidR="000C574D">
              <w:rPr>
                <w:rFonts w:ascii="Arial" w:hAnsi="Arial" w:cs="Arial"/>
                <w:color w:val="auto"/>
              </w:rPr>
              <w:t>2</w:t>
            </w:r>
          </w:p>
        </w:tc>
        <w:tc>
          <w:tcPr>
            <w:tcW w:w="479" w:type="pct"/>
            <w:tcBorders>
              <w:top w:val="single" w:sz="4" w:space="0" w:color="auto"/>
              <w:left w:val="single" w:sz="4" w:space="0" w:color="auto"/>
              <w:bottom w:val="single" w:sz="4" w:space="0" w:color="auto"/>
              <w:right w:val="single" w:sz="4" w:space="0" w:color="auto"/>
            </w:tcBorders>
          </w:tcPr>
          <w:p w14:paraId="1EFF81E4" w14:textId="4F0C7729" w:rsidR="00E96013" w:rsidRPr="00E66DFC" w:rsidRDefault="000C574D" w:rsidP="00F93B02">
            <w:pPr>
              <w:pStyle w:val="DecimalAligned"/>
              <w:spacing w:line="360" w:lineRule="auto"/>
              <w:rPr>
                <w:rFonts w:ascii="Arial" w:hAnsi="Arial" w:cs="Arial"/>
                <w:color w:val="auto"/>
              </w:rPr>
            </w:pPr>
            <w:r>
              <w:rPr>
                <w:rFonts w:ascii="Arial" w:hAnsi="Arial" w:cs="Arial"/>
                <w:color w:val="auto"/>
              </w:rPr>
              <w:t>3.52</w:t>
            </w:r>
          </w:p>
        </w:tc>
        <w:tc>
          <w:tcPr>
            <w:tcW w:w="479" w:type="pct"/>
            <w:tcBorders>
              <w:top w:val="single" w:sz="4" w:space="0" w:color="auto"/>
              <w:left w:val="single" w:sz="4" w:space="0" w:color="auto"/>
              <w:bottom w:val="single" w:sz="4" w:space="0" w:color="auto"/>
              <w:right w:val="single" w:sz="4" w:space="0" w:color="auto"/>
            </w:tcBorders>
          </w:tcPr>
          <w:p w14:paraId="4B26D9E0" w14:textId="18265BF8" w:rsidR="00E96013" w:rsidRPr="00E66DFC" w:rsidRDefault="000C574D" w:rsidP="00F93B02">
            <w:pPr>
              <w:pStyle w:val="DecimalAligned"/>
              <w:spacing w:line="360" w:lineRule="auto"/>
              <w:rPr>
                <w:rFonts w:ascii="Arial" w:hAnsi="Arial" w:cs="Arial"/>
                <w:color w:val="auto"/>
              </w:rPr>
            </w:pPr>
            <w:r>
              <w:rPr>
                <w:rFonts w:ascii="Arial" w:hAnsi="Arial" w:cs="Arial"/>
                <w:color w:val="auto"/>
              </w:rPr>
              <w:t>4.76</w:t>
            </w:r>
          </w:p>
        </w:tc>
        <w:tc>
          <w:tcPr>
            <w:tcW w:w="479" w:type="pct"/>
            <w:tcBorders>
              <w:top w:val="single" w:sz="4" w:space="0" w:color="auto"/>
              <w:left w:val="single" w:sz="4" w:space="0" w:color="auto"/>
              <w:bottom w:val="single" w:sz="4" w:space="0" w:color="auto"/>
              <w:right w:val="single" w:sz="4" w:space="0" w:color="auto"/>
            </w:tcBorders>
          </w:tcPr>
          <w:p w14:paraId="2C813C3F" w14:textId="6263AB4F" w:rsidR="00E96013" w:rsidRPr="00E66DFC" w:rsidRDefault="00E96013" w:rsidP="00F93B02">
            <w:pPr>
              <w:pStyle w:val="DecimalAligned"/>
              <w:spacing w:line="360" w:lineRule="auto"/>
              <w:rPr>
                <w:rFonts w:ascii="Arial" w:hAnsi="Arial" w:cs="Arial"/>
                <w:color w:val="auto"/>
              </w:rPr>
            </w:pPr>
            <w:r w:rsidRPr="00E66DFC">
              <w:rPr>
                <w:rFonts w:ascii="Arial" w:hAnsi="Arial" w:cs="Arial"/>
                <w:color w:val="auto"/>
              </w:rPr>
              <w:t>5.9</w:t>
            </w:r>
            <w:r w:rsidR="000C574D">
              <w:rPr>
                <w:rFonts w:ascii="Arial" w:hAnsi="Arial" w:cs="Arial"/>
                <w:color w:val="auto"/>
              </w:rPr>
              <w:t>3</w:t>
            </w:r>
          </w:p>
        </w:tc>
        <w:tc>
          <w:tcPr>
            <w:tcW w:w="479" w:type="pct"/>
            <w:tcBorders>
              <w:top w:val="single" w:sz="4" w:space="0" w:color="auto"/>
              <w:left w:val="single" w:sz="4" w:space="0" w:color="auto"/>
              <w:bottom w:val="single" w:sz="4" w:space="0" w:color="auto"/>
              <w:right w:val="single" w:sz="4" w:space="0" w:color="auto"/>
            </w:tcBorders>
          </w:tcPr>
          <w:p w14:paraId="74F0F681" w14:textId="1863829E" w:rsidR="00E96013" w:rsidRPr="00E66DFC" w:rsidRDefault="000C574D" w:rsidP="00F93B02">
            <w:pPr>
              <w:pStyle w:val="DecimalAligned"/>
              <w:spacing w:line="360" w:lineRule="auto"/>
              <w:rPr>
                <w:rFonts w:ascii="Arial" w:hAnsi="Arial" w:cs="Arial"/>
                <w:color w:val="auto"/>
              </w:rPr>
            </w:pPr>
            <w:r>
              <w:rPr>
                <w:rFonts w:ascii="Arial" w:hAnsi="Arial" w:cs="Arial"/>
                <w:color w:val="auto"/>
              </w:rPr>
              <w:t>3.41</w:t>
            </w:r>
          </w:p>
        </w:tc>
        <w:tc>
          <w:tcPr>
            <w:tcW w:w="479" w:type="pct"/>
            <w:tcBorders>
              <w:top w:val="single" w:sz="4" w:space="0" w:color="auto"/>
              <w:left w:val="single" w:sz="4" w:space="0" w:color="auto"/>
              <w:bottom w:val="single" w:sz="4" w:space="0" w:color="auto"/>
              <w:right w:val="single" w:sz="4" w:space="0" w:color="auto"/>
            </w:tcBorders>
          </w:tcPr>
          <w:p w14:paraId="5B2DA6DA" w14:textId="08A7ED35" w:rsidR="00E96013" w:rsidRPr="00E66DFC" w:rsidRDefault="000C574D" w:rsidP="00F93B02">
            <w:pPr>
              <w:pStyle w:val="DecimalAligned"/>
              <w:spacing w:line="360" w:lineRule="auto"/>
              <w:rPr>
                <w:rFonts w:ascii="Arial" w:hAnsi="Arial" w:cs="Arial"/>
                <w:color w:val="auto"/>
              </w:rPr>
            </w:pPr>
            <w:r>
              <w:rPr>
                <w:rFonts w:ascii="Arial" w:hAnsi="Arial" w:cs="Arial"/>
                <w:color w:val="auto"/>
              </w:rPr>
              <w:t>4.56</w:t>
            </w:r>
          </w:p>
        </w:tc>
        <w:tc>
          <w:tcPr>
            <w:tcW w:w="479" w:type="pct"/>
            <w:tcBorders>
              <w:top w:val="single" w:sz="4" w:space="0" w:color="auto"/>
              <w:left w:val="single" w:sz="4" w:space="0" w:color="auto"/>
              <w:bottom w:val="single" w:sz="4" w:space="0" w:color="auto"/>
              <w:right w:val="single" w:sz="4" w:space="0" w:color="auto"/>
            </w:tcBorders>
          </w:tcPr>
          <w:p w14:paraId="0166D9EF" w14:textId="3BB58D0B" w:rsidR="00E96013" w:rsidRPr="00E66DFC" w:rsidRDefault="000C574D" w:rsidP="00F93B02">
            <w:pPr>
              <w:pStyle w:val="DecimalAligned"/>
              <w:spacing w:line="360" w:lineRule="auto"/>
              <w:rPr>
                <w:rFonts w:ascii="Arial" w:hAnsi="Arial" w:cs="Arial"/>
                <w:color w:val="auto"/>
              </w:rPr>
            </w:pPr>
            <w:r>
              <w:rPr>
                <w:rFonts w:ascii="Arial" w:hAnsi="Arial" w:cs="Arial"/>
                <w:color w:val="auto"/>
              </w:rPr>
              <w:t>5.58</w:t>
            </w:r>
          </w:p>
        </w:tc>
      </w:tr>
      <w:tr w:rsidR="00E96013" w:rsidRPr="00E66DFC" w14:paraId="643AF4AD" w14:textId="77777777" w:rsidTr="00B17895">
        <w:trPr>
          <w:cnfStyle w:val="010000000000" w:firstRow="0" w:lastRow="1" w:firstColumn="0" w:lastColumn="0" w:oddVBand="0" w:evenVBand="0" w:oddHBand="0" w:evenHBand="0" w:firstRowFirstColumn="0" w:firstRowLastColumn="0" w:lastRowFirstColumn="0" w:lastRowLastColumn="0"/>
          <w:jc w:val="center"/>
        </w:trPr>
        <w:tc>
          <w:tcPr>
            <w:tcW w:w="691" w:type="pct"/>
            <w:tcBorders>
              <w:top w:val="single" w:sz="4" w:space="0" w:color="auto"/>
              <w:left w:val="single" w:sz="4" w:space="0" w:color="auto"/>
              <w:bottom w:val="single" w:sz="4" w:space="0" w:color="auto"/>
              <w:right w:val="single" w:sz="4" w:space="0" w:color="auto"/>
            </w:tcBorders>
            <w:noWrap/>
          </w:tcPr>
          <w:p w14:paraId="1B62F1E3" w14:textId="066D5053" w:rsidR="00E96013" w:rsidRPr="002C0FC2" w:rsidRDefault="001037C3" w:rsidP="00F93B02">
            <w:pPr>
              <w:spacing w:line="360" w:lineRule="auto"/>
              <w:rPr>
                <w:rFonts w:cs="Arial"/>
                <w:bCs w:val="0"/>
                <w:color w:val="auto"/>
              </w:rPr>
            </w:pPr>
            <w:r w:rsidRPr="002C0FC2">
              <w:rPr>
                <w:rFonts w:cs="Arial"/>
                <w:bCs w:val="0"/>
                <w:color w:val="auto"/>
              </w:rPr>
              <w:t>Po</w:t>
            </w:r>
            <w:r w:rsidR="000C574D">
              <w:rPr>
                <w:rFonts w:cs="Arial"/>
                <w:bCs w:val="0"/>
                <w:color w:val="auto"/>
              </w:rPr>
              <w:t>uch</w:t>
            </w:r>
          </w:p>
        </w:tc>
        <w:tc>
          <w:tcPr>
            <w:tcW w:w="479" w:type="pct"/>
            <w:tcBorders>
              <w:top w:val="single" w:sz="4" w:space="0" w:color="auto"/>
              <w:left w:val="single" w:sz="4" w:space="0" w:color="auto"/>
              <w:bottom w:val="single" w:sz="4" w:space="0" w:color="auto"/>
              <w:right w:val="single" w:sz="4" w:space="0" w:color="auto"/>
            </w:tcBorders>
          </w:tcPr>
          <w:p w14:paraId="3DE640E5" w14:textId="04F2BA50" w:rsidR="00E96013" w:rsidRPr="00E66DFC" w:rsidRDefault="000C574D" w:rsidP="00F93B02">
            <w:pPr>
              <w:pStyle w:val="DecimalAligned"/>
              <w:spacing w:line="360" w:lineRule="auto"/>
              <w:rPr>
                <w:rFonts w:ascii="Arial" w:hAnsi="Arial" w:cs="Arial"/>
                <w:b w:val="0"/>
                <w:bCs w:val="0"/>
                <w:color w:val="auto"/>
              </w:rPr>
            </w:pPr>
            <w:r>
              <w:rPr>
                <w:rFonts w:ascii="Arial" w:hAnsi="Arial" w:cs="Arial"/>
                <w:b w:val="0"/>
                <w:bCs w:val="0"/>
                <w:color w:val="auto"/>
              </w:rPr>
              <w:t>2.14</w:t>
            </w:r>
          </w:p>
        </w:tc>
        <w:tc>
          <w:tcPr>
            <w:tcW w:w="479" w:type="pct"/>
            <w:tcBorders>
              <w:top w:val="single" w:sz="4" w:space="0" w:color="auto"/>
              <w:left w:val="single" w:sz="4" w:space="0" w:color="auto"/>
              <w:bottom w:val="single" w:sz="4" w:space="0" w:color="auto"/>
              <w:right w:val="single" w:sz="4" w:space="0" w:color="auto"/>
            </w:tcBorders>
          </w:tcPr>
          <w:p w14:paraId="45546A35" w14:textId="61F4B19D" w:rsidR="00E96013" w:rsidRPr="00E66DFC" w:rsidRDefault="000C574D" w:rsidP="00F93B02">
            <w:pPr>
              <w:pStyle w:val="DecimalAligned"/>
              <w:spacing w:line="360" w:lineRule="auto"/>
              <w:rPr>
                <w:rFonts w:ascii="Arial" w:hAnsi="Arial" w:cs="Arial"/>
                <w:b w:val="0"/>
                <w:bCs w:val="0"/>
                <w:color w:val="auto"/>
              </w:rPr>
            </w:pPr>
            <w:r>
              <w:rPr>
                <w:rFonts w:ascii="Arial" w:hAnsi="Arial" w:cs="Arial"/>
                <w:b w:val="0"/>
                <w:bCs w:val="0"/>
                <w:color w:val="auto"/>
              </w:rPr>
              <w:t>7.28</w:t>
            </w:r>
          </w:p>
        </w:tc>
        <w:tc>
          <w:tcPr>
            <w:tcW w:w="479" w:type="pct"/>
            <w:tcBorders>
              <w:top w:val="single" w:sz="4" w:space="0" w:color="auto"/>
              <w:left w:val="single" w:sz="4" w:space="0" w:color="auto"/>
              <w:bottom w:val="single" w:sz="4" w:space="0" w:color="auto"/>
              <w:right w:val="single" w:sz="4" w:space="0" w:color="auto"/>
            </w:tcBorders>
          </w:tcPr>
          <w:p w14:paraId="527B4500" w14:textId="77777777" w:rsidR="00E96013" w:rsidRPr="00E66DFC" w:rsidRDefault="00E96013" w:rsidP="00F93B02">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79" w:type="pct"/>
            <w:tcBorders>
              <w:top w:val="single" w:sz="4" w:space="0" w:color="auto"/>
              <w:left w:val="single" w:sz="4" w:space="0" w:color="auto"/>
              <w:bottom w:val="single" w:sz="4" w:space="0" w:color="auto"/>
              <w:right w:val="single" w:sz="4" w:space="0" w:color="auto"/>
            </w:tcBorders>
          </w:tcPr>
          <w:p w14:paraId="5E12F15B" w14:textId="77777777" w:rsidR="00E96013" w:rsidRPr="00E66DFC" w:rsidRDefault="00E96013" w:rsidP="00F93B02">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79" w:type="pct"/>
            <w:tcBorders>
              <w:top w:val="single" w:sz="4" w:space="0" w:color="auto"/>
              <w:left w:val="single" w:sz="4" w:space="0" w:color="auto"/>
              <w:bottom w:val="single" w:sz="4" w:space="0" w:color="auto"/>
              <w:right w:val="single" w:sz="4" w:space="0" w:color="auto"/>
            </w:tcBorders>
          </w:tcPr>
          <w:p w14:paraId="17C22087" w14:textId="10377400" w:rsidR="00E96013" w:rsidRPr="00E66DFC" w:rsidRDefault="000C574D" w:rsidP="00F93B02">
            <w:pPr>
              <w:pStyle w:val="DecimalAligned"/>
              <w:spacing w:line="360" w:lineRule="auto"/>
              <w:rPr>
                <w:rFonts w:ascii="Arial" w:hAnsi="Arial" w:cs="Arial"/>
                <w:b w:val="0"/>
                <w:bCs w:val="0"/>
                <w:color w:val="auto"/>
              </w:rPr>
            </w:pPr>
            <w:r>
              <w:rPr>
                <w:rFonts w:ascii="Arial" w:hAnsi="Arial" w:cs="Arial"/>
                <w:b w:val="0"/>
                <w:bCs w:val="0"/>
                <w:color w:val="auto"/>
              </w:rPr>
              <w:t>3.08</w:t>
            </w:r>
          </w:p>
        </w:tc>
        <w:tc>
          <w:tcPr>
            <w:tcW w:w="479" w:type="pct"/>
            <w:tcBorders>
              <w:top w:val="single" w:sz="4" w:space="0" w:color="auto"/>
              <w:left w:val="single" w:sz="4" w:space="0" w:color="auto"/>
              <w:bottom w:val="single" w:sz="4" w:space="0" w:color="auto"/>
              <w:right w:val="single" w:sz="4" w:space="0" w:color="auto"/>
            </w:tcBorders>
          </w:tcPr>
          <w:p w14:paraId="0D66A72C" w14:textId="4DC57C58" w:rsidR="00E96013" w:rsidRPr="00E66DFC" w:rsidRDefault="000C574D" w:rsidP="00F93B02">
            <w:pPr>
              <w:pStyle w:val="DecimalAligned"/>
              <w:spacing w:line="360" w:lineRule="auto"/>
              <w:rPr>
                <w:rFonts w:ascii="Arial" w:hAnsi="Arial" w:cs="Arial"/>
                <w:b w:val="0"/>
                <w:bCs w:val="0"/>
                <w:color w:val="auto"/>
              </w:rPr>
            </w:pPr>
            <w:r>
              <w:rPr>
                <w:rFonts w:ascii="Arial" w:hAnsi="Arial" w:cs="Arial"/>
                <w:b w:val="0"/>
                <w:bCs w:val="0"/>
                <w:color w:val="auto"/>
              </w:rPr>
              <w:t>4.24</w:t>
            </w:r>
          </w:p>
        </w:tc>
        <w:tc>
          <w:tcPr>
            <w:tcW w:w="479" w:type="pct"/>
            <w:tcBorders>
              <w:top w:val="single" w:sz="4" w:space="0" w:color="auto"/>
              <w:left w:val="single" w:sz="4" w:space="0" w:color="auto"/>
              <w:bottom w:val="single" w:sz="4" w:space="0" w:color="auto"/>
              <w:right w:val="single" w:sz="4" w:space="0" w:color="auto"/>
            </w:tcBorders>
          </w:tcPr>
          <w:p w14:paraId="36280B71" w14:textId="2CB70D97" w:rsidR="00E96013" w:rsidRPr="00E66DFC" w:rsidRDefault="000C574D" w:rsidP="00F93B02">
            <w:pPr>
              <w:pStyle w:val="DecimalAligned"/>
              <w:spacing w:line="360" w:lineRule="auto"/>
              <w:rPr>
                <w:rFonts w:ascii="Arial" w:hAnsi="Arial" w:cs="Arial"/>
                <w:b w:val="0"/>
                <w:bCs w:val="0"/>
                <w:color w:val="auto"/>
              </w:rPr>
            </w:pPr>
            <w:r>
              <w:rPr>
                <w:rFonts w:ascii="Arial" w:hAnsi="Arial" w:cs="Arial"/>
                <w:b w:val="0"/>
                <w:bCs w:val="0"/>
                <w:color w:val="auto"/>
              </w:rPr>
              <w:t>1.70</w:t>
            </w:r>
          </w:p>
        </w:tc>
        <w:tc>
          <w:tcPr>
            <w:tcW w:w="479" w:type="pct"/>
            <w:tcBorders>
              <w:top w:val="single" w:sz="4" w:space="0" w:color="auto"/>
              <w:left w:val="single" w:sz="4" w:space="0" w:color="auto"/>
              <w:bottom w:val="single" w:sz="4" w:space="0" w:color="auto"/>
              <w:right w:val="single" w:sz="4" w:space="0" w:color="auto"/>
            </w:tcBorders>
          </w:tcPr>
          <w:p w14:paraId="394BBA54" w14:textId="3EAA772D" w:rsidR="00E96013" w:rsidRPr="00E66DFC" w:rsidRDefault="000C574D" w:rsidP="00F93B02">
            <w:pPr>
              <w:pStyle w:val="DecimalAligned"/>
              <w:spacing w:line="360" w:lineRule="auto"/>
              <w:rPr>
                <w:rFonts w:ascii="Arial" w:hAnsi="Arial" w:cs="Arial"/>
                <w:b w:val="0"/>
                <w:bCs w:val="0"/>
                <w:color w:val="auto"/>
              </w:rPr>
            </w:pPr>
            <w:r>
              <w:rPr>
                <w:rFonts w:ascii="Arial" w:hAnsi="Arial" w:cs="Arial"/>
                <w:b w:val="0"/>
                <w:bCs w:val="0"/>
                <w:color w:val="auto"/>
              </w:rPr>
              <w:t>2.94</w:t>
            </w:r>
          </w:p>
        </w:tc>
        <w:tc>
          <w:tcPr>
            <w:tcW w:w="479" w:type="pct"/>
            <w:tcBorders>
              <w:top w:val="single" w:sz="4" w:space="0" w:color="auto"/>
              <w:left w:val="single" w:sz="4" w:space="0" w:color="auto"/>
              <w:bottom w:val="single" w:sz="4" w:space="0" w:color="auto"/>
              <w:right w:val="single" w:sz="4" w:space="0" w:color="auto"/>
            </w:tcBorders>
          </w:tcPr>
          <w:p w14:paraId="2937FEE9" w14:textId="4631F9F5" w:rsidR="00E96013" w:rsidRPr="00E66DFC" w:rsidRDefault="000C574D" w:rsidP="00F93B02">
            <w:pPr>
              <w:pStyle w:val="DecimalAligned"/>
              <w:keepNext/>
              <w:spacing w:line="360" w:lineRule="auto"/>
              <w:rPr>
                <w:rFonts w:ascii="Arial" w:hAnsi="Arial" w:cs="Arial"/>
                <w:b w:val="0"/>
                <w:bCs w:val="0"/>
                <w:color w:val="auto"/>
              </w:rPr>
            </w:pPr>
            <w:r>
              <w:rPr>
                <w:rFonts w:ascii="Arial" w:hAnsi="Arial" w:cs="Arial"/>
                <w:b w:val="0"/>
                <w:bCs w:val="0"/>
                <w:color w:val="auto"/>
              </w:rPr>
              <w:t>3.91</w:t>
            </w:r>
          </w:p>
        </w:tc>
      </w:tr>
    </w:tbl>
    <w:p w14:paraId="66CD6E33" w14:textId="76435198" w:rsidR="007D24D5" w:rsidRDefault="00630A7D" w:rsidP="008340E3">
      <w:pPr>
        <w:spacing w:before="360" w:line="360" w:lineRule="auto"/>
        <w:rPr>
          <w:rFonts w:eastAsiaTheme="minorEastAsia"/>
        </w:rPr>
      </w:pPr>
      <w:bookmarkStart w:id="232" w:name="_Toc514121527"/>
      <w:r>
        <w:t xml:space="preserve">The resistances can be further classified </w:t>
      </w:r>
      <w:r w:rsidR="00083104">
        <w:t xml:space="preserve">into the ohmic and non-ohmic components as </w:t>
      </w:r>
      <w:r w:rsidR="00D003C4">
        <w:t>shown</w:t>
      </w:r>
      <w:r w:rsidR="00083104">
        <w:t xml:space="preserve"> in </w:t>
      </w:r>
      <w:r w:rsidR="00D003C4">
        <w:fldChar w:fldCharType="begin"/>
      </w:r>
      <w:r w:rsidR="00D003C4">
        <w:instrText xml:space="preserve"> REF _Ref526679614 \h </w:instrText>
      </w:r>
      <w:r w:rsidR="001F20F5">
        <w:instrText xml:space="preserve"> \* MERGEFORMAT </w:instrText>
      </w:r>
      <w:r w:rsidR="00D003C4">
        <w:fldChar w:fldCharType="separate"/>
      </w:r>
      <w:r w:rsidR="00A440CB" w:rsidRPr="00A440CB">
        <w:t xml:space="preserve">Table </w:t>
      </w:r>
      <w:r w:rsidR="00A440CB" w:rsidRPr="00A440CB">
        <w:rPr>
          <w:noProof/>
        </w:rPr>
        <w:t>5.3</w:t>
      </w:r>
      <w:r w:rsidR="00D003C4">
        <w:fldChar w:fldCharType="end"/>
      </w:r>
      <w:r w:rsidR="00D003C4">
        <w:t>.</w:t>
      </w:r>
      <w:r w:rsidR="00D63FBD">
        <w:t xml:space="preserve"> </w:t>
      </w:r>
      <w:r w:rsidR="00DF38B3">
        <w:t xml:space="preserve">As discussed in previous chapters, the DC </w:t>
      </w:r>
      <w:r w:rsidR="00BA7E34">
        <w:t>pulse</w:t>
      </w:r>
      <w:r w:rsidR="00DF38B3">
        <w:t xml:space="preserve"> test does not give an accurate estimation of the individual ohmic and non-ohmic resistances. </w:t>
      </w:r>
      <w:r w:rsidR="00B16B5E">
        <w:t xml:space="preserve">For example, the pure </w:t>
      </w:r>
      <w:r w:rsidR="008340E3">
        <w:t xml:space="preserve">ohmic resistance needs to be ideally </w:t>
      </w:r>
      <w:commentRangeStart w:id="233"/>
      <w:r w:rsidR="008340E3">
        <w:t>measured</w:t>
      </w:r>
      <w:commentRangeEnd w:id="233"/>
      <w:r w:rsidR="008340E3">
        <w:rPr>
          <w:rStyle w:val="CommentReference"/>
        </w:rPr>
        <w:commentReference w:id="233"/>
      </w:r>
      <w:r w:rsidR="008340E3">
        <w:t xml:space="preserve"> instantaneously after the pulse starts. The 0.5</w:t>
      </w:r>
      <w:r w:rsidR="008340E3" w:rsidRPr="008340E3">
        <w:rPr>
          <w:vertAlign w:val="superscript"/>
        </w:rPr>
        <w:t>th</w:t>
      </w:r>
      <w:r w:rsidR="008340E3">
        <w:t xml:space="preserve"> second already has charge transfer kinetic components included in the resistance. But for simplicity, the 0.5</w:t>
      </w:r>
      <w:r w:rsidR="008340E3" w:rsidRPr="008340E3">
        <w:rPr>
          <w:vertAlign w:val="superscript"/>
        </w:rPr>
        <w:t>th</w:t>
      </w:r>
      <w:r w:rsidR="008340E3">
        <w:t xml:space="preserve"> second resistance is approximated to be the ohmic (Ohm) resistance. The difference between the 10</w:t>
      </w:r>
      <w:r w:rsidR="008340E3" w:rsidRPr="008340E3">
        <w:rPr>
          <w:vertAlign w:val="superscript"/>
        </w:rPr>
        <w:t>th</w:t>
      </w:r>
      <w:r w:rsidR="008340E3">
        <w:t xml:space="preserve"> second resistance and the 0.5</w:t>
      </w:r>
      <w:r w:rsidR="008340E3" w:rsidRPr="008340E3">
        <w:rPr>
          <w:vertAlign w:val="superscript"/>
        </w:rPr>
        <w:t>th</w:t>
      </w:r>
      <w:r w:rsidR="008340E3">
        <w:t xml:space="preserve"> second resistance is approximately the charge transfer kinetic (CTK) resistance. The difference between the 30</w:t>
      </w:r>
      <w:r w:rsidR="008340E3" w:rsidRPr="008340E3">
        <w:rPr>
          <w:vertAlign w:val="superscript"/>
        </w:rPr>
        <w:t>th</w:t>
      </w:r>
      <w:r w:rsidR="008340E3">
        <w:t xml:space="preserve"> second resistance and the 10</w:t>
      </w:r>
      <w:r w:rsidR="008340E3" w:rsidRPr="008340E3">
        <w:rPr>
          <w:vertAlign w:val="superscript"/>
        </w:rPr>
        <w:t>th</w:t>
      </w:r>
      <w:r w:rsidR="008340E3">
        <w:t xml:space="preserve"> second resistance is approximated to be the diffusion polarization (Dif) resistance.</w:t>
      </w:r>
      <w:r w:rsidR="00EB209A">
        <w:rPr>
          <w:rFonts w:eastAsiaTheme="minorEastAsia"/>
        </w:rPr>
        <w:t xml:space="preserve"> </w:t>
      </w:r>
    </w:p>
    <w:p w14:paraId="0C165249" w14:textId="27EF18DC" w:rsidR="00D003C4" w:rsidRDefault="00D003C4" w:rsidP="00735EC1">
      <w:pPr>
        <w:pStyle w:val="Caption"/>
        <w:keepNext/>
        <w:spacing w:line="360" w:lineRule="auto"/>
        <w:jc w:val="both"/>
        <w:rPr>
          <w:sz w:val="20"/>
          <w:szCs w:val="20"/>
        </w:rPr>
      </w:pPr>
      <w:bookmarkStart w:id="234" w:name="_Ref526679614"/>
      <w:bookmarkStart w:id="235" w:name="_Toc528066902"/>
      <w:r w:rsidRPr="00735EC1">
        <w:rPr>
          <w:sz w:val="20"/>
          <w:szCs w:val="20"/>
        </w:rPr>
        <w:lastRenderedPageBreak/>
        <w:t xml:space="preserve">Table </w:t>
      </w:r>
      <w:r w:rsidR="00CA6FF9" w:rsidRPr="00735EC1">
        <w:rPr>
          <w:sz w:val="20"/>
          <w:szCs w:val="20"/>
        </w:rPr>
        <w:fldChar w:fldCharType="begin"/>
      </w:r>
      <w:r w:rsidR="00CA6FF9" w:rsidRPr="00735EC1">
        <w:rPr>
          <w:sz w:val="20"/>
          <w:szCs w:val="20"/>
        </w:rPr>
        <w:instrText xml:space="preserve"> STYLEREF 1 \s </w:instrText>
      </w:r>
      <w:r w:rsidR="00CA6FF9" w:rsidRPr="00735EC1">
        <w:rPr>
          <w:sz w:val="20"/>
          <w:szCs w:val="20"/>
        </w:rPr>
        <w:fldChar w:fldCharType="separate"/>
      </w:r>
      <w:r w:rsidR="00A440CB">
        <w:rPr>
          <w:noProof/>
          <w:sz w:val="20"/>
          <w:szCs w:val="20"/>
        </w:rPr>
        <w:t>5</w:t>
      </w:r>
      <w:r w:rsidR="00CA6FF9" w:rsidRPr="00735EC1">
        <w:rPr>
          <w:sz w:val="20"/>
          <w:szCs w:val="20"/>
        </w:rPr>
        <w:fldChar w:fldCharType="end"/>
      </w:r>
      <w:r w:rsidR="00CA6FF9" w:rsidRPr="00735EC1">
        <w:rPr>
          <w:sz w:val="20"/>
          <w:szCs w:val="20"/>
        </w:rPr>
        <w:t>.</w:t>
      </w:r>
      <w:r w:rsidR="00CA6FF9" w:rsidRPr="00735EC1">
        <w:rPr>
          <w:sz w:val="20"/>
          <w:szCs w:val="20"/>
        </w:rPr>
        <w:fldChar w:fldCharType="begin"/>
      </w:r>
      <w:r w:rsidR="00CA6FF9" w:rsidRPr="00735EC1">
        <w:rPr>
          <w:sz w:val="20"/>
          <w:szCs w:val="20"/>
        </w:rPr>
        <w:instrText xml:space="preserve"> SEQ Table \* ARABIC \s 1 </w:instrText>
      </w:r>
      <w:r w:rsidR="00CA6FF9" w:rsidRPr="00735EC1">
        <w:rPr>
          <w:sz w:val="20"/>
          <w:szCs w:val="20"/>
        </w:rPr>
        <w:fldChar w:fldCharType="separate"/>
      </w:r>
      <w:r w:rsidR="00A440CB">
        <w:rPr>
          <w:noProof/>
          <w:sz w:val="20"/>
          <w:szCs w:val="20"/>
        </w:rPr>
        <w:t>3</w:t>
      </w:r>
      <w:r w:rsidR="00CA6FF9" w:rsidRPr="00735EC1">
        <w:rPr>
          <w:sz w:val="20"/>
          <w:szCs w:val="20"/>
        </w:rPr>
        <w:fldChar w:fldCharType="end"/>
      </w:r>
      <w:bookmarkEnd w:id="234"/>
      <w:r w:rsidRPr="00735EC1">
        <w:rPr>
          <w:sz w:val="20"/>
          <w:szCs w:val="20"/>
        </w:rPr>
        <w:t xml:space="preserve">. Table showing the ohmic and </w:t>
      </w:r>
      <w:commentRangeStart w:id="236"/>
      <w:r w:rsidRPr="00735EC1">
        <w:rPr>
          <w:sz w:val="20"/>
          <w:szCs w:val="20"/>
        </w:rPr>
        <w:t>non</w:t>
      </w:r>
      <w:commentRangeEnd w:id="236"/>
      <w:r w:rsidR="00032268">
        <w:rPr>
          <w:rStyle w:val="CommentReference"/>
          <w:bCs w:val="0"/>
        </w:rPr>
        <w:commentReference w:id="236"/>
      </w:r>
      <w:r w:rsidRPr="00735EC1">
        <w:rPr>
          <w:sz w:val="20"/>
          <w:szCs w:val="20"/>
        </w:rPr>
        <w:t>-ohmic resistances at selected SOCs</w:t>
      </w:r>
      <w:bookmarkEnd w:id="235"/>
    </w:p>
    <w:tbl>
      <w:tblPr>
        <w:tblStyle w:val="LightShading-Accent1"/>
        <w:tblW w:w="5000" w:type="pct"/>
        <w:jc w:val="center"/>
        <w:tblLook w:val="0660" w:firstRow="1" w:lastRow="1" w:firstColumn="0" w:lastColumn="0" w:noHBand="1" w:noVBand="1"/>
      </w:tblPr>
      <w:tblGrid>
        <w:gridCol w:w="1457"/>
        <w:gridCol w:w="819"/>
        <w:gridCol w:w="819"/>
        <w:gridCol w:w="820"/>
        <w:gridCol w:w="820"/>
        <w:gridCol w:w="820"/>
        <w:gridCol w:w="820"/>
        <w:gridCol w:w="820"/>
        <w:gridCol w:w="820"/>
        <w:gridCol w:w="820"/>
      </w:tblGrid>
      <w:tr w:rsidR="00845569" w:rsidRPr="00E66DFC" w14:paraId="019D0CD5" w14:textId="77777777" w:rsidTr="00845569">
        <w:trPr>
          <w:cnfStyle w:val="100000000000" w:firstRow="1" w:lastRow="0" w:firstColumn="0" w:lastColumn="0" w:oddVBand="0" w:evenVBand="0" w:oddHBand="0" w:evenHBand="0" w:firstRowFirstColumn="0" w:firstRowLastColumn="0" w:lastRowFirstColumn="0" w:lastRowLastColumn="0"/>
          <w:jc w:val="center"/>
        </w:trPr>
        <w:tc>
          <w:tcPr>
            <w:tcW w:w="825" w:type="pct"/>
            <w:tcBorders>
              <w:left w:val="single" w:sz="4" w:space="0" w:color="auto"/>
              <w:right w:val="single" w:sz="4" w:space="0" w:color="auto"/>
            </w:tcBorders>
            <w:noWrap/>
          </w:tcPr>
          <w:p w14:paraId="57978B15" w14:textId="77777777" w:rsidR="00845569" w:rsidRPr="00E66DFC" w:rsidRDefault="00845569" w:rsidP="003E595D">
            <w:pPr>
              <w:spacing w:line="360" w:lineRule="auto"/>
              <w:rPr>
                <w:rFonts w:cs="Arial"/>
                <w:color w:val="auto"/>
              </w:rPr>
            </w:pPr>
          </w:p>
        </w:tc>
        <w:tc>
          <w:tcPr>
            <w:tcW w:w="1391" w:type="pct"/>
            <w:gridSpan w:val="3"/>
            <w:tcBorders>
              <w:left w:val="single" w:sz="4" w:space="0" w:color="auto"/>
              <w:right w:val="single" w:sz="4" w:space="0" w:color="auto"/>
            </w:tcBorders>
          </w:tcPr>
          <w:p w14:paraId="6BBF87C2" w14:textId="77777777" w:rsidR="00845569" w:rsidRPr="00E66DFC" w:rsidRDefault="00845569" w:rsidP="003E595D">
            <w:pPr>
              <w:spacing w:line="360" w:lineRule="auto"/>
              <w:rPr>
                <w:rFonts w:cs="Arial"/>
                <w:color w:val="auto"/>
              </w:rPr>
            </w:pPr>
            <w:r w:rsidRPr="00E66DFC">
              <w:rPr>
                <w:rFonts w:cs="Arial"/>
                <w:color w:val="auto"/>
              </w:rPr>
              <w:t>5% (in mOhm)</w:t>
            </w:r>
          </w:p>
        </w:tc>
        <w:tc>
          <w:tcPr>
            <w:tcW w:w="1392" w:type="pct"/>
            <w:gridSpan w:val="3"/>
            <w:tcBorders>
              <w:left w:val="single" w:sz="4" w:space="0" w:color="auto"/>
              <w:right w:val="single" w:sz="4" w:space="0" w:color="auto"/>
            </w:tcBorders>
          </w:tcPr>
          <w:p w14:paraId="2DC8033B" w14:textId="77777777" w:rsidR="00845569" w:rsidRPr="00E66DFC" w:rsidRDefault="00845569" w:rsidP="003E595D">
            <w:pPr>
              <w:spacing w:line="360" w:lineRule="auto"/>
              <w:rPr>
                <w:rFonts w:cs="Arial"/>
                <w:color w:val="auto"/>
              </w:rPr>
            </w:pPr>
            <w:r w:rsidRPr="00E66DFC">
              <w:rPr>
                <w:rFonts w:cs="Arial"/>
                <w:color w:val="auto"/>
              </w:rPr>
              <w:t>50% (in mOhm)</w:t>
            </w:r>
          </w:p>
        </w:tc>
        <w:tc>
          <w:tcPr>
            <w:tcW w:w="1392" w:type="pct"/>
            <w:gridSpan w:val="3"/>
            <w:tcBorders>
              <w:left w:val="single" w:sz="4" w:space="0" w:color="auto"/>
              <w:right w:val="single" w:sz="4" w:space="0" w:color="auto"/>
            </w:tcBorders>
          </w:tcPr>
          <w:p w14:paraId="6D30BBAF" w14:textId="77777777" w:rsidR="00845569" w:rsidRPr="00E66DFC" w:rsidRDefault="00845569" w:rsidP="003E595D">
            <w:pPr>
              <w:spacing w:line="360" w:lineRule="auto"/>
              <w:rPr>
                <w:rFonts w:cs="Arial"/>
                <w:color w:val="auto"/>
              </w:rPr>
            </w:pPr>
            <w:r w:rsidRPr="00E66DFC">
              <w:rPr>
                <w:rFonts w:cs="Arial"/>
                <w:color w:val="auto"/>
              </w:rPr>
              <w:t>95% (in mOhm)</w:t>
            </w:r>
          </w:p>
        </w:tc>
      </w:tr>
      <w:tr w:rsidR="00845569" w:rsidRPr="00E66DFC" w14:paraId="340B44E5" w14:textId="77777777" w:rsidTr="00845569">
        <w:trPr>
          <w:jc w:val="center"/>
        </w:trPr>
        <w:tc>
          <w:tcPr>
            <w:tcW w:w="825" w:type="pct"/>
            <w:tcBorders>
              <w:left w:val="single" w:sz="4" w:space="0" w:color="auto"/>
              <w:bottom w:val="single" w:sz="8" w:space="0" w:color="4F81BD" w:themeColor="accent1"/>
              <w:right w:val="single" w:sz="4" w:space="0" w:color="auto"/>
            </w:tcBorders>
            <w:noWrap/>
          </w:tcPr>
          <w:p w14:paraId="0101FC5B" w14:textId="77777777" w:rsidR="00845569" w:rsidRPr="002C0FC2" w:rsidRDefault="00845569" w:rsidP="00845569">
            <w:pPr>
              <w:spacing w:line="360" w:lineRule="auto"/>
              <w:rPr>
                <w:rFonts w:cs="Arial"/>
                <w:b/>
                <w:color w:val="auto"/>
              </w:rPr>
            </w:pPr>
            <w:r w:rsidRPr="002C0FC2">
              <w:rPr>
                <w:rFonts w:cs="Arial"/>
                <w:b/>
                <w:color w:val="auto"/>
              </w:rPr>
              <w:t>Pulse instant</w:t>
            </w:r>
          </w:p>
        </w:tc>
        <w:tc>
          <w:tcPr>
            <w:tcW w:w="463" w:type="pct"/>
            <w:tcBorders>
              <w:left w:val="single" w:sz="4" w:space="0" w:color="auto"/>
              <w:bottom w:val="single" w:sz="8" w:space="0" w:color="4F81BD" w:themeColor="accent1"/>
              <w:right w:val="single" w:sz="4" w:space="0" w:color="auto"/>
            </w:tcBorders>
          </w:tcPr>
          <w:p w14:paraId="443AF2A5" w14:textId="4B97D0CD" w:rsidR="00845569" w:rsidRPr="002C0FC2" w:rsidRDefault="00845569" w:rsidP="00845569">
            <w:pPr>
              <w:spacing w:line="360" w:lineRule="auto"/>
              <w:rPr>
                <w:rStyle w:val="SubtleEmphasis"/>
                <w:rFonts w:cs="Arial"/>
                <w:b/>
                <w:color w:val="auto"/>
              </w:rPr>
            </w:pPr>
            <w:r w:rsidRPr="002C0FC2">
              <w:rPr>
                <w:rStyle w:val="SubtleEmphasis"/>
                <w:rFonts w:cs="Arial"/>
                <w:b/>
                <w:color w:val="auto"/>
              </w:rPr>
              <w:t>Ohm</w:t>
            </w:r>
          </w:p>
        </w:tc>
        <w:tc>
          <w:tcPr>
            <w:tcW w:w="463" w:type="pct"/>
            <w:tcBorders>
              <w:left w:val="single" w:sz="4" w:space="0" w:color="auto"/>
              <w:bottom w:val="single" w:sz="8" w:space="0" w:color="4F81BD" w:themeColor="accent1"/>
              <w:right w:val="single" w:sz="4" w:space="0" w:color="auto"/>
            </w:tcBorders>
          </w:tcPr>
          <w:p w14:paraId="247B8323" w14:textId="0E97DD0B" w:rsidR="00845569" w:rsidRPr="002C0FC2" w:rsidRDefault="00845569" w:rsidP="00845569">
            <w:pPr>
              <w:spacing w:line="360" w:lineRule="auto"/>
              <w:rPr>
                <w:rStyle w:val="SubtleEmphasis"/>
                <w:rFonts w:cs="Arial"/>
                <w:b/>
                <w:color w:val="auto"/>
              </w:rPr>
            </w:pPr>
            <w:r w:rsidRPr="002C0FC2">
              <w:rPr>
                <w:rStyle w:val="SubtleEmphasis"/>
                <w:rFonts w:cs="Arial"/>
                <w:b/>
                <w:color w:val="auto"/>
              </w:rPr>
              <w:t>CT</w:t>
            </w:r>
            <w:r>
              <w:rPr>
                <w:rStyle w:val="SubtleEmphasis"/>
                <w:rFonts w:cs="Arial"/>
                <w:b/>
                <w:color w:val="auto"/>
              </w:rPr>
              <w:t>K</w:t>
            </w:r>
          </w:p>
        </w:tc>
        <w:tc>
          <w:tcPr>
            <w:tcW w:w="464" w:type="pct"/>
            <w:tcBorders>
              <w:left w:val="single" w:sz="4" w:space="0" w:color="auto"/>
              <w:bottom w:val="single" w:sz="8" w:space="0" w:color="4F81BD" w:themeColor="accent1"/>
              <w:right w:val="single" w:sz="4" w:space="0" w:color="auto"/>
            </w:tcBorders>
          </w:tcPr>
          <w:p w14:paraId="3162A31E" w14:textId="06193755" w:rsidR="00845569" w:rsidRPr="002C0FC2" w:rsidRDefault="00845569" w:rsidP="00845569">
            <w:pPr>
              <w:spacing w:line="360" w:lineRule="auto"/>
              <w:rPr>
                <w:rStyle w:val="SubtleEmphasis"/>
                <w:rFonts w:cs="Arial"/>
                <w:b/>
                <w:color w:val="auto"/>
              </w:rPr>
            </w:pPr>
            <w:r w:rsidRPr="002C0FC2">
              <w:rPr>
                <w:rStyle w:val="SubtleEmphasis"/>
                <w:rFonts w:cs="Arial"/>
                <w:b/>
                <w:color w:val="auto"/>
              </w:rPr>
              <w:t>Dif</w:t>
            </w:r>
          </w:p>
        </w:tc>
        <w:tc>
          <w:tcPr>
            <w:tcW w:w="464" w:type="pct"/>
            <w:tcBorders>
              <w:left w:val="single" w:sz="4" w:space="0" w:color="auto"/>
              <w:bottom w:val="single" w:sz="8" w:space="0" w:color="4F81BD" w:themeColor="accent1"/>
              <w:right w:val="single" w:sz="4" w:space="0" w:color="auto"/>
            </w:tcBorders>
          </w:tcPr>
          <w:p w14:paraId="301881BA" w14:textId="2340FD10" w:rsidR="00845569" w:rsidRPr="002C0FC2" w:rsidRDefault="00845569" w:rsidP="00845569">
            <w:pPr>
              <w:spacing w:line="360" w:lineRule="auto"/>
              <w:rPr>
                <w:rStyle w:val="SubtleEmphasis"/>
                <w:rFonts w:cs="Arial"/>
                <w:b/>
                <w:color w:val="auto"/>
              </w:rPr>
            </w:pPr>
            <w:r w:rsidRPr="002C0FC2">
              <w:rPr>
                <w:rStyle w:val="SubtleEmphasis"/>
                <w:rFonts w:cs="Arial"/>
                <w:b/>
                <w:color w:val="auto"/>
              </w:rPr>
              <w:t>Ohm</w:t>
            </w:r>
          </w:p>
        </w:tc>
        <w:tc>
          <w:tcPr>
            <w:tcW w:w="464" w:type="pct"/>
            <w:tcBorders>
              <w:left w:val="single" w:sz="4" w:space="0" w:color="auto"/>
              <w:bottom w:val="single" w:sz="8" w:space="0" w:color="4F81BD" w:themeColor="accent1"/>
              <w:right w:val="single" w:sz="4" w:space="0" w:color="auto"/>
            </w:tcBorders>
          </w:tcPr>
          <w:p w14:paraId="37358F84" w14:textId="1A6FB32B" w:rsidR="00845569" w:rsidRPr="002C0FC2" w:rsidRDefault="00845569" w:rsidP="00845569">
            <w:pPr>
              <w:spacing w:line="360" w:lineRule="auto"/>
              <w:rPr>
                <w:rStyle w:val="SubtleEmphasis"/>
                <w:rFonts w:cs="Arial"/>
                <w:b/>
                <w:color w:val="auto"/>
              </w:rPr>
            </w:pPr>
            <w:r w:rsidRPr="002C0FC2">
              <w:rPr>
                <w:rStyle w:val="SubtleEmphasis"/>
                <w:rFonts w:cs="Arial"/>
                <w:b/>
                <w:color w:val="auto"/>
              </w:rPr>
              <w:t>CT</w:t>
            </w:r>
            <w:r>
              <w:rPr>
                <w:rStyle w:val="SubtleEmphasis"/>
                <w:rFonts w:cs="Arial"/>
                <w:b/>
                <w:color w:val="auto"/>
              </w:rPr>
              <w:t>K</w:t>
            </w:r>
          </w:p>
        </w:tc>
        <w:tc>
          <w:tcPr>
            <w:tcW w:w="464" w:type="pct"/>
            <w:tcBorders>
              <w:left w:val="single" w:sz="4" w:space="0" w:color="auto"/>
              <w:bottom w:val="single" w:sz="8" w:space="0" w:color="4F81BD" w:themeColor="accent1"/>
              <w:right w:val="single" w:sz="4" w:space="0" w:color="auto"/>
            </w:tcBorders>
          </w:tcPr>
          <w:p w14:paraId="1CCF97B8" w14:textId="0F8B5F2E" w:rsidR="00845569" w:rsidRPr="002C0FC2" w:rsidRDefault="00845569" w:rsidP="00845569">
            <w:pPr>
              <w:spacing w:line="360" w:lineRule="auto"/>
              <w:rPr>
                <w:rStyle w:val="SubtleEmphasis"/>
                <w:rFonts w:cs="Arial"/>
                <w:b/>
                <w:color w:val="auto"/>
              </w:rPr>
            </w:pPr>
            <w:r w:rsidRPr="002C0FC2">
              <w:rPr>
                <w:rStyle w:val="SubtleEmphasis"/>
                <w:rFonts w:cs="Arial"/>
                <w:b/>
                <w:color w:val="auto"/>
              </w:rPr>
              <w:t>Dif</w:t>
            </w:r>
          </w:p>
        </w:tc>
        <w:tc>
          <w:tcPr>
            <w:tcW w:w="464" w:type="pct"/>
            <w:tcBorders>
              <w:left w:val="single" w:sz="4" w:space="0" w:color="auto"/>
              <w:bottom w:val="single" w:sz="8" w:space="0" w:color="4F81BD" w:themeColor="accent1"/>
              <w:right w:val="single" w:sz="4" w:space="0" w:color="auto"/>
            </w:tcBorders>
          </w:tcPr>
          <w:p w14:paraId="62FC1C5F" w14:textId="443C1214" w:rsidR="00845569" w:rsidRPr="002C0FC2" w:rsidRDefault="00845569" w:rsidP="00845569">
            <w:pPr>
              <w:spacing w:line="360" w:lineRule="auto"/>
              <w:rPr>
                <w:rStyle w:val="SubtleEmphasis"/>
                <w:rFonts w:cs="Arial"/>
                <w:b/>
                <w:color w:val="auto"/>
              </w:rPr>
            </w:pPr>
            <w:r w:rsidRPr="002C0FC2">
              <w:rPr>
                <w:rStyle w:val="SubtleEmphasis"/>
                <w:rFonts w:cs="Arial"/>
                <w:b/>
                <w:color w:val="auto"/>
              </w:rPr>
              <w:t>Ohm</w:t>
            </w:r>
          </w:p>
        </w:tc>
        <w:tc>
          <w:tcPr>
            <w:tcW w:w="464" w:type="pct"/>
            <w:tcBorders>
              <w:left w:val="single" w:sz="4" w:space="0" w:color="auto"/>
              <w:bottom w:val="single" w:sz="8" w:space="0" w:color="4F81BD" w:themeColor="accent1"/>
              <w:right w:val="single" w:sz="4" w:space="0" w:color="auto"/>
            </w:tcBorders>
          </w:tcPr>
          <w:p w14:paraId="7CD960FE" w14:textId="23494252" w:rsidR="00845569" w:rsidRPr="002C0FC2" w:rsidRDefault="00845569" w:rsidP="00845569">
            <w:pPr>
              <w:spacing w:line="360" w:lineRule="auto"/>
              <w:rPr>
                <w:rStyle w:val="SubtleEmphasis"/>
                <w:rFonts w:cs="Arial"/>
                <w:b/>
                <w:color w:val="auto"/>
              </w:rPr>
            </w:pPr>
            <w:r w:rsidRPr="002C0FC2">
              <w:rPr>
                <w:rStyle w:val="SubtleEmphasis"/>
                <w:rFonts w:cs="Arial"/>
                <w:b/>
                <w:color w:val="auto"/>
              </w:rPr>
              <w:t>CT</w:t>
            </w:r>
            <w:r>
              <w:rPr>
                <w:rStyle w:val="SubtleEmphasis"/>
                <w:rFonts w:cs="Arial"/>
                <w:b/>
                <w:color w:val="auto"/>
              </w:rPr>
              <w:t>K</w:t>
            </w:r>
          </w:p>
        </w:tc>
        <w:tc>
          <w:tcPr>
            <w:tcW w:w="464" w:type="pct"/>
            <w:tcBorders>
              <w:left w:val="single" w:sz="4" w:space="0" w:color="auto"/>
              <w:bottom w:val="single" w:sz="8" w:space="0" w:color="4F81BD" w:themeColor="accent1"/>
              <w:right w:val="single" w:sz="4" w:space="0" w:color="auto"/>
            </w:tcBorders>
          </w:tcPr>
          <w:p w14:paraId="3A6AF379" w14:textId="33BDBD6F" w:rsidR="00845569" w:rsidRPr="002C0FC2" w:rsidRDefault="00845569" w:rsidP="00845569">
            <w:pPr>
              <w:spacing w:line="360" w:lineRule="auto"/>
              <w:rPr>
                <w:rStyle w:val="SubtleEmphasis"/>
                <w:rFonts w:cs="Arial"/>
                <w:b/>
                <w:color w:val="auto"/>
              </w:rPr>
            </w:pPr>
            <w:r w:rsidRPr="002C0FC2">
              <w:rPr>
                <w:rStyle w:val="SubtleEmphasis"/>
                <w:rFonts w:cs="Arial"/>
                <w:b/>
                <w:color w:val="auto"/>
              </w:rPr>
              <w:t>Dif</w:t>
            </w:r>
          </w:p>
        </w:tc>
      </w:tr>
      <w:tr w:rsidR="00845569" w:rsidRPr="00E66DFC" w14:paraId="64E42FFB" w14:textId="77777777" w:rsidTr="003E595D">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14:paraId="2F5EDA29" w14:textId="77777777" w:rsidR="00845569" w:rsidRPr="00D16294" w:rsidRDefault="00845569" w:rsidP="003E595D">
            <w:pPr>
              <w:spacing w:line="360" w:lineRule="auto"/>
              <w:jc w:val="center"/>
              <w:rPr>
                <w:rFonts w:cs="Arial"/>
                <w:b/>
                <w:bCs/>
                <w:i/>
                <w:color w:val="auto"/>
              </w:rPr>
            </w:pPr>
            <w:r w:rsidRPr="00D16294">
              <w:rPr>
                <w:rStyle w:val="SubtleEmphasis"/>
                <w:rFonts w:cs="Arial"/>
                <w:b/>
                <w:bCs/>
                <w:i w:val="0"/>
                <w:color w:val="auto"/>
              </w:rPr>
              <w:t xml:space="preserve">Charging pulse for cells at </w:t>
            </w:r>
            <w:r w:rsidRPr="00735EC1">
              <w:rPr>
                <w:rFonts w:cs="Arial"/>
                <w:b/>
                <w:bCs/>
                <w:color w:val="auto"/>
              </w:rPr>
              <w:t>5°C/0.3C</w:t>
            </w:r>
          </w:p>
        </w:tc>
      </w:tr>
      <w:tr w:rsidR="00845569" w:rsidRPr="00E66DFC" w14:paraId="662D2581" w14:textId="77777777" w:rsidTr="00845569">
        <w:trPr>
          <w:jc w:val="center"/>
        </w:trPr>
        <w:tc>
          <w:tcPr>
            <w:tcW w:w="825" w:type="pct"/>
            <w:tcBorders>
              <w:top w:val="single" w:sz="4" w:space="0" w:color="auto"/>
              <w:left w:val="single" w:sz="4" w:space="0" w:color="auto"/>
              <w:bottom w:val="single" w:sz="4" w:space="0" w:color="auto"/>
              <w:right w:val="single" w:sz="4" w:space="0" w:color="auto"/>
            </w:tcBorders>
            <w:noWrap/>
          </w:tcPr>
          <w:p w14:paraId="2111AF44" w14:textId="77777777" w:rsidR="00845569" w:rsidRPr="002C0FC2" w:rsidRDefault="00845569" w:rsidP="00845569">
            <w:pPr>
              <w:spacing w:line="360" w:lineRule="auto"/>
              <w:rPr>
                <w:rFonts w:cs="Arial"/>
                <w:b/>
                <w:color w:val="auto"/>
              </w:rPr>
            </w:pPr>
            <w:r w:rsidRPr="002C0FC2">
              <w:rPr>
                <w:rFonts w:cs="Arial"/>
                <w:b/>
                <w:color w:val="auto"/>
              </w:rPr>
              <w:t>Cy</w:t>
            </w:r>
            <w:r>
              <w:rPr>
                <w:rFonts w:cs="Arial"/>
                <w:b/>
                <w:color w:val="auto"/>
              </w:rPr>
              <w:t>lindrical</w:t>
            </w:r>
          </w:p>
        </w:tc>
        <w:tc>
          <w:tcPr>
            <w:tcW w:w="463" w:type="pct"/>
            <w:tcBorders>
              <w:top w:val="single" w:sz="4" w:space="0" w:color="auto"/>
              <w:left w:val="single" w:sz="4" w:space="0" w:color="auto"/>
              <w:bottom w:val="single" w:sz="4" w:space="0" w:color="auto"/>
              <w:right w:val="single" w:sz="4" w:space="0" w:color="auto"/>
            </w:tcBorders>
          </w:tcPr>
          <w:p w14:paraId="3E7D7994" w14:textId="262CFA1A" w:rsidR="00845569" w:rsidRPr="00E66DFC" w:rsidRDefault="00845569" w:rsidP="00845569">
            <w:pPr>
              <w:pStyle w:val="DecimalAligned"/>
              <w:spacing w:line="360" w:lineRule="auto"/>
              <w:rPr>
                <w:rFonts w:ascii="Arial" w:hAnsi="Arial" w:cs="Arial"/>
                <w:color w:val="auto"/>
              </w:rPr>
            </w:pPr>
            <w:r>
              <w:rPr>
                <w:rFonts w:ascii="Arial" w:hAnsi="Arial" w:cs="Arial"/>
                <w:color w:val="auto"/>
              </w:rPr>
              <w:t>3.24</w:t>
            </w:r>
          </w:p>
        </w:tc>
        <w:tc>
          <w:tcPr>
            <w:tcW w:w="463" w:type="pct"/>
            <w:tcBorders>
              <w:top w:val="single" w:sz="4" w:space="0" w:color="auto"/>
              <w:left w:val="single" w:sz="4" w:space="0" w:color="auto"/>
              <w:bottom w:val="single" w:sz="4" w:space="0" w:color="auto"/>
              <w:right w:val="single" w:sz="4" w:space="0" w:color="auto"/>
            </w:tcBorders>
          </w:tcPr>
          <w:p w14:paraId="6EADED3E" w14:textId="26838659" w:rsidR="00845569" w:rsidRPr="00E66DFC" w:rsidRDefault="00845569" w:rsidP="00845569">
            <w:pPr>
              <w:pStyle w:val="DecimalAligned"/>
              <w:spacing w:line="360" w:lineRule="auto"/>
              <w:rPr>
                <w:rFonts w:ascii="Arial" w:hAnsi="Arial" w:cs="Arial"/>
                <w:color w:val="auto"/>
              </w:rPr>
            </w:pPr>
            <w:r>
              <w:rPr>
                <w:rFonts w:ascii="Arial" w:hAnsi="Arial" w:cs="Arial"/>
                <w:color w:val="auto"/>
              </w:rPr>
              <w:t>1.44</w:t>
            </w:r>
          </w:p>
        </w:tc>
        <w:tc>
          <w:tcPr>
            <w:tcW w:w="464" w:type="pct"/>
            <w:tcBorders>
              <w:top w:val="single" w:sz="4" w:space="0" w:color="auto"/>
              <w:left w:val="single" w:sz="4" w:space="0" w:color="auto"/>
              <w:bottom w:val="single" w:sz="4" w:space="0" w:color="auto"/>
              <w:right w:val="single" w:sz="4" w:space="0" w:color="auto"/>
            </w:tcBorders>
          </w:tcPr>
          <w:p w14:paraId="2173527F" w14:textId="1EC5C213" w:rsidR="00845569" w:rsidRPr="00E66DFC" w:rsidRDefault="00845569" w:rsidP="00845569">
            <w:pPr>
              <w:pStyle w:val="DecimalAligned"/>
              <w:spacing w:line="360" w:lineRule="auto"/>
              <w:rPr>
                <w:rFonts w:ascii="Arial" w:hAnsi="Arial" w:cs="Arial"/>
                <w:color w:val="auto"/>
              </w:rPr>
            </w:pPr>
            <w:r>
              <w:rPr>
                <w:rFonts w:ascii="Arial" w:hAnsi="Arial" w:cs="Arial"/>
                <w:color w:val="auto"/>
              </w:rPr>
              <w:t>1.16</w:t>
            </w:r>
          </w:p>
        </w:tc>
        <w:tc>
          <w:tcPr>
            <w:tcW w:w="464" w:type="pct"/>
            <w:tcBorders>
              <w:top w:val="single" w:sz="4" w:space="0" w:color="auto"/>
              <w:left w:val="single" w:sz="4" w:space="0" w:color="auto"/>
              <w:bottom w:val="single" w:sz="4" w:space="0" w:color="auto"/>
              <w:right w:val="single" w:sz="4" w:space="0" w:color="auto"/>
            </w:tcBorders>
          </w:tcPr>
          <w:p w14:paraId="6030860F" w14:textId="23B32028" w:rsidR="00845569" w:rsidRPr="00E66DFC" w:rsidRDefault="00845569" w:rsidP="00845569">
            <w:pPr>
              <w:pStyle w:val="DecimalAligned"/>
              <w:spacing w:line="360" w:lineRule="auto"/>
              <w:rPr>
                <w:rFonts w:ascii="Arial" w:hAnsi="Arial" w:cs="Arial"/>
                <w:color w:val="auto"/>
              </w:rPr>
            </w:pPr>
            <w:r>
              <w:rPr>
                <w:rFonts w:ascii="Arial" w:hAnsi="Arial" w:cs="Arial"/>
                <w:color w:val="auto"/>
              </w:rPr>
              <w:t>3.34</w:t>
            </w:r>
          </w:p>
        </w:tc>
        <w:tc>
          <w:tcPr>
            <w:tcW w:w="464" w:type="pct"/>
            <w:tcBorders>
              <w:top w:val="single" w:sz="4" w:space="0" w:color="auto"/>
              <w:left w:val="single" w:sz="4" w:space="0" w:color="auto"/>
              <w:bottom w:val="single" w:sz="4" w:space="0" w:color="auto"/>
              <w:right w:val="single" w:sz="4" w:space="0" w:color="auto"/>
            </w:tcBorders>
          </w:tcPr>
          <w:p w14:paraId="4093E8EE" w14:textId="29E55C6C" w:rsidR="00845569" w:rsidRPr="00E66DFC" w:rsidRDefault="00845569" w:rsidP="00845569">
            <w:pPr>
              <w:pStyle w:val="DecimalAligned"/>
              <w:spacing w:line="360" w:lineRule="auto"/>
              <w:rPr>
                <w:rFonts w:ascii="Arial" w:hAnsi="Arial" w:cs="Arial"/>
                <w:color w:val="auto"/>
              </w:rPr>
            </w:pPr>
            <w:r>
              <w:rPr>
                <w:rFonts w:ascii="Arial" w:hAnsi="Arial" w:cs="Arial"/>
                <w:color w:val="auto"/>
              </w:rPr>
              <w:t>1.68</w:t>
            </w:r>
          </w:p>
        </w:tc>
        <w:tc>
          <w:tcPr>
            <w:tcW w:w="464" w:type="pct"/>
            <w:tcBorders>
              <w:top w:val="single" w:sz="4" w:space="0" w:color="auto"/>
              <w:left w:val="single" w:sz="4" w:space="0" w:color="auto"/>
              <w:bottom w:val="single" w:sz="4" w:space="0" w:color="auto"/>
              <w:right w:val="single" w:sz="4" w:space="0" w:color="auto"/>
            </w:tcBorders>
          </w:tcPr>
          <w:p w14:paraId="055BD97E" w14:textId="5F17766C" w:rsidR="00845569" w:rsidRPr="00E66DFC" w:rsidRDefault="00845569" w:rsidP="00845569">
            <w:pPr>
              <w:pStyle w:val="DecimalAligned"/>
              <w:spacing w:line="360" w:lineRule="auto"/>
              <w:rPr>
                <w:rFonts w:ascii="Arial" w:hAnsi="Arial" w:cs="Arial"/>
                <w:color w:val="auto"/>
              </w:rPr>
            </w:pPr>
            <w:r>
              <w:rPr>
                <w:rFonts w:ascii="Arial" w:hAnsi="Arial" w:cs="Arial"/>
                <w:color w:val="auto"/>
              </w:rPr>
              <w:t>1.60</w:t>
            </w:r>
          </w:p>
        </w:tc>
        <w:tc>
          <w:tcPr>
            <w:tcW w:w="464" w:type="pct"/>
            <w:tcBorders>
              <w:top w:val="single" w:sz="4" w:space="0" w:color="auto"/>
              <w:left w:val="single" w:sz="4" w:space="0" w:color="auto"/>
              <w:bottom w:val="single" w:sz="4" w:space="0" w:color="auto"/>
              <w:right w:val="single" w:sz="4" w:space="0" w:color="auto"/>
            </w:tcBorders>
          </w:tcPr>
          <w:p w14:paraId="2FB360E2" w14:textId="2226E940" w:rsidR="00845569" w:rsidRPr="00E66DFC" w:rsidRDefault="00845569" w:rsidP="00845569">
            <w:pPr>
              <w:pStyle w:val="DecimalAligned"/>
              <w:spacing w:line="360" w:lineRule="auto"/>
              <w:rPr>
                <w:rFonts w:ascii="Arial" w:hAnsi="Arial" w:cs="Arial"/>
                <w:color w:val="auto"/>
              </w:rPr>
            </w:pPr>
            <w:r>
              <w:rPr>
                <w:rFonts w:ascii="Arial" w:hAnsi="Arial" w:cs="Arial"/>
                <w:color w:val="auto"/>
              </w:rPr>
              <w:t>3.20</w:t>
            </w:r>
          </w:p>
        </w:tc>
        <w:tc>
          <w:tcPr>
            <w:tcW w:w="464" w:type="pct"/>
            <w:tcBorders>
              <w:top w:val="single" w:sz="4" w:space="0" w:color="auto"/>
              <w:left w:val="single" w:sz="4" w:space="0" w:color="auto"/>
              <w:bottom w:val="single" w:sz="4" w:space="0" w:color="auto"/>
              <w:right w:val="single" w:sz="4" w:space="0" w:color="auto"/>
            </w:tcBorders>
          </w:tcPr>
          <w:p w14:paraId="0F989B17" w14:textId="49CEF1D3" w:rsidR="00845569" w:rsidRPr="00E66DFC" w:rsidRDefault="00845569" w:rsidP="00845569">
            <w:pPr>
              <w:pStyle w:val="DecimalAligned"/>
              <w:spacing w:line="360" w:lineRule="auto"/>
              <w:rPr>
                <w:rFonts w:ascii="Arial" w:hAnsi="Arial" w:cs="Arial"/>
                <w:color w:val="auto"/>
              </w:rPr>
            </w:pPr>
            <w:r>
              <w:rPr>
                <w:rFonts w:ascii="Arial" w:hAnsi="Arial" w:cs="Arial"/>
                <w:color w:val="auto"/>
              </w:rPr>
              <w:t>1.80</w:t>
            </w:r>
          </w:p>
        </w:tc>
        <w:tc>
          <w:tcPr>
            <w:tcW w:w="464" w:type="pct"/>
            <w:tcBorders>
              <w:top w:val="single" w:sz="4" w:space="0" w:color="auto"/>
              <w:left w:val="single" w:sz="4" w:space="0" w:color="auto"/>
              <w:bottom w:val="single" w:sz="4" w:space="0" w:color="auto"/>
              <w:right w:val="single" w:sz="4" w:space="0" w:color="auto"/>
            </w:tcBorders>
          </w:tcPr>
          <w:p w14:paraId="6C8284CA" w14:textId="232000A0" w:rsidR="00845569" w:rsidRPr="00E66DFC" w:rsidRDefault="00845569" w:rsidP="00845569">
            <w:pPr>
              <w:pStyle w:val="DecimalAligned"/>
              <w:spacing w:line="360" w:lineRule="auto"/>
              <w:rPr>
                <w:rFonts w:ascii="Arial" w:hAnsi="Arial" w:cs="Arial"/>
                <w:color w:val="auto"/>
              </w:rPr>
            </w:pPr>
            <w:r>
              <w:rPr>
                <w:rFonts w:ascii="Arial" w:hAnsi="Arial" w:cs="Arial"/>
                <w:color w:val="auto"/>
              </w:rPr>
              <w:t>3.06</w:t>
            </w:r>
          </w:p>
        </w:tc>
      </w:tr>
      <w:tr w:rsidR="00845569" w:rsidRPr="00E66DFC" w14:paraId="1682BF64" w14:textId="77777777" w:rsidTr="00845569">
        <w:trPr>
          <w:jc w:val="center"/>
        </w:trPr>
        <w:tc>
          <w:tcPr>
            <w:tcW w:w="825" w:type="pct"/>
            <w:tcBorders>
              <w:top w:val="single" w:sz="4" w:space="0" w:color="auto"/>
              <w:left w:val="single" w:sz="4" w:space="0" w:color="auto"/>
              <w:bottom w:val="single" w:sz="4" w:space="0" w:color="auto"/>
              <w:right w:val="single" w:sz="4" w:space="0" w:color="auto"/>
            </w:tcBorders>
            <w:noWrap/>
          </w:tcPr>
          <w:p w14:paraId="6D04A3E5" w14:textId="77777777" w:rsidR="00845569" w:rsidRPr="002C0FC2" w:rsidRDefault="00845569" w:rsidP="00845569">
            <w:pPr>
              <w:spacing w:line="360" w:lineRule="auto"/>
              <w:rPr>
                <w:rFonts w:cs="Arial"/>
                <w:b/>
                <w:color w:val="auto"/>
              </w:rPr>
            </w:pPr>
            <w:r w:rsidRPr="002C0FC2">
              <w:rPr>
                <w:rFonts w:cs="Arial"/>
                <w:b/>
                <w:color w:val="auto"/>
              </w:rPr>
              <w:t>Pr</w:t>
            </w:r>
            <w:r>
              <w:rPr>
                <w:rFonts w:cs="Arial"/>
                <w:b/>
                <w:color w:val="auto"/>
              </w:rPr>
              <w:t>ismatic</w:t>
            </w:r>
          </w:p>
        </w:tc>
        <w:tc>
          <w:tcPr>
            <w:tcW w:w="463" w:type="pct"/>
            <w:tcBorders>
              <w:top w:val="single" w:sz="4" w:space="0" w:color="auto"/>
              <w:left w:val="single" w:sz="4" w:space="0" w:color="auto"/>
              <w:bottom w:val="single" w:sz="4" w:space="0" w:color="auto"/>
              <w:right w:val="single" w:sz="4" w:space="0" w:color="auto"/>
            </w:tcBorders>
          </w:tcPr>
          <w:p w14:paraId="661086D1" w14:textId="1DC4ACDB" w:rsidR="00845569" w:rsidRPr="00E66DFC" w:rsidRDefault="00845569" w:rsidP="00845569">
            <w:pPr>
              <w:pStyle w:val="DecimalAligned"/>
              <w:spacing w:line="360" w:lineRule="auto"/>
              <w:rPr>
                <w:rFonts w:ascii="Arial" w:hAnsi="Arial" w:cs="Arial"/>
                <w:color w:val="auto"/>
              </w:rPr>
            </w:pPr>
            <w:r>
              <w:rPr>
                <w:rFonts w:ascii="Arial" w:hAnsi="Arial" w:cs="Arial"/>
                <w:color w:val="auto"/>
              </w:rPr>
              <w:t>3.41</w:t>
            </w:r>
          </w:p>
        </w:tc>
        <w:tc>
          <w:tcPr>
            <w:tcW w:w="463" w:type="pct"/>
            <w:tcBorders>
              <w:top w:val="single" w:sz="4" w:space="0" w:color="auto"/>
              <w:left w:val="single" w:sz="4" w:space="0" w:color="auto"/>
              <w:bottom w:val="single" w:sz="4" w:space="0" w:color="auto"/>
              <w:right w:val="single" w:sz="4" w:space="0" w:color="auto"/>
            </w:tcBorders>
          </w:tcPr>
          <w:p w14:paraId="2310FF3B" w14:textId="1D27FFEA" w:rsidR="00845569" w:rsidRPr="00E66DFC" w:rsidRDefault="00845569" w:rsidP="00845569">
            <w:pPr>
              <w:pStyle w:val="DecimalAligned"/>
              <w:spacing w:line="360" w:lineRule="auto"/>
              <w:rPr>
                <w:rFonts w:ascii="Arial" w:hAnsi="Arial" w:cs="Arial"/>
                <w:color w:val="auto"/>
              </w:rPr>
            </w:pPr>
            <w:r>
              <w:rPr>
                <w:rFonts w:ascii="Arial" w:hAnsi="Arial" w:cs="Arial"/>
                <w:color w:val="auto"/>
              </w:rPr>
              <w:t>1.36</w:t>
            </w:r>
          </w:p>
        </w:tc>
        <w:tc>
          <w:tcPr>
            <w:tcW w:w="464" w:type="pct"/>
            <w:tcBorders>
              <w:top w:val="single" w:sz="4" w:space="0" w:color="auto"/>
              <w:left w:val="single" w:sz="4" w:space="0" w:color="auto"/>
              <w:bottom w:val="single" w:sz="4" w:space="0" w:color="auto"/>
              <w:right w:val="single" w:sz="4" w:space="0" w:color="auto"/>
            </w:tcBorders>
          </w:tcPr>
          <w:p w14:paraId="5E1C4536" w14:textId="229169E2" w:rsidR="00845569" w:rsidRPr="00E66DFC" w:rsidRDefault="00845569" w:rsidP="00845569">
            <w:pPr>
              <w:pStyle w:val="DecimalAligned"/>
              <w:spacing w:line="360" w:lineRule="auto"/>
              <w:rPr>
                <w:rFonts w:ascii="Arial" w:hAnsi="Arial" w:cs="Arial"/>
                <w:color w:val="auto"/>
              </w:rPr>
            </w:pPr>
            <w:r>
              <w:rPr>
                <w:rFonts w:ascii="Arial" w:hAnsi="Arial" w:cs="Arial"/>
                <w:color w:val="auto"/>
              </w:rPr>
              <w:t>1.16</w:t>
            </w:r>
          </w:p>
        </w:tc>
        <w:tc>
          <w:tcPr>
            <w:tcW w:w="464" w:type="pct"/>
            <w:tcBorders>
              <w:top w:val="single" w:sz="4" w:space="0" w:color="auto"/>
              <w:left w:val="single" w:sz="4" w:space="0" w:color="auto"/>
              <w:bottom w:val="single" w:sz="4" w:space="0" w:color="auto"/>
              <w:right w:val="single" w:sz="4" w:space="0" w:color="auto"/>
            </w:tcBorders>
          </w:tcPr>
          <w:p w14:paraId="7D980D18" w14:textId="3F97CD95" w:rsidR="00845569" w:rsidRPr="00E66DFC" w:rsidRDefault="00845569" w:rsidP="00845569">
            <w:pPr>
              <w:pStyle w:val="DecimalAligned"/>
              <w:spacing w:line="360" w:lineRule="auto"/>
              <w:rPr>
                <w:rFonts w:ascii="Arial" w:hAnsi="Arial" w:cs="Arial"/>
                <w:color w:val="auto"/>
              </w:rPr>
            </w:pPr>
            <w:r>
              <w:rPr>
                <w:rFonts w:ascii="Arial" w:hAnsi="Arial" w:cs="Arial"/>
                <w:color w:val="auto"/>
              </w:rPr>
              <w:t>3.49</w:t>
            </w:r>
          </w:p>
        </w:tc>
        <w:tc>
          <w:tcPr>
            <w:tcW w:w="464" w:type="pct"/>
            <w:tcBorders>
              <w:top w:val="single" w:sz="4" w:space="0" w:color="auto"/>
              <w:left w:val="single" w:sz="4" w:space="0" w:color="auto"/>
              <w:bottom w:val="single" w:sz="4" w:space="0" w:color="auto"/>
              <w:right w:val="single" w:sz="4" w:space="0" w:color="auto"/>
            </w:tcBorders>
          </w:tcPr>
          <w:p w14:paraId="4D3B41D0" w14:textId="3DB695BC" w:rsidR="00845569" w:rsidRPr="00E66DFC" w:rsidRDefault="00845569" w:rsidP="00845569">
            <w:pPr>
              <w:pStyle w:val="DecimalAligned"/>
              <w:spacing w:line="360" w:lineRule="auto"/>
              <w:rPr>
                <w:rFonts w:ascii="Arial" w:hAnsi="Arial" w:cs="Arial"/>
                <w:color w:val="auto"/>
              </w:rPr>
            </w:pPr>
            <w:r>
              <w:rPr>
                <w:rFonts w:ascii="Arial" w:hAnsi="Arial" w:cs="Arial"/>
                <w:color w:val="auto"/>
              </w:rPr>
              <w:t>1.71</w:t>
            </w:r>
          </w:p>
        </w:tc>
        <w:tc>
          <w:tcPr>
            <w:tcW w:w="464" w:type="pct"/>
            <w:tcBorders>
              <w:top w:val="single" w:sz="4" w:space="0" w:color="auto"/>
              <w:left w:val="single" w:sz="4" w:space="0" w:color="auto"/>
              <w:bottom w:val="single" w:sz="4" w:space="0" w:color="auto"/>
              <w:right w:val="single" w:sz="4" w:space="0" w:color="auto"/>
            </w:tcBorders>
          </w:tcPr>
          <w:p w14:paraId="75589835" w14:textId="209B2783" w:rsidR="00845569" w:rsidRPr="00E66DFC" w:rsidRDefault="00845569" w:rsidP="00845569">
            <w:pPr>
              <w:pStyle w:val="DecimalAligned"/>
              <w:spacing w:line="360" w:lineRule="auto"/>
              <w:rPr>
                <w:rFonts w:ascii="Arial" w:hAnsi="Arial" w:cs="Arial"/>
                <w:color w:val="auto"/>
              </w:rPr>
            </w:pPr>
            <w:r>
              <w:rPr>
                <w:rFonts w:ascii="Arial" w:hAnsi="Arial" w:cs="Arial"/>
                <w:color w:val="auto"/>
              </w:rPr>
              <w:t>1.53</w:t>
            </w:r>
          </w:p>
        </w:tc>
        <w:tc>
          <w:tcPr>
            <w:tcW w:w="464" w:type="pct"/>
            <w:tcBorders>
              <w:top w:val="single" w:sz="4" w:space="0" w:color="auto"/>
              <w:left w:val="single" w:sz="4" w:space="0" w:color="auto"/>
              <w:bottom w:val="single" w:sz="4" w:space="0" w:color="auto"/>
              <w:right w:val="single" w:sz="4" w:space="0" w:color="auto"/>
            </w:tcBorders>
          </w:tcPr>
          <w:p w14:paraId="62D42CAD" w14:textId="7B479ABD" w:rsidR="00845569" w:rsidRPr="00E66DFC" w:rsidRDefault="00845569" w:rsidP="00845569">
            <w:pPr>
              <w:pStyle w:val="DecimalAligned"/>
              <w:spacing w:line="360" w:lineRule="auto"/>
              <w:rPr>
                <w:rFonts w:ascii="Arial" w:hAnsi="Arial" w:cs="Arial"/>
                <w:color w:val="auto"/>
              </w:rPr>
            </w:pPr>
            <w:r>
              <w:rPr>
                <w:rFonts w:ascii="Arial" w:hAnsi="Arial" w:cs="Arial"/>
                <w:color w:val="auto"/>
              </w:rPr>
              <w:t>3.35</w:t>
            </w:r>
          </w:p>
        </w:tc>
        <w:tc>
          <w:tcPr>
            <w:tcW w:w="464" w:type="pct"/>
            <w:tcBorders>
              <w:top w:val="single" w:sz="4" w:space="0" w:color="auto"/>
              <w:left w:val="single" w:sz="4" w:space="0" w:color="auto"/>
              <w:bottom w:val="single" w:sz="4" w:space="0" w:color="auto"/>
              <w:right w:val="single" w:sz="4" w:space="0" w:color="auto"/>
            </w:tcBorders>
          </w:tcPr>
          <w:p w14:paraId="00C2D9C5" w14:textId="05082FD0" w:rsidR="00845569" w:rsidRPr="00E66DFC" w:rsidRDefault="00845569" w:rsidP="00845569">
            <w:pPr>
              <w:pStyle w:val="DecimalAligned"/>
              <w:spacing w:line="360" w:lineRule="auto"/>
              <w:rPr>
                <w:rFonts w:ascii="Arial" w:hAnsi="Arial" w:cs="Arial"/>
                <w:color w:val="auto"/>
              </w:rPr>
            </w:pPr>
            <w:r>
              <w:rPr>
                <w:rFonts w:ascii="Arial" w:hAnsi="Arial" w:cs="Arial"/>
                <w:color w:val="auto"/>
              </w:rPr>
              <w:t>1.83</w:t>
            </w:r>
          </w:p>
        </w:tc>
        <w:tc>
          <w:tcPr>
            <w:tcW w:w="464" w:type="pct"/>
            <w:tcBorders>
              <w:top w:val="single" w:sz="4" w:space="0" w:color="auto"/>
              <w:left w:val="single" w:sz="4" w:space="0" w:color="auto"/>
              <w:bottom w:val="single" w:sz="4" w:space="0" w:color="auto"/>
              <w:right w:val="single" w:sz="4" w:space="0" w:color="auto"/>
            </w:tcBorders>
          </w:tcPr>
          <w:p w14:paraId="4E2903C7" w14:textId="261EE873" w:rsidR="00845569" w:rsidRPr="00E66DFC" w:rsidRDefault="00845569" w:rsidP="00845569">
            <w:pPr>
              <w:pStyle w:val="DecimalAligned"/>
              <w:spacing w:line="360" w:lineRule="auto"/>
              <w:rPr>
                <w:rFonts w:ascii="Arial" w:hAnsi="Arial" w:cs="Arial"/>
                <w:color w:val="auto"/>
              </w:rPr>
            </w:pPr>
            <w:r>
              <w:rPr>
                <w:rFonts w:ascii="Arial" w:hAnsi="Arial" w:cs="Arial"/>
                <w:color w:val="auto"/>
              </w:rPr>
              <w:t>3.18</w:t>
            </w:r>
          </w:p>
        </w:tc>
      </w:tr>
      <w:tr w:rsidR="00845569" w:rsidRPr="00E66DFC" w14:paraId="0364EA24" w14:textId="77777777" w:rsidTr="00845569">
        <w:trPr>
          <w:jc w:val="center"/>
        </w:trPr>
        <w:tc>
          <w:tcPr>
            <w:tcW w:w="825" w:type="pct"/>
            <w:tcBorders>
              <w:top w:val="single" w:sz="4" w:space="0" w:color="auto"/>
              <w:left w:val="single" w:sz="4" w:space="0" w:color="auto"/>
              <w:bottom w:val="single" w:sz="4" w:space="0" w:color="auto"/>
              <w:right w:val="single" w:sz="4" w:space="0" w:color="auto"/>
            </w:tcBorders>
            <w:noWrap/>
          </w:tcPr>
          <w:p w14:paraId="30F512F4" w14:textId="77777777" w:rsidR="00845569" w:rsidRPr="002C0FC2" w:rsidRDefault="00845569" w:rsidP="00845569">
            <w:pPr>
              <w:spacing w:line="360" w:lineRule="auto"/>
              <w:rPr>
                <w:rFonts w:cs="Arial"/>
                <w:b/>
                <w:color w:val="auto"/>
              </w:rPr>
            </w:pPr>
            <w:r w:rsidRPr="002C0FC2">
              <w:rPr>
                <w:rFonts w:cs="Arial"/>
                <w:b/>
                <w:color w:val="auto"/>
              </w:rPr>
              <w:t>Po</w:t>
            </w:r>
            <w:r>
              <w:rPr>
                <w:rFonts w:cs="Arial"/>
                <w:b/>
                <w:color w:val="auto"/>
              </w:rPr>
              <w:t>uch</w:t>
            </w:r>
          </w:p>
        </w:tc>
        <w:tc>
          <w:tcPr>
            <w:tcW w:w="463" w:type="pct"/>
            <w:tcBorders>
              <w:top w:val="single" w:sz="4" w:space="0" w:color="auto"/>
              <w:left w:val="single" w:sz="4" w:space="0" w:color="auto"/>
              <w:bottom w:val="single" w:sz="4" w:space="0" w:color="auto"/>
              <w:right w:val="single" w:sz="4" w:space="0" w:color="auto"/>
            </w:tcBorders>
          </w:tcPr>
          <w:p w14:paraId="44E4FA40" w14:textId="0AC84BDD" w:rsidR="00845569" w:rsidRPr="00E66DFC" w:rsidRDefault="00845569" w:rsidP="00845569">
            <w:pPr>
              <w:pStyle w:val="DecimalAligned"/>
              <w:spacing w:line="360" w:lineRule="auto"/>
              <w:rPr>
                <w:rFonts w:ascii="Arial" w:hAnsi="Arial" w:cs="Arial"/>
                <w:color w:val="auto"/>
              </w:rPr>
            </w:pPr>
            <w:r>
              <w:rPr>
                <w:rFonts w:ascii="Arial" w:hAnsi="Arial" w:cs="Arial"/>
                <w:color w:val="auto"/>
              </w:rPr>
              <w:t>1.97</w:t>
            </w:r>
          </w:p>
        </w:tc>
        <w:tc>
          <w:tcPr>
            <w:tcW w:w="463" w:type="pct"/>
            <w:tcBorders>
              <w:top w:val="single" w:sz="4" w:space="0" w:color="auto"/>
              <w:left w:val="single" w:sz="4" w:space="0" w:color="auto"/>
              <w:bottom w:val="single" w:sz="4" w:space="0" w:color="auto"/>
              <w:right w:val="single" w:sz="4" w:space="0" w:color="auto"/>
            </w:tcBorders>
          </w:tcPr>
          <w:p w14:paraId="1F613A66" w14:textId="411306B9" w:rsidR="00845569" w:rsidRPr="00E66DFC" w:rsidRDefault="00845569" w:rsidP="00845569">
            <w:pPr>
              <w:pStyle w:val="DecimalAligned"/>
              <w:spacing w:line="360" w:lineRule="auto"/>
              <w:rPr>
                <w:rFonts w:ascii="Arial" w:hAnsi="Arial" w:cs="Arial"/>
                <w:color w:val="auto"/>
              </w:rPr>
            </w:pPr>
            <w:r>
              <w:rPr>
                <w:rFonts w:ascii="Arial" w:hAnsi="Arial" w:cs="Arial"/>
                <w:color w:val="auto"/>
              </w:rPr>
              <w:t>1.83</w:t>
            </w:r>
          </w:p>
        </w:tc>
        <w:tc>
          <w:tcPr>
            <w:tcW w:w="464" w:type="pct"/>
            <w:tcBorders>
              <w:top w:val="single" w:sz="4" w:space="0" w:color="auto"/>
              <w:left w:val="single" w:sz="4" w:space="0" w:color="auto"/>
              <w:bottom w:val="single" w:sz="4" w:space="0" w:color="auto"/>
              <w:right w:val="single" w:sz="4" w:space="0" w:color="auto"/>
            </w:tcBorders>
          </w:tcPr>
          <w:p w14:paraId="700A2A07" w14:textId="11F5ABD8" w:rsidR="00845569" w:rsidRPr="00E66DFC" w:rsidRDefault="00845569" w:rsidP="00845569">
            <w:pPr>
              <w:pStyle w:val="DecimalAligned"/>
              <w:spacing w:line="360" w:lineRule="auto"/>
              <w:rPr>
                <w:rFonts w:ascii="Arial" w:hAnsi="Arial" w:cs="Arial"/>
                <w:color w:val="auto"/>
              </w:rPr>
            </w:pPr>
            <w:r>
              <w:rPr>
                <w:rFonts w:ascii="Arial" w:hAnsi="Arial" w:cs="Arial"/>
                <w:color w:val="auto"/>
              </w:rPr>
              <w:t>1.32</w:t>
            </w:r>
          </w:p>
        </w:tc>
        <w:tc>
          <w:tcPr>
            <w:tcW w:w="464" w:type="pct"/>
            <w:tcBorders>
              <w:top w:val="single" w:sz="4" w:space="0" w:color="auto"/>
              <w:left w:val="single" w:sz="4" w:space="0" w:color="auto"/>
              <w:bottom w:val="single" w:sz="4" w:space="0" w:color="auto"/>
              <w:right w:val="single" w:sz="4" w:space="0" w:color="auto"/>
            </w:tcBorders>
          </w:tcPr>
          <w:p w14:paraId="50FB399D" w14:textId="18CE3FA2" w:rsidR="00845569" w:rsidRPr="00E66DFC" w:rsidRDefault="00845569" w:rsidP="00845569">
            <w:pPr>
              <w:pStyle w:val="DecimalAligned"/>
              <w:spacing w:line="360" w:lineRule="auto"/>
              <w:rPr>
                <w:rFonts w:ascii="Arial" w:hAnsi="Arial" w:cs="Arial"/>
                <w:color w:val="auto"/>
              </w:rPr>
            </w:pPr>
            <w:r>
              <w:rPr>
                <w:rFonts w:ascii="Arial" w:hAnsi="Arial" w:cs="Arial"/>
                <w:color w:val="auto"/>
              </w:rPr>
              <w:t>2.02</w:t>
            </w:r>
          </w:p>
        </w:tc>
        <w:tc>
          <w:tcPr>
            <w:tcW w:w="464" w:type="pct"/>
            <w:tcBorders>
              <w:top w:val="single" w:sz="4" w:space="0" w:color="auto"/>
              <w:left w:val="single" w:sz="4" w:space="0" w:color="auto"/>
              <w:bottom w:val="single" w:sz="4" w:space="0" w:color="auto"/>
              <w:right w:val="single" w:sz="4" w:space="0" w:color="auto"/>
            </w:tcBorders>
          </w:tcPr>
          <w:p w14:paraId="50DE2B9A" w14:textId="3B6BEC3D" w:rsidR="00845569" w:rsidRPr="00E66DFC" w:rsidRDefault="00845569" w:rsidP="00845569">
            <w:pPr>
              <w:pStyle w:val="DecimalAligned"/>
              <w:spacing w:line="360" w:lineRule="auto"/>
              <w:rPr>
                <w:rFonts w:ascii="Arial" w:hAnsi="Arial" w:cs="Arial"/>
                <w:color w:val="auto"/>
              </w:rPr>
            </w:pPr>
            <w:r>
              <w:rPr>
                <w:rFonts w:ascii="Arial" w:hAnsi="Arial" w:cs="Arial"/>
                <w:color w:val="auto"/>
              </w:rPr>
              <w:t>1.74</w:t>
            </w:r>
          </w:p>
        </w:tc>
        <w:tc>
          <w:tcPr>
            <w:tcW w:w="464" w:type="pct"/>
            <w:tcBorders>
              <w:top w:val="single" w:sz="4" w:space="0" w:color="auto"/>
              <w:left w:val="single" w:sz="4" w:space="0" w:color="auto"/>
              <w:bottom w:val="single" w:sz="4" w:space="0" w:color="auto"/>
              <w:right w:val="single" w:sz="4" w:space="0" w:color="auto"/>
            </w:tcBorders>
          </w:tcPr>
          <w:p w14:paraId="763B9E8A" w14:textId="3652B774" w:rsidR="00845569" w:rsidRPr="00E66DFC" w:rsidRDefault="00845569" w:rsidP="00845569">
            <w:pPr>
              <w:pStyle w:val="DecimalAligned"/>
              <w:spacing w:line="360" w:lineRule="auto"/>
              <w:rPr>
                <w:rFonts w:ascii="Arial" w:hAnsi="Arial" w:cs="Arial"/>
                <w:color w:val="auto"/>
              </w:rPr>
            </w:pPr>
            <w:r>
              <w:rPr>
                <w:rFonts w:ascii="Arial" w:hAnsi="Arial" w:cs="Arial"/>
                <w:color w:val="auto"/>
              </w:rPr>
              <w:t>1.46</w:t>
            </w:r>
          </w:p>
        </w:tc>
        <w:tc>
          <w:tcPr>
            <w:tcW w:w="464" w:type="pct"/>
            <w:tcBorders>
              <w:top w:val="single" w:sz="4" w:space="0" w:color="auto"/>
              <w:left w:val="single" w:sz="4" w:space="0" w:color="auto"/>
              <w:bottom w:val="single" w:sz="4" w:space="0" w:color="auto"/>
              <w:right w:val="single" w:sz="4" w:space="0" w:color="auto"/>
            </w:tcBorders>
          </w:tcPr>
          <w:p w14:paraId="683E0E0A" w14:textId="1E54A812" w:rsidR="00845569" w:rsidRPr="00E66DFC" w:rsidRDefault="00845569" w:rsidP="00845569">
            <w:pPr>
              <w:pStyle w:val="DecimalAligned"/>
              <w:spacing w:line="360" w:lineRule="auto"/>
              <w:rPr>
                <w:rFonts w:ascii="Arial" w:hAnsi="Arial" w:cs="Arial"/>
                <w:color w:val="auto"/>
              </w:rPr>
            </w:pPr>
            <w:r>
              <w:rPr>
                <w:rFonts w:ascii="Arial" w:hAnsi="Arial" w:cs="Arial"/>
                <w:color w:val="auto"/>
              </w:rPr>
              <w:t>1.78</w:t>
            </w:r>
          </w:p>
        </w:tc>
        <w:tc>
          <w:tcPr>
            <w:tcW w:w="464" w:type="pct"/>
            <w:tcBorders>
              <w:top w:val="single" w:sz="4" w:space="0" w:color="auto"/>
              <w:left w:val="single" w:sz="4" w:space="0" w:color="auto"/>
              <w:bottom w:val="single" w:sz="4" w:space="0" w:color="auto"/>
              <w:right w:val="single" w:sz="4" w:space="0" w:color="auto"/>
            </w:tcBorders>
          </w:tcPr>
          <w:p w14:paraId="2FAD83DB" w14:textId="30C08698" w:rsidR="00845569" w:rsidRPr="00E66DFC" w:rsidRDefault="00845569" w:rsidP="00845569">
            <w:pPr>
              <w:pStyle w:val="DecimalAligned"/>
              <w:spacing w:line="360" w:lineRule="auto"/>
              <w:rPr>
                <w:rFonts w:ascii="Arial" w:hAnsi="Arial" w:cs="Arial"/>
                <w:color w:val="auto"/>
              </w:rPr>
            </w:pPr>
            <w:r>
              <w:rPr>
                <w:rFonts w:ascii="Arial" w:hAnsi="Arial" w:cs="Arial"/>
                <w:color w:val="auto"/>
              </w:rPr>
              <w:t>1.96</w:t>
            </w:r>
          </w:p>
        </w:tc>
        <w:tc>
          <w:tcPr>
            <w:tcW w:w="464" w:type="pct"/>
            <w:tcBorders>
              <w:top w:val="single" w:sz="4" w:space="0" w:color="auto"/>
              <w:left w:val="single" w:sz="4" w:space="0" w:color="auto"/>
              <w:bottom w:val="single" w:sz="4" w:space="0" w:color="auto"/>
              <w:right w:val="single" w:sz="4" w:space="0" w:color="auto"/>
            </w:tcBorders>
          </w:tcPr>
          <w:p w14:paraId="2EA82374" w14:textId="64F836B4" w:rsidR="00845569" w:rsidRPr="00E66DFC" w:rsidRDefault="00845569" w:rsidP="00845569">
            <w:pPr>
              <w:pStyle w:val="DecimalAligned"/>
              <w:spacing w:line="360" w:lineRule="auto"/>
              <w:rPr>
                <w:rFonts w:ascii="Arial" w:hAnsi="Arial" w:cs="Arial"/>
                <w:color w:val="auto"/>
              </w:rPr>
            </w:pPr>
            <w:r>
              <w:rPr>
                <w:rFonts w:ascii="Arial" w:hAnsi="Arial" w:cs="Arial"/>
                <w:color w:val="auto"/>
              </w:rPr>
              <w:t>1.41</w:t>
            </w:r>
          </w:p>
        </w:tc>
      </w:tr>
      <w:tr w:rsidR="00845569" w:rsidRPr="00E66DFC" w14:paraId="634AD3D9" w14:textId="77777777" w:rsidTr="003E595D">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14:paraId="5177281D" w14:textId="77777777" w:rsidR="00845569" w:rsidRPr="00D16294" w:rsidRDefault="00845569" w:rsidP="003E595D">
            <w:pPr>
              <w:spacing w:line="360" w:lineRule="auto"/>
              <w:jc w:val="center"/>
              <w:rPr>
                <w:rFonts w:cs="Arial"/>
                <w:b/>
                <w:bCs/>
                <w:i/>
                <w:color w:val="auto"/>
              </w:rPr>
            </w:pPr>
            <w:r w:rsidRPr="00D16294">
              <w:rPr>
                <w:rStyle w:val="SubtleEmphasis"/>
                <w:rFonts w:cs="Arial"/>
                <w:b/>
                <w:bCs/>
                <w:i w:val="0"/>
                <w:color w:val="auto"/>
              </w:rPr>
              <w:t xml:space="preserve">Discharging pulse for cells at </w:t>
            </w:r>
            <w:r w:rsidRPr="00735EC1">
              <w:rPr>
                <w:rFonts w:cs="Arial"/>
                <w:b/>
                <w:bCs/>
                <w:color w:val="auto"/>
              </w:rPr>
              <w:t>5°C/0.3C</w:t>
            </w:r>
          </w:p>
        </w:tc>
      </w:tr>
      <w:tr w:rsidR="00845569" w:rsidRPr="00E66DFC" w14:paraId="667BE318" w14:textId="77777777" w:rsidTr="00845569">
        <w:trPr>
          <w:jc w:val="center"/>
        </w:trPr>
        <w:tc>
          <w:tcPr>
            <w:tcW w:w="825" w:type="pct"/>
            <w:tcBorders>
              <w:top w:val="single" w:sz="4" w:space="0" w:color="auto"/>
              <w:left w:val="single" w:sz="4" w:space="0" w:color="auto"/>
              <w:bottom w:val="single" w:sz="4" w:space="0" w:color="auto"/>
              <w:right w:val="single" w:sz="4" w:space="0" w:color="auto"/>
            </w:tcBorders>
            <w:noWrap/>
          </w:tcPr>
          <w:p w14:paraId="48AE1A93" w14:textId="77777777" w:rsidR="00845569" w:rsidRPr="002C0FC2" w:rsidRDefault="00845569" w:rsidP="00845569">
            <w:pPr>
              <w:spacing w:line="360" w:lineRule="auto"/>
              <w:rPr>
                <w:rFonts w:cs="Arial"/>
                <w:b/>
                <w:color w:val="auto"/>
              </w:rPr>
            </w:pPr>
            <w:r w:rsidRPr="002C0FC2">
              <w:rPr>
                <w:rFonts w:cs="Arial"/>
                <w:b/>
                <w:color w:val="auto"/>
              </w:rPr>
              <w:t>Cy</w:t>
            </w:r>
            <w:r>
              <w:rPr>
                <w:rFonts w:cs="Arial"/>
                <w:b/>
                <w:color w:val="auto"/>
              </w:rPr>
              <w:t>lindrical</w:t>
            </w:r>
          </w:p>
        </w:tc>
        <w:tc>
          <w:tcPr>
            <w:tcW w:w="463" w:type="pct"/>
            <w:tcBorders>
              <w:top w:val="single" w:sz="4" w:space="0" w:color="auto"/>
              <w:left w:val="single" w:sz="4" w:space="0" w:color="auto"/>
              <w:bottom w:val="single" w:sz="4" w:space="0" w:color="auto"/>
              <w:right w:val="single" w:sz="4" w:space="0" w:color="auto"/>
            </w:tcBorders>
          </w:tcPr>
          <w:p w14:paraId="5A3E6513" w14:textId="388A5703" w:rsidR="00845569" w:rsidRPr="00E66DFC" w:rsidRDefault="00845569" w:rsidP="00845569">
            <w:pPr>
              <w:pStyle w:val="DecimalAligned"/>
              <w:spacing w:line="360" w:lineRule="auto"/>
              <w:rPr>
                <w:rFonts w:ascii="Arial" w:hAnsi="Arial" w:cs="Arial"/>
                <w:color w:val="auto"/>
              </w:rPr>
            </w:pPr>
            <w:r>
              <w:rPr>
                <w:rFonts w:ascii="Arial" w:hAnsi="Arial" w:cs="Arial"/>
                <w:color w:val="auto"/>
              </w:rPr>
              <w:t>3.74</w:t>
            </w:r>
          </w:p>
        </w:tc>
        <w:tc>
          <w:tcPr>
            <w:tcW w:w="463" w:type="pct"/>
            <w:tcBorders>
              <w:top w:val="single" w:sz="4" w:space="0" w:color="auto"/>
              <w:left w:val="single" w:sz="4" w:space="0" w:color="auto"/>
              <w:bottom w:val="single" w:sz="4" w:space="0" w:color="auto"/>
              <w:right w:val="single" w:sz="4" w:space="0" w:color="auto"/>
            </w:tcBorders>
          </w:tcPr>
          <w:p w14:paraId="26B8646B" w14:textId="2E38EE60" w:rsidR="00845569" w:rsidRPr="00E66DFC" w:rsidRDefault="00845569" w:rsidP="00845569">
            <w:pPr>
              <w:pStyle w:val="DecimalAligned"/>
              <w:spacing w:line="360" w:lineRule="auto"/>
              <w:rPr>
                <w:rFonts w:ascii="Arial" w:hAnsi="Arial" w:cs="Arial"/>
                <w:color w:val="auto"/>
              </w:rPr>
            </w:pPr>
            <w:r>
              <w:rPr>
                <w:rFonts w:ascii="Arial" w:hAnsi="Arial" w:cs="Arial"/>
                <w:color w:val="auto"/>
              </w:rPr>
              <w:t>3.56</w:t>
            </w:r>
          </w:p>
        </w:tc>
        <w:tc>
          <w:tcPr>
            <w:tcW w:w="464" w:type="pct"/>
            <w:tcBorders>
              <w:top w:val="single" w:sz="4" w:space="0" w:color="auto"/>
              <w:left w:val="single" w:sz="4" w:space="0" w:color="auto"/>
              <w:bottom w:val="single" w:sz="4" w:space="0" w:color="auto"/>
              <w:right w:val="single" w:sz="4" w:space="0" w:color="auto"/>
            </w:tcBorders>
          </w:tcPr>
          <w:p w14:paraId="0AF12089" w14:textId="591D9C02" w:rsidR="00845569" w:rsidRPr="00E66DFC" w:rsidRDefault="00845569" w:rsidP="00845569">
            <w:pPr>
              <w:pStyle w:val="DecimalAligned"/>
              <w:spacing w:line="360" w:lineRule="auto"/>
              <w:rPr>
                <w:rFonts w:ascii="Arial" w:hAnsi="Arial" w:cs="Arial"/>
                <w:color w:val="auto"/>
              </w:rPr>
            </w:pPr>
            <w:r>
              <w:rPr>
                <w:rFonts w:ascii="Arial" w:hAnsi="Arial" w:cs="Arial"/>
                <w:color w:val="auto"/>
              </w:rPr>
              <w:t>4.99</w:t>
            </w:r>
          </w:p>
        </w:tc>
        <w:tc>
          <w:tcPr>
            <w:tcW w:w="464" w:type="pct"/>
            <w:tcBorders>
              <w:top w:val="single" w:sz="4" w:space="0" w:color="auto"/>
              <w:left w:val="single" w:sz="4" w:space="0" w:color="auto"/>
              <w:bottom w:val="single" w:sz="4" w:space="0" w:color="auto"/>
              <w:right w:val="single" w:sz="4" w:space="0" w:color="auto"/>
            </w:tcBorders>
          </w:tcPr>
          <w:p w14:paraId="5F79DC11" w14:textId="5FF6EF56" w:rsidR="00845569" w:rsidRPr="00E66DFC" w:rsidRDefault="00845569" w:rsidP="00845569">
            <w:pPr>
              <w:pStyle w:val="DecimalAligned"/>
              <w:spacing w:line="360" w:lineRule="auto"/>
              <w:rPr>
                <w:rFonts w:ascii="Arial" w:hAnsi="Arial" w:cs="Arial"/>
                <w:color w:val="auto"/>
              </w:rPr>
            </w:pPr>
            <w:r>
              <w:rPr>
                <w:rFonts w:ascii="Arial" w:hAnsi="Arial" w:cs="Arial"/>
                <w:color w:val="auto"/>
              </w:rPr>
              <w:t>3.38</w:t>
            </w:r>
          </w:p>
        </w:tc>
        <w:tc>
          <w:tcPr>
            <w:tcW w:w="464" w:type="pct"/>
            <w:tcBorders>
              <w:top w:val="single" w:sz="4" w:space="0" w:color="auto"/>
              <w:left w:val="single" w:sz="4" w:space="0" w:color="auto"/>
              <w:bottom w:val="single" w:sz="4" w:space="0" w:color="auto"/>
              <w:right w:val="single" w:sz="4" w:space="0" w:color="auto"/>
            </w:tcBorders>
          </w:tcPr>
          <w:p w14:paraId="60FC7022" w14:textId="1F48A4B0" w:rsidR="00845569" w:rsidRPr="00E66DFC" w:rsidRDefault="00845569" w:rsidP="00845569">
            <w:pPr>
              <w:pStyle w:val="DecimalAligned"/>
              <w:spacing w:line="360" w:lineRule="auto"/>
              <w:rPr>
                <w:rFonts w:ascii="Arial" w:hAnsi="Arial" w:cs="Arial"/>
                <w:color w:val="auto"/>
              </w:rPr>
            </w:pPr>
            <w:r>
              <w:rPr>
                <w:rFonts w:ascii="Arial" w:hAnsi="Arial" w:cs="Arial"/>
                <w:color w:val="auto"/>
              </w:rPr>
              <w:t>1.30</w:t>
            </w:r>
          </w:p>
        </w:tc>
        <w:tc>
          <w:tcPr>
            <w:tcW w:w="464" w:type="pct"/>
            <w:tcBorders>
              <w:top w:val="single" w:sz="4" w:space="0" w:color="auto"/>
              <w:left w:val="single" w:sz="4" w:space="0" w:color="auto"/>
              <w:bottom w:val="single" w:sz="4" w:space="0" w:color="auto"/>
              <w:right w:val="single" w:sz="4" w:space="0" w:color="auto"/>
            </w:tcBorders>
          </w:tcPr>
          <w:p w14:paraId="4F66C123" w14:textId="40E2C3BD" w:rsidR="00845569" w:rsidRPr="00E66DFC" w:rsidRDefault="00845569" w:rsidP="00845569">
            <w:pPr>
              <w:pStyle w:val="DecimalAligned"/>
              <w:spacing w:line="360" w:lineRule="auto"/>
              <w:rPr>
                <w:rFonts w:ascii="Arial" w:hAnsi="Arial" w:cs="Arial"/>
                <w:color w:val="auto"/>
              </w:rPr>
            </w:pPr>
            <w:r>
              <w:rPr>
                <w:rFonts w:ascii="Arial" w:hAnsi="Arial" w:cs="Arial"/>
                <w:color w:val="auto"/>
              </w:rPr>
              <w:t>1.22</w:t>
            </w:r>
          </w:p>
        </w:tc>
        <w:tc>
          <w:tcPr>
            <w:tcW w:w="464" w:type="pct"/>
            <w:tcBorders>
              <w:top w:val="single" w:sz="4" w:space="0" w:color="auto"/>
              <w:left w:val="single" w:sz="4" w:space="0" w:color="auto"/>
              <w:bottom w:val="single" w:sz="4" w:space="0" w:color="auto"/>
              <w:right w:val="single" w:sz="4" w:space="0" w:color="auto"/>
            </w:tcBorders>
          </w:tcPr>
          <w:p w14:paraId="340C2E10" w14:textId="567BEE4B" w:rsidR="00845569" w:rsidRPr="00E66DFC" w:rsidRDefault="00845569" w:rsidP="00845569">
            <w:pPr>
              <w:pStyle w:val="DecimalAligned"/>
              <w:spacing w:line="360" w:lineRule="auto"/>
              <w:rPr>
                <w:rFonts w:ascii="Arial" w:hAnsi="Arial" w:cs="Arial"/>
                <w:color w:val="auto"/>
              </w:rPr>
            </w:pPr>
            <w:r>
              <w:rPr>
                <w:rFonts w:ascii="Arial" w:hAnsi="Arial" w:cs="Arial"/>
                <w:color w:val="auto"/>
              </w:rPr>
              <w:t>3.22</w:t>
            </w:r>
          </w:p>
        </w:tc>
        <w:tc>
          <w:tcPr>
            <w:tcW w:w="464" w:type="pct"/>
            <w:tcBorders>
              <w:top w:val="single" w:sz="4" w:space="0" w:color="auto"/>
              <w:left w:val="single" w:sz="4" w:space="0" w:color="auto"/>
              <w:bottom w:val="single" w:sz="4" w:space="0" w:color="auto"/>
              <w:right w:val="single" w:sz="4" w:space="0" w:color="auto"/>
            </w:tcBorders>
          </w:tcPr>
          <w:p w14:paraId="524FE731" w14:textId="6B719BC5" w:rsidR="00845569" w:rsidRPr="00E66DFC" w:rsidRDefault="00845569" w:rsidP="00845569">
            <w:pPr>
              <w:pStyle w:val="DecimalAligned"/>
              <w:spacing w:line="360" w:lineRule="auto"/>
              <w:rPr>
                <w:rFonts w:ascii="Arial" w:hAnsi="Arial" w:cs="Arial"/>
                <w:color w:val="auto"/>
              </w:rPr>
            </w:pPr>
            <w:r>
              <w:rPr>
                <w:rFonts w:ascii="Arial" w:hAnsi="Arial" w:cs="Arial"/>
                <w:color w:val="auto"/>
              </w:rPr>
              <w:t>1.23</w:t>
            </w:r>
          </w:p>
        </w:tc>
        <w:tc>
          <w:tcPr>
            <w:tcW w:w="464" w:type="pct"/>
            <w:tcBorders>
              <w:top w:val="single" w:sz="4" w:space="0" w:color="auto"/>
              <w:left w:val="single" w:sz="4" w:space="0" w:color="auto"/>
              <w:bottom w:val="single" w:sz="4" w:space="0" w:color="auto"/>
              <w:right w:val="single" w:sz="4" w:space="0" w:color="auto"/>
            </w:tcBorders>
          </w:tcPr>
          <w:p w14:paraId="5E65124C" w14:textId="0071BD52" w:rsidR="00845569" w:rsidRPr="00E66DFC" w:rsidRDefault="00845569" w:rsidP="00845569">
            <w:pPr>
              <w:pStyle w:val="DecimalAligned"/>
              <w:spacing w:line="360" w:lineRule="auto"/>
              <w:rPr>
                <w:rFonts w:ascii="Arial" w:hAnsi="Arial" w:cs="Arial"/>
                <w:color w:val="auto"/>
              </w:rPr>
            </w:pPr>
            <w:r>
              <w:rPr>
                <w:rFonts w:ascii="Arial" w:hAnsi="Arial" w:cs="Arial"/>
                <w:color w:val="auto"/>
              </w:rPr>
              <w:t>1.07</w:t>
            </w:r>
          </w:p>
        </w:tc>
      </w:tr>
      <w:tr w:rsidR="00845569" w:rsidRPr="00E66DFC" w14:paraId="2155C640" w14:textId="77777777" w:rsidTr="00845569">
        <w:trPr>
          <w:jc w:val="center"/>
        </w:trPr>
        <w:tc>
          <w:tcPr>
            <w:tcW w:w="825" w:type="pct"/>
            <w:tcBorders>
              <w:top w:val="single" w:sz="4" w:space="0" w:color="auto"/>
              <w:left w:val="single" w:sz="4" w:space="0" w:color="auto"/>
              <w:bottom w:val="single" w:sz="4" w:space="0" w:color="auto"/>
              <w:right w:val="single" w:sz="4" w:space="0" w:color="auto"/>
            </w:tcBorders>
            <w:noWrap/>
          </w:tcPr>
          <w:p w14:paraId="39C408BB" w14:textId="77777777" w:rsidR="00845569" w:rsidRPr="002C0FC2" w:rsidRDefault="00845569" w:rsidP="00845569">
            <w:pPr>
              <w:spacing w:line="360" w:lineRule="auto"/>
              <w:rPr>
                <w:rFonts w:cs="Arial"/>
                <w:b/>
                <w:color w:val="auto"/>
              </w:rPr>
            </w:pPr>
            <w:r w:rsidRPr="002C0FC2">
              <w:rPr>
                <w:rFonts w:cs="Arial"/>
                <w:b/>
                <w:color w:val="auto"/>
              </w:rPr>
              <w:t>Pr</w:t>
            </w:r>
            <w:r>
              <w:rPr>
                <w:rFonts w:cs="Arial"/>
                <w:b/>
                <w:color w:val="auto"/>
              </w:rPr>
              <w:t>ismatic</w:t>
            </w:r>
          </w:p>
        </w:tc>
        <w:tc>
          <w:tcPr>
            <w:tcW w:w="463" w:type="pct"/>
            <w:tcBorders>
              <w:top w:val="single" w:sz="4" w:space="0" w:color="auto"/>
              <w:left w:val="single" w:sz="4" w:space="0" w:color="auto"/>
              <w:bottom w:val="single" w:sz="4" w:space="0" w:color="auto"/>
              <w:right w:val="single" w:sz="4" w:space="0" w:color="auto"/>
            </w:tcBorders>
          </w:tcPr>
          <w:p w14:paraId="308FAED3" w14:textId="2678A3DE" w:rsidR="00845569" w:rsidRPr="00E66DFC" w:rsidRDefault="00845569" w:rsidP="00845569">
            <w:pPr>
              <w:pStyle w:val="DecimalAligned"/>
              <w:spacing w:line="360" w:lineRule="auto"/>
              <w:rPr>
                <w:rFonts w:ascii="Arial" w:hAnsi="Arial" w:cs="Arial"/>
                <w:color w:val="auto"/>
              </w:rPr>
            </w:pPr>
            <w:r>
              <w:rPr>
                <w:rFonts w:ascii="Arial" w:hAnsi="Arial" w:cs="Arial"/>
                <w:color w:val="auto"/>
              </w:rPr>
              <w:t>3.79</w:t>
            </w:r>
          </w:p>
        </w:tc>
        <w:tc>
          <w:tcPr>
            <w:tcW w:w="463" w:type="pct"/>
            <w:tcBorders>
              <w:top w:val="single" w:sz="4" w:space="0" w:color="auto"/>
              <w:left w:val="single" w:sz="4" w:space="0" w:color="auto"/>
              <w:bottom w:val="single" w:sz="4" w:space="0" w:color="auto"/>
              <w:right w:val="single" w:sz="4" w:space="0" w:color="auto"/>
            </w:tcBorders>
          </w:tcPr>
          <w:p w14:paraId="133293AC" w14:textId="7D335483" w:rsidR="00845569" w:rsidRPr="00E66DFC" w:rsidRDefault="00845569" w:rsidP="00845569">
            <w:pPr>
              <w:pStyle w:val="DecimalAligned"/>
              <w:spacing w:line="360" w:lineRule="auto"/>
              <w:rPr>
                <w:rFonts w:ascii="Arial" w:hAnsi="Arial" w:cs="Arial"/>
                <w:color w:val="auto"/>
              </w:rPr>
            </w:pPr>
            <w:r>
              <w:rPr>
                <w:rFonts w:ascii="Arial" w:hAnsi="Arial" w:cs="Arial"/>
                <w:color w:val="auto"/>
              </w:rPr>
              <w:t>2.75</w:t>
            </w:r>
          </w:p>
        </w:tc>
        <w:tc>
          <w:tcPr>
            <w:tcW w:w="464" w:type="pct"/>
            <w:tcBorders>
              <w:top w:val="single" w:sz="4" w:space="0" w:color="auto"/>
              <w:left w:val="single" w:sz="4" w:space="0" w:color="auto"/>
              <w:bottom w:val="single" w:sz="4" w:space="0" w:color="auto"/>
              <w:right w:val="single" w:sz="4" w:space="0" w:color="auto"/>
            </w:tcBorders>
          </w:tcPr>
          <w:p w14:paraId="1657D7BF" w14:textId="353E1B44" w:rsidR="00845569" w:rsidRPr="00E66DFC" w:rsidRDefault="00845569" w:rsidP="00845569">
            <w:pPr>
              <w:pStyle w:val="DecimalAligned"/>
              <w:spacing w:line="360" w:lineRule="auto"/>
              <w:rPr>
                <w:rFonts w:ascii="Arial" w:hAnsi="Arial" w:cs="Arial"/>
                <w:color w:val="auto"/>
              </w:rPr>
            </w:pPr>
            <w:r>
              <w:rPr>
                <w:rFonts w:ascii="Arial" w:hAnsi="Arial" w:cs="Arial"/>
                <w:color w:val="auto"/>
              </w:rPr>
              <w:t>3.08</w:t>
            </w:r>
          </w:p>
        </w:tc>
        <w:tc>
          <w:tcPr>
            <w:tcW w:w="464" w:type="pct"/>
            <w:tcBorders>
              <w:top w:val="single" w:sz="4" w:space="0" w:color="auto"/>
              <w:left w:val="single" w:sz="4" w:space="0" w:color="auto"/>
              <w:bottom w:val="single" w:sz="4" w:space="0" w:color="auto"/>
              <w:right w:val="single" w:sz="4" w:space="0" w:color="auto"/>
            </w:tcBorders>
          </w:tcPr>
          <w:p w14:paraId="42FC7EF2" w14:textId="2AA8D0B4" w:rsidR="00845569" w:rsidRPr="00E66DFC" w:rsidRDefault="00845569" w:rsidP="00845569">
            <w:pPr>
              <w:pStyle w:val="DecimalAligned"/>
              <w:spacing w:line="360" w:lineRule="auto"/>
              <w:rPr>
                <w:rFonts w:ascii="Arial" w:hAnsi="Arial" w:cs="Arial"/>
                <w:color w:val="auto"/>
              </w:rPr>
            </w:pPr>
            <w:r>
              <w:rPr>
                <w:rFonts w:ascii="Arial" w:hAnsi="Arial" w:cs="Arial"/>
                <w:color w:val="auto"/>
              </w:rPr>
              <w:t>3.52</w:t>
            </w:r>
          </w:p>
        </w:tc>
        <w:tc>
          <w:tcPr>
            <w:tcW w:w="464" w:type="pct"/>
            <w:tcBorders>
              <w:top w:val="single" w:sz="4" w:space="0" w:color="auto"/>
              <w:left w:val="single" w:sz="4" w:space="0" w:color="auto"/>
              <w:bottom w:val="single" w:sz="4" w:space="0" w:color="auto"/>
              <w:right w:val="single" w:sz="4" w:space="0" w:color="auto"/>
            </w:tcBorders>
          </w:tcPr>
          <w:p w14:paraId="6B9EEB78" w14:textId="295B4A6E" w:rsidR="00845569" w:rsidRPr="00E66DFC" w:rsidRDefault="00845569" w:rsidP="00845569">
            <w:pPr>
              <w:pStyle w:val="DecimalAligned"/>
              <w:spacing w:line="360" w:lineRule="auto"/>
              <w:rPr>
                <w:rFonts w:ascii="Arial" w:hAnsi="Arial" w:cs="Arial"/>
                <w:color w:val="auto"/>
              </w:rPr>
            </w:pPr>
            <w:r>
              <w:rPr>
                <w:rFonts w:ascii="Arial" w:hAnsi="Arial" w:cs="Arial"/>
                <w:color w:val="auto"/>
              </w:rPr>
              <w:t>1.25</w:t>
            </w:r>
          </w:p>
        </w:tc>
        <w:tc>
          <w:tcPr>
            <w:tcW w:w="464" w:type="pct"/>
            <w:tcBorders>
              <w:top w:val="single" w:sz="4" w:space="0" w:color="auto"/>
              <w:left w:val="single" w:sz="4" w:space="0" w:color="auto"/>
              <w:bottom w:val="single" w:sz="4" w:space="0" w:color="auto"/>
              <w:right w:val="single" w:sz="4" w:space="0" w:color="auto"/>
            </w:tcBorders>
          </w:tcPr>
          <w:p w14:paraId="4ABC4777" w14:textId="2E432AEA" w:rsidR="00845569" w:rsidRPr="00E66DFC" w:rsidRDefault="00845569" w:rsidP="00845569">
            <w:pPr>
              <w:pStyle w:val="DecimalAligned"/>
              <w:spacing w:line="360" w:lineRule="auto"/>
              <w:rPr>
                <w:rFonts w:ascii="Arial" w:hAnsi="Arial" w:cs="Arial"/>
                <w:color w:val="auto"/>
              </w:rPr>
            </w:pPr>
            <w:r>
              <w:rPr>
                <w:rFonts w:ascii="Arial" w:hAnsi="Arial" w:cs="Arial"/>
                <w:color w:val="auto"/>
              </w:rPr>
              <w:t>1.16</w:t>
            </w:r>
          </w:p>
        </w:tc>
        <w:tc>
          <w:tcPr>
            <w:tcW w:w="464" w:type="pct"/>
            <w:tcBorders>
              <w:top w:val="single" w:sz="4" w:space="0" w:color="auto"/>
              <w:left w:val="single" w:sz="4" w:space="0" w:color="auto"/>
              <w:bottom w:val="single" w:sz="4" w:space="0" w:color="auto"/>
              <w:right w:val="single" w:sz="4" w:space="0" w:color="auto"/>
            </w:tcBorders>
          </w:tcPr>
          <w:p w14:paraId="340E7739" w14:textId="61D21B63" w:rsidR="00845569" w:rsidRPr="00E66DFC" w:rsidRDefault="00845569" w:rsidP="00845569">
            <w:pPr>
              <w:pStyle w:val="DecimalAligned"/>
              <w:spacing w:line="360" w:lineRule="auto"/>
              <w:rPr>
                <w:rFonts w:ascii="Arial" w:hAnsi="Arial" w:cs="Arial"/>
                <w:color w:val="auto"/>
              </w:rPr>
            </w:pPr>
            <w:r>
              <w:rPr>
                <w:rFonts w:ascii="Arial" w:hAnsi="Arial" w:cs="Arial"/>
                <w:color w:val="auto"/>
              </w:rPr>
              <w:t>3.41</w:t>
            </w:r>
          </w:p>
        </w:tc>
        <w:tc>
          <w:tcPr>
            <w:tcW w:w="464" w:type="pct"/>
            <w:tcBorders>
              <w:top w:val="single" w:sz="4" w:space="0" w:color="auto"/>
              <w:left w:val="single" w:sz="4" w:space="0" w:color="auto"/>
              <w:bottom w:val="single" w:sz="4" w:space="0" w:color="auto"/>
              <w:right w:val="single" w:sz="4" w:space="0" w:color="auto"/>
            </w:tcBorders>
          </w:tcPr>
          <w:p w14:paraId="2A009B20" w14:textId="547190A3" w:rsidR="00845569" w:rsidRPr="00E66DFC" w:rsidRDefault="00845569" w:rsidP="00845569">
            <w:pPr>
              <w:pStyle w:val="DecimalAligned"/>
              <w:spacing w:line="360" w:lineRule="auto"/>
              <w:rPr>
                <w:rFonts w:ascii="Arial" w:hAnsi="Arial" w:cs="Arial"/>
                <w:color w:val="auto"/>
              </w:rPr>
            </w:pPr>
            <w:r>
              <w:rPr>
                <w:rFonts w:ascii="Arial" w:hAnsi="Arial" w:cs="Arial"/>
                <w:color w:val="auto"/>
              </w:rPr>
              <w:t>1.15</w:t>
            </w:r>
          </w:p>
        </w:tc>
        <w:tc>
          <w:tcPr>
            <w:tcW w:w="464" w:type="pct"/>
            <w:tcBorders>
              <w:top w:val="single" w:sz="4" w:space="0" w:color="auto"/>
              <w:left w:val="single" w:sz="4" w:space="0" w:color="auto"/>
              <w:bottom w:val="single" w:sz="4" w:space="0" w:color="auto"/>
              <w:right w:val="single" w:sz="4" w:space="0" w:color="auto"/>
            </w:tcBorders>
          </w:tcPr>
          <w:p w14:paraId="744BF729" w14:textId="23C697BB" w:rsidR="00845569" w:rsidRPr="00E66DFC" w:rsidRDefault="00845569" w:rsidP="00845569">
            <w:pPr>
              <w:pStyle w:val="DecimalAligned"/>
              <w:spacing w:line="360" w:lineRule="auto"/>
              <w:rPr>
                <w:rFonts w:ascii="Arial" w:hAnsi="Arial" w:cs="Arial"/>
                <w:color w:val="auto"/>
              </w:rPr>
            </w:pPr>
            <w:r>
              <w:rPr>
                <w:rFonts w:ascii="Arial" w:hAnsi="Arial" w:cs="Arial"/>
                <w:color w:val="auto"/>
              </w:rPr>
              <w:t>1.02</w:t>
            </w:r>
          </w:p>
        </w:tc>
      </w:tr>
      <w:tr w:rsidR="00845569" w:rsidRPr="00E66DFC" w14:paraId="40F04E56" w14:textId="77777777" w:rsidTr="00845569">
        <w:trPr>
          <w:cnfStyle w:val="010000000000" w:firstRow="0" w:lastRow="1" w:firstColumn="0" w:lastColumn="0" w:oddVBand="0" w:evenVBand="0" w:oddHBand="0" w:evenHBand="0" w:firstRowFirstColumn="0" w:firstRowLastColumn="0" w:lastRowFirstColumn="0" w:lastRowLastColumn="0"/>
          <w:jc w:val="center"/>
        </w:trPr>
        <w:tc>
          <w:tcPr>
            <w:tcW w:w="825" w:type="pct"/>
            <w:tcBorders>
              <w:top w:val="single" w:sz="4" w:space="0" w:color="auto"/>
              <w:left w:val="single" w:sz="4" w:space="0" w:color="auto"/>
              <w:bottom w:val="single" w:sz="4" w:space="0" w:color="auto"/>
              <w:right w:val="single" w:sz="4" w:space="0" w:color="auto"/>
            </w:tcBorders>
            <w:noWrap/>
          </w:tcPr>
          <w:p w14:paraId="72A33D85" w14:textId="77777777" w:rsidR="00845569" w:rsidRPr="002C0FC2" w:rsidRDefault="00845569" w:rsidP="00845569">
            <w:pPr>
              <w:spacing w:line="360" w:lineRule="auto"/>
              <w:rPr>
                <w:rFonts w:cs="Arial"/>
                <w:bCs w:val="0"/>
                <w:color w:val="auto"/>
              </w:rPr>
            </w:pPr>
            <w:r w:rsidRPr="002C0FC2">
              <w:rPr>
                <w:rFonts w:cs="Arial"/>
                <w:bCs w:val="0"/>
                <w:color w:val="auto"/>
              </w:rPr>
              <w:t>Po</w:t>
            </w:r>
            <w:r>
              <w:rPr>
                <w:rFonts w:cs="Arial"/>
                <w:bCs w:val="0"/>
                <w:color w:val="auto"/>
              </w:rPr>
              <w:t>uch</w:t>
            </w:r>
          </w:p>
        </w:tc>
        <w:tc>
          <w:tcPr>
            <w:tcW w:w="463" w:type="pct"/>
            <w:tcBorders>
              <w:top w:val="single" w:sz="4" w:space="0" w:color="auto"/>
              <w:left w:val="single" w:sz="4" w:space="0" w:color="auto"/>
              <w:bottom w:val="single" w:sz="4" w:space="0" w:color="auto"/>
              <w:right w:val="single" w:sz="4" w:space="0" w:color="auto"/>
            </w:tcBorders>
          </w:tcPr>
          <w:p w14:paraId="7B7C00F6" w14:textId="14B7A499" w:rsidR="00845569" w:rsidRPr="00E66DFC" w:rsidRDefault="00845569" w:rsidP="00845569">
            <w:pPr>
              <w:pStyle w:val="DecimalAligned"/>
              <w:spacing w:line="360" w:lineRule="auto"/>
              <w:rPr>
                <w:rFonts w:ascii="Arial" w:hAnsi="Arial" w:cs="Arial"/>
                <w:b w:val="0"/>
                <w:bCs w:val="0"/>
                <w:color w:val="auto"/>
              </w:rPr>
            </w:pPr>
            <w:r>
              <w:rPr>
                <w:rFonts w:ascii="Arial" w:hAnsi="Arial" w:cs="Arial"/>
                <w:b w:val="0"/>
                <w:bCs w:val="0"/>
                <w:color w:val="auto"/>
              </w:rPr>
              <w:t>2.14</w:t>
            </w:r>
          </w:p>
        </w:tc>
        <w:tc>
          <w:tcPr>
            <w:tcW w:w="463" w:type="pct"/>
            <w:tcBorders>
              <w:top w:val="single" w:sz="4" w:space="0" w:color="auto"/>
              <w:left w:val="single" w:sz="4" w:space="0" w:color="auto"/>
              <w:bottom w:val="single" w:sz="4" w:space="0" w:color="auto"/>
              <w:right w:val="single" w:sz="4" w:space="0" w:color="auto"/>
            </w:tcBorders>
          </w:tcPr>
          <w:p w14:paraId="5F3DE210" w14:textId="643235E1" w:rsidR="00845569" w:rsidRPr="00E66DFC" w:rsidRDefault="00845569" w:rsidP="00845569">
            <w:pPr>
              <w:pStyle w:val="DecimalAligned"/>
              <w:spacing w:line="360" w:lineRule="auto"/>
              <w:rPr>
                <w:rFonts w:ascii="Arial" w:hAnsi="Arial" w:cs="Arial"/>
                <w:b w:val="0"/>
                <w:bCs w:val="0"/>
                <w:color w:val="auto"/>
              </w:rPr>
            </w:pPr>
            <w:r>
              <w:rPr>
                <w:rFonts w:ascii="Arial" w:hAnsi="Arial" w:cs="Arial"/>
                <w:b w:val="0"/>
                <w:bCs w:val="0"/>
                <w:color w:val="auto"/>
              </w:rPr>
              <w:t>5.14</w:t>
            </w:r>
          </w:p>
        </w:tc>
        <w:tc>
          <w:tcPr>
            <w:tcW w:w="464" w:type="pct"/>
            <w:tcBorders>
              <w:top w:val="single" w:sz="4" w:space="0" w:color="auto"/>
              <w:left w:val="single" w:sz="4" w:space="0" w:color="auto"/>
              <w:bottom w:val="single" w:sz="4" w:space="0" w:color="auto"/>
              <w:right w:val="single" w:sz="4" w:space="0" w:color="auto"/>
            </w:tcBorders>
          </w:tcPr>
          <w:p w14:paraId="64167406" w14:textId="7549F0B2" w:rsidR="00845569" w:rsidRPr="00E66DFC" w:rsidRDefault="00845569" w:rsidP="00845569">
            <w:pPr>
              <w:pStyle w:val="DecimalAligned"/>
              <w:spacing w:line="360" w:lineRule="auto"/>
              <w:rPr>
                <w:rFonts w:ascii="Arial" w:hAnsi="Arial" w:cs="Arial"/>
                <w:b w:val="0"/>
                <w:bCs w:val="0"/>
                <w:color w:val="auto"/>
              </w:rPr>
            </w:pPr>
            <w:r>
              <w:rPr>
                <w:rFonts w:ascii="Arial" w:hAnsi="Arial" w:cs="Arial"/>
                <w:b w:val="0"/>
                <w:bCs w:val="0"/>
                <w:color w:val="auto"/>
              </w:rPr>
              <w:t>8.91</w:t>
            </w:r>
          </w:p>
        </w:tc>
        <w:tc>
          <w:tcPr>
            <w:tcW w:w="464" w:type="pct"/>
            <w:tcBorders>
              <w:top w:val="single" w:sz="4" w:space="0" w:color="auto"/>
              <w:left w:val="single" w:sz="4" w:space="0" w:color="auto"/>
              <w:bottom w:val="single" w:sz="4" w:space="0" w:color="auto"/>
              <w:right w:val="single" w:sz="4" w:space="0" w:color="auto"/>
            </w:tcBorders>
          </w:tcPr>
          <w:p w14:paraId="4C6DFFD1" w14:textId="30A3D573" w:rsidR="00845569" w:rsidRPr="00E66DFC" w:rsidRDefault="00845569" w:rsidP="00845569">
            <w:pPr>
              <w:pStyle w:val="DecimalAligned"/>
              <w:spacing w:line="360" w:lineRule="auto"/>
              <w:rPr>
                <w:rFonts w:ascii="Arial" w:hAnsi="Arial" w:cs="Arial"/>
                <w:b w:val="0"/>
                <w:bCs w:val="0"/>
                <w:color w:val="auto"/>
              </w:rPr>
            </w:pPr>
            <w:r>
              <w:rPr>
                <w:rFonts w:ascii="Arial" w:hAnsi="Arial" w:cs="Arial"/>
                <w:b w:val="0"/>
                <w:bCs w:val="0"/>
                <w:color w:val="auto"/>
              </w:rPr>
              <w:t>1.72</w:t>
            </w:r>
          </w:p>
        </w:tc>
        <w:tc>
          <w:tcPr>
            <w:tcW w:w="464" w:type="pct"/>
            <w:tcBorders>
              <w:top w:val="single" w:sz="4" w:space="0" w:color="auto"/>
              <w:left w:val="single" w:sz="4" w:space="0" w:color="auto"/>
              <w:bottom w:val="single" w:sz="4" w:space="0" w:color="auto"/>
              <w:right w:val="single" w:sz="4" w:space="0" w:color="auto"/>
            </w:tcBorders>
          </w:tcPr>
          <w:p w14:paraId="32FBD582" w14:textId="18406F20" w:rsidR="00845569" w:rsidRPr="00E66DFC" w:rsidRDefault="00845569" w:rsidP="00845569">
            <w:pPr>
              <w:pStyle w:val="DecimalAligned"/>
              <w:spacing w:line="360" w:lineRule="auto"/>
              <w:rPr>
                <w:rFonts w:ascii="Arial" w:hAnsi="Arial" w:cs="Arial"/>
                <w:b w:val="0"/>
                <w:bCs w:val="0"/>
                <w:color w:val="auto"/>
              </w:rPr>
            </w:pPr>
            <w:r>
              <w:rPr>
                <w:rFonts w:ascii="Arial" w:hAnsi="Arial" w:cs="Arial"/>
                <w:b w:val="0"/>
                <w:bCs w:val="0"/>
                <w:color w:val="auto"/>
              </w:rPr>
              <w:t>1.36</w:t>
            </w:r>
          </w:p>
        </w:tc>
        <w:tc>
          <w:tcPr>
            <w:tcW w:w="464" w:type="pct"/>
            <w:tcBorders>
              <w:top w:val="single" w:sz="4" w:space="0" w:color="auto"/>
              <w:left w:val="single" w:sz="4" w:space="0" w:color="auto"/>
              <w:bottom w:val="single" w:sz="4" w:space="0" w:color="auto"/>
              <w:right w:val="single" w:sz="4" w:space="0" w:color="auto"/>
            </w:tcBorders>
          </w:tcPr>
          <w:p w14:paraId="023ABB3D" w14:textId="7AF3EA00" w:rsidR="00845569" w:rsidRPr="00E66DFC" w:rsidRDefault="00845569" w:rsidP="00845569">
            <w:pPr>
              <w:pStyle w:val="DecimalAligned"/>
              <w:spacing w:line="360" w:lineRule="auto"/>
              <w:rPr>
                <w:rFonts w:ascii="Arial" w:hAnsi="Arial" w:cs="Arial"/>
                <w:b w:val="0"/>
                <w:bCs w:val="0"/>
                <w:color w:val="auto"/>
              </w:rPr>
            </w:pPr>
            <w:r>
              <w:rPr>
                <w:rFonts w:ascii="Arial" w:hAnsi="Arial" w:cs="Arial"/>
                <w:b w:val="0"/>
                <w:bCs w:val="0"/>
                <w:color w:val="auto"/>
              </w:rPr>
              <w:t>1.16</w:t>
            </w:r>
          </w:p>
        </w:tc>
        <w:tc>
          <w:tcPr>
            <w:tcW w:w="464" w:type="pct"/>
            <w:tcBorders>
              <w:top w:val="single" w:sz="4" w:space="0" w:color="auto"/>
              <w:left w:val="single" w:sz="4" w:space="0" w:color="auto"/>
              <w:bottom w:val="single" w:sz="4" w:space="0" w:color="auto"/>
              <w:right w:val="single" w:sz="4" w:space="0" w:color="auto"/>
            </w:tcBorders>
          </w:tcPr>
          <w:p w14:paraId="222DD2ED" w14:textId="7A64F7DC" w:rsidR="00845569" w:rsidRPr="00E66DFC" w:rsidRDefault="00845569" w:rsidP="00845569">
            <w:pPr>
              <w:pStyle w:val="DecimalAligned"/>
              <w:spacing w:line="360" w:lineRule="auto"/>
              <w:rPr>
                <w:rFonts w:ascii="Arial" w:hAnsi="Arial" w:cs="Arial"/>
                <w:b w:val="0"/>
                <w:bCs w:val="0"/>
                <w:color w:val="auto"/>
              </w:rPr>
            </w:pPr>
            <w:r>
              <w:rPr>
                <w:rFonts w:ascii="Arial" w:hAnsi="Arial" w:cs="Arial"/>
                <w:b w:val="0"/>
                <w:bCs w:val="0"/>
                <w:color w:val="auto"/>
              </w:rPr>
              <w:t>1.70</w:t>
            </w:r>
          </w:p>
        </w:tc>
        <w:tc>
          <w:tcPr>
            <w:tcW w:w="464" w:type="pct"/>
            <w:tcBorders>
              <w:top w:val="single" w:sz="4" w:space="0" w:color="auto"/>
              <w:left w:val="single" w:sz="4" w:space="0" w:color="auto"/>
              <w:bottom w:val="single" w:sz="4" w:space="0" w:color="auto"/>
              <w:right w:val="single" w:sz="4" w:space="0" w:color="auto"/>
            </w:tcBorders>
          </w:tcPr>
          <w:p w14:paraId="530197AE" w14:textId="0E85A87D" w:rsidR="00845569" w:rsidRPr="00E66DFC" w:rsidRDefault="00845569" w:rsidP="00845569">
            <w:pPr>
              <w:pStyle w:val="DecimalAligned"/>
              <w:spacing w:line="360" w:lineRule="auto"/>
              <w:rPr>
                <w:rFonts w:ascii="Arial" w:hAnsi="Arial" w:cs="Arial"/>
                <w:b w:val="0"/>
                <w:bCs w:val="0"/>
                <w:color w:val="auto"/>
              </w:rPr>
            </w:pPr>
            <w:r>
              <w:rPr>
                <w:rFonts w:ascii="Arial" w:hAnsi="Arial" w:cs="Arial"/>
                <w:b w:val="0"/>
                <w:bCs w:val="0"/>
                <w:color w:val="auto"/>
              </w:rPr>
              <w:t>1.24</w:t>
            </w:r>
          </w:p>
        </w:tc>
        <w:tc>
          <w:tcPr>
            <w:tcW w:w="464" w:type="pct"/>
            <w:tcBorders>
              <w:top w:val="single" w:sz="4" w:space="0" w:color="auto"/>
              <w:left w:val="single" w:sz="4" w:space="0" w:color="auto"/>
              <w:bottom w:val="single" w:sz="4" w:space="0" w:color="auto"/>
              <w:right w:val="single" w:sz="4" w:space="0" w:color="auto"/>
            </w:tcBorders>
          </w:tcPr>
          <w:p w14:paraId="7F24C6EC" w14:textId="389D76BD" w:rsidR="00845569" w:rsidRPr="00E66DFC" w:rsidRDefault="00845569" w:rsidP="00845569">
            <w:pPr>
              <w:pStyle w:val="DecimalAligned"/>
              <w:keepNext/>
              <w:spacing w:line="360" w:lineRule="auto"/>
              <w:rPr>
                <w:rFonts w:ascii="Arial" w:hAnsi="Arial" w:cs="Arial"/>
                <w:b w:val="0"/>
                <w:bCs w:val="0"/>
                <w:color w:val="auto"/>
              </w:rPr>
            </w:pPr>
            <w:r>
              <w:rPr>
                <w:rFonts w:ascii="Arial" w:hAnsi="Arial" w:cs="Arial"/>
                <w:b w:val="0"/>
                <w:bCs w:val="0"/>
                <w:color w:val="auto"/>
              </w:rPr>
              <w:t>0.97</w:t>
            </w:r>
          </w:p>
        </w:tc>
      </w:tr>
    </w:tbl>
    <w:p w14:paraId="44C98E5A" w14:textId="2A9A080C" w:rsidR="00C06F9E" w:rsidRDefault="00F023BE" w:rsidP="00F93B02">
      <w:pPr>
        <w:spacing w:before="360" w:line="360" w:lineRule="auto"/>
      </w:pPr>
      <w:r>
        <w:t>As discussed above,</w:t>
      </w:r>
      <w:r w:rsidR="004C0F7B">
        <w:t xml:space="preserve"> </w:t>
      </w:r>
      <w:r w:rsidR="00FE259A">
        <w:t>0.5 s</w:t>
      </w:r>
      <w:r>
        <w:t xml:space="preserve"> v</w:t>
      </w:r>
      <w:r w:rsidR="007A3F10">
        <w:t xml:space="preserve">alues can be approximated to </w:t>
      </w:r>
      <w:r>
        <w:t>represent the ohmic resistance</w:t>
      </w:r>
      <w:r w:rsidR="0001212B">
        <w:t xml:space="preserve"> comprising all the electronic and</w:t>
      </w:r>
      <w:r w:rsidR="0066410F">
        <w:t xml:space="preserve"> bulk</w:t>
      </w:r>
      <w:r w:rsidR="0001212B">
        <w:t xml:space="preserve"> ionic </w:t>
      </w:r>
      <w:r w:rsidR="0001212B" w:rsidRPr="009078B4">
        <w:rPr>
          <w:noProof/>
        </w:rPr>
        <w:t>resistance</w:t>
      </w:r>
      <w:r>
        <w:t>.</w:t>
      </w:r>
      <w:r w:rsidR="00E6523C">
        <w:t xml:space="preserve"> </w:t>
      </w:r>
      <w:r w:rsidR="00E9629E" w:rsidRPr="009078B4">
        <w:rPr>
          <w:noProof/>
        </w:rPr>
        <w:t>Ideally</w:t>
      </w:r>
      <w:r w:rsidR="009078B4">
        <w:rPr>
          <w:noProof/>
        </w:rPr>
        <w:t>,</w:t>
      </w:r>
      <w:r w:rsidR="00E9629E">
        <w:t xml:space="preserve"> the ohmic resistance calculated must be the instantaneous resistance calculated </w:t>
      </w:r>
      <w:r w:rsidR="00A55373">
        <w:t>at the onset of the pulse</w:t>
      </w:r>
      <w:r w:rsidR="00E9629E">
        <w:t>, but this is limited by the measuring instrument’s data acquisition capacity</w:t>
      </w:r>
      <w:r w:rsidR="00385CB0">
        <w:t xml:space="preserve"> </w:t>
      </w:r>
      <w:r w:rsidR="00EF12F3">
        <w:fldChar w:fldCharType="begin"/>
      </w:r>
      <w:r w:rsidR="00992A98">
        <w:instrText>ADDIN CITAVI.PLACEHOLDER 3a8a7f14-ed75-45d6-9b08-26a4266b265f PFBsYWNlaG9sZGVyPg0KICA8QWRkSW5WZXJzaW9uPjUuNC4wLjI8L0FkZEluVmVyc2lvbj4NCiAgPElkPjNhOGE3ZjE0LWVkNzUtNDVkNi05YjA4LTI2YTQyNjZiMjY1ZjwvSWQ+DQogIDxFbnRyaWVzPg0KICAgIDxFbnRyeT4NCiAgICAgIDxJZD5hZjE2NGRhZC0zNmFhLTRlYzAtODllYS05NjE2NTk2NzM4Yz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sidR="00EF12F3">
        <w:fldChar w:fldCharType="separate"/>
      </w:r>
      <w:bookmarkStart w:id="237" w:name="_CTVP0013a8a7f14ed7545d69b0826a4266b265f"/>
      <w:r w:rsidR="00992A98">
        <w:t>[42]</w:t>
      </w:r>
      <w:bookmarkEnd w:id="237"/>
      <w:r w:rsidR="00EF12F3">
        <w:fldChar w:fldCharType="end"/>
      </w:r>
      <w:r w:rsidR="00075B12">
        <w:t>.</w:t>
      </w:r>
      <w:r w:rsidR="00E9629E">
        <w:t xml:space="preserve"> </w:t>
      </w:r>
      <w:r w:rsidR="00E6523C">
        <w:t>The ohmic resistance of pouch cells are in general the least for</w:t>
      </w:r>
      <w:r w:rsidR="00E17B73">
        <w:t xml:space="preserve"> all</w:t>
      </w:r>
      <w:r w:rsidR="00E6523C">
        <w:t xml:space="preserve"> conditions of SOC while it is the highest for prismatic cells. </w:t>
      </w:r>
      <w:r w:rsidR="003D58AD">
        <w:t xml:space="preserve">The </w:t>
      </w:r>
      <w:r w:rsidR="00FE259A">
        <w:t>0.5 s</w:t>
      </w:r>
      <w:r w:rsidR="003D58AD">
        <w:t xml:space="preserve"> instant </w:t>
      </w:r>
      <w:r w:rsidR="0001212B">
        <w:t>resistances or the faster dynamic effects</w:t>
      </w:r>
      <w:r w:rsidR="003D58AD">
        <w:t xml:space="preserve"> </w:t>
      </w:r>
      <w:r w:rsidR="0001212B">
        <w:t>are</w:t>
      </w:r>
      <w:r w:rsidR="003D58AD">
        <w:t xml:space="preserve"> </w:t>
      </w:r>
      <w:r w:rsidR="0091296D">
        <w:t>relatively uniform over the entire SOC range, both for the cases of charge and discharge</w:t>
      </w:r>
      <w:r w:rsidR="00956A48">
        <w:t>.</w:t>
      </w:r>
      <w:r w:rsidR="009A3225">
        <w:t xml:space="preserve"> </w:t>
      </w:r>
      <w:r w:rsidR="00DE580A">
        <w:t>H</w:t>
      </w:r>
      <w:r w:rsidR="009A3225">
        <w:t>igher the electrode potential, the harder it is to remove a lithium from a site within the host matrix</w:t>
      </w:r>
      <w:r w:rsidR="0006092E">
        <w:t xml:space="preserve"> </w:t>
      </w:r>
      <w:r w:rsidR="0006092E">
        <w:fldChar w:fldCharType="begin"/>
      </w:r>
      <w:r w:rsidR="0006092E">
        <w:instrText>ADDIN CITAVI.PLACEHOLDER 2b630105-8cc7-4bc1-875e-4bf94c07fea2 PFBsYWNlaG9sZGVyPg0KICA8QWRkSW5WZXJzaW9uPjUuNC4wLjI8L0FkZEluVmVyc2lvbj4NCiAgPElkPjJiNjMwMTA1LThjYzctNGJjMS04NzVlLTRiZjk0YzA3ZmVhMjwvSWQ+DQogIDxFbnRyaWVzPg0KICAgIDxFbnRyeT4NCiAgICAgIDxJZD41NTA2ZDIzOC03Y2FmLTQwY2ItYWJhNC0xYjA5OGVlMmFkYTk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U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RdPC9UZXh0Pg0KICAgIDwvVGV4dFVuaXQ+DQogIDwvVGV4dFVuaXRzPg0KPC9QbGFjZWhvbGRlcj4=</w:instrText>
      </w:r>
      <w:r w:rsidR="0006092E">
        <w:fldChar w:fldCharType="separate"/>
      </w:r>
      <w:bookmarkStart w:id="238" w:name="_CTVP0012b6301058cc74bc1875e4bf94c07fea2"/>
      <w:r w:rsidR="0006092E">
        <w:t>[54]</w:t>
      </w:r>
      <w:bookmarkEnd w:id="238"/>
      <w:r w:rsidR="0006092E">
        <w:fldChar w:fldCharType="end"/>
      </w:r>
      <w:r w:rsidR="009A3225">
        <w:t xml:space="preserve">. On discharging a cell, </w:t>
      </w:r>
      <w:r w:rsidR="007439E5">
        <w:t>l</w:t>
      </w:r>
      <w:r w:rsidR="009A3225">
        <w:t xml:space="preserve">ithium is transferred from a high energy state in the anode to a low energy configuration in the cathode, hence, the resistance values </w:t>
      </w:r>
      <w:r w:rsidR="00F85604">
        <w:t>for discharging should be</w:t>
      </w:r>
      <w:r w:rsidR="00075B12">
        <w:t xml:space="preserve"> higher than that of charging</w:t>
      </w:r>
      <w:r w:rsidR="00385CB0">
        <w:t xml:space="preserve"> </w:t>
      </w:r>
      <w:r w:rsidR="00EF12F3">
        <w:fldChar w:fldCharType="begin"/>
      </w:r>
      <w:r w:rsidR="00992A98">
        <w:instrText>ADDIN CITAVI.PLACEHOLDER ac30c345-d42a-4927-9345-26727a83cd28 PFBsYWNlaG9sZGVyPg0KICA8QWRkSW5WZXJzaW9uPjUuNC4wLjI8L0FkZEluVmVyc2lvbj4NCiAgPElkPmFjMzBjMzQ1LWQ0MmEtNDkyNy05MzQ1LTI2NzI3YTgzY2QyODwvSWQ+DQogIDxFbnRyaWVzPg0KICAgIDxFbnRyeT4NCiAgICAgIDxJZD5kZTNiNmY1Yi0zYzQ3LTQyODktOTBjMi1mNDg5NmM0NmYwO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sidR="00EF12F3">
        <w:fldChar w:fldCharType="separate"/>
      </w:r>
      <w:bookmarkStart w:id="239" w:name="_CTVP001ac30c345d42a4927934526727a83cd28"/>
      <w:r w:rsidR="00992A98">
        <w:t>[42]</w:t>
      </w:r>
      <w:bookmarkEnd w:id="239"/>
      <w:r w:rsidR="00EF12F3">
        <w:fldChar w:fldCharType="end"/>
      </w:r>
      <w:r w:rsidR="00075B12">
        <w:t>.</w:t>
      </w:r>
      <w:r w:rsidR="00E6523C">
        <w:t xml:space="preserve"> </w:t>
      </w:r>
      <w:r w:rsidR="00385CB0">
        <w:t xml:space="preserve">As shown in the values in </w:t>
      </w:r>
      <w:r w:rsidR="005F5F18">
        <w:fldChar w:fldCharType="begin"/>
      </w:r>
      <w:r w:rsidR="005F5F18">
        <w:instrText xml:space="preserve"> REF _Ref523764099 \h  \* MERGEFORMAT </w:instrText>
      </w:r>
      <w:r w:rsidR="005F5F18">
        <w:fldChar w:fldCharType="separate"/>
      </w:r>
      <w:r w:rsidR="00A440CB" w:rsidRPr="00A440CB">
        <w:t xml:space="preserve">Table </w:t>
      </w:r>
      <w:r w:rsidR="00A440CB" w:rsidRPr="00A440CB">
        <w:rPr>
          <w:noProof/>
        </w:rPr>
        <w:t>5.2</w:t>
      </w:r>
      <w:r w:rsidR="005F5F18">
        <w:fldChar w:fldCharType="end"/>
      </w:r>
      <w:r w:rsidR="00385CB0">
        <w:t>,</w:t>
      </w:r>
      <w:r w:rsidR="00706D68">
        <w:t xml:space="preserve"> the ohmic resistance is</w:t>
      </w:r>
      <w:r w:rsidR="00385CB0">
        <w:t xml:space="preserve"> generally</w:t>
      </w:r>
      <w:r w:rsidR="00706D68">
        <w:t xml:space="preserve"> higher in the case of discharge with respect to charge, </w:t>
      </w:r>
      <w:r w:rsidR="0066410F">
        <w:t>except for</w:t>
      </w:r>
      <w:r w:rsidR="00706D68">
        <w:t xml:space="preserve"> pouch cells at the SOCs of 50% and 95%.</w:t>
      </w:r>
      <w:r>
        <w:t xml:space="preserve"> </w:t>
      </w:r>
      <w:r w:rsidR="007439E5">
        <w:t xml:space="preserve">This anomaly of pouch cells at higher SOCs </w:t>
      </w:r>
      <w:r w:rsidR="008058E1">
        <w:t xml:space="preserve">may refer to </w:t>
      </w:r>
      <w:r w:rsidR="007439E5">
        <w:t xml:space="preserve">an ease of extracting lithium </w:t>
      </w:r>
      <w:r w:rsidR="008058E1">
        <w:t>from the anode</w:t>
      </w:r>
      <w:r w:rsidR="007B5E53">
        <w:t xml:space="preserve"> at these states.</w:t>
      </w:r>
      <w:r w:rsidR="00F85604">
        <w:t xml:space="preserve"> This could indicate</w:t>
      </w:r>
      <w:r w:rsidR="00DA3290">
        <w:t xml:space="preserve"> the formation of the SEI layer during charging at the early stages of cycling.</w:t>
      </w:r>
    </w:p>
    <w:p w14:paraId="0366F60E" w14:textId="19A9236E" w:rsidR="00C06F9E" w:rsidRDefault="0066410F" w:rsidP="00F93B02">
      <w:pPr>
        <w:spacing w:line="360" w:lineRule="auto"/>
      </w:pPr>
      <w:r>
        <w:lastRenderedPageBreak/>
        <w:t xml:space="preserve">The </w:t>
      </w:r>
      <w:r w:rsidR="00FE259A">
        <w:t>10 s</w:t>
      </w:r>
      <w:r>
        <w:t xml:space="preserve"> instant </w:t>
      </w:r>
      <w:r w:rsidR="00075B12">
        <w:rPr>
          <w:noProof/>
        </w:rPr>
        <w:t>includes</w:t>
      </w:r>
      <w:r w:rsidR="00CD3070">
        <w:t xml:space="preserve"> both the ohmic part and the non-ohmic part of the</w:t>
      </w:r>
      <w:r>
        <w:t xml:space="preserve"> slower dynamics or the charge transfer resistance</w:t>
      </w:r>
      <w:r w:rsidR="00CD3070">
        <w:t>.</w:t>
      </w:r>
      <w:r>
        <w:t xml:space="preserve"> </w:t>
      </w:r>
      <w:r w:rsidR="00CD3070">
        <w:t>This non-ohmic part</w:t>
      </w:r>
      <w:r>
        <w:t xml:space="preserve"> is attributed to the charge transfer reaction at the electrode/electrolyte interface. It also includes the mass transfer of </w:t>
      </w:r>
      <w:r w:rsidR="00075B12">
        <w:t>l</w:t>
      </w:r>
      <w:r w:rsidR="00304BF0">
        <w:t>ithium-ion</w:t>
      </w:r>
      <w:r>
        <w:t xml:space="preserve">s. </w:t>
      </w:r>
      <w:r w:rsidR="00502184">
        <w:t xml:space="preserve">The curves for all the geometries follow the tub or upward parabolic shape, with increased resistance values at the SOC extremes. </w:t>
      </w:r>
      <w:r w:rsidR="005616FF">
        <w:t>The peaks are more pronounced at the start of charging or end of discharging, i.e., at low SOC values. The flattened progression of internal resistance in t</w:t>
      </w:r>
      <w:r w:rsidR="008F1DFC">
        <w:t>he middle may be</w:t>
      </w:r>
      <w:r w:rsidR="00A70308">
        <w:t xml:space="preserve"> explained by more</w:t>
      </w:r>
      <w:r w:rsidR="005616FF">
        <w:t xml:space="preserve"> reversible kinetic and mass transport effects, with identical concentrations of products around the 50% SOC region. </w:t>
      </w:r>
      <w:r w:rsidR="00376C80">
        <w:t xml:space="preserve">An interesting trend is seen </w:t>
      </w:r>
      <w:r w:rsidR="00E9629E">
        <w:t>around the</w:t>
      </w:r>
      <w:r w:rsidR="00C61FEE">
        <w:t xml:space="preserve"> 60-</w:t>
      </w:r>
      <w:r w:rsidR="00B7282B">
        <w:t>70% SOC range where the</w:t>
      </w:r>
      <w:r w:rsidR="00E9629E">
        <w:t xml:space="preserve"> resistance</w:t>
      </w:r>
      <w:r w:rsidR="00B7282B">
        <w:t xml:space="preserve"> curve</w:t>
      </w:r>
      <w:r w:rsidR="00E9629E">
        <w:t xml:space="preserve"> shows a local peak for all the geometries. </w:t>
      </w:r>
      <w:r w:rsidR="005926AA">
        <w:t>T</w:t>
      </w:r>
      <w:r w:rsidR="00A70308">
        <w:t>hese local peaks are present in the case of both charge and discharge (</w:t>
      </w:r>
      <w:r w:rsidR="00D136B5">
        <w:t>and</w:t>
      </w:r>
      <w:r w:rsidR="005926AA">
        <w:t xml:space="preserve"> at the </w:t>
      </w:r>
      <w:r w:rsidR="00FE259A">
        <w:t>30 s</w:t>
      </w:r>
      <w:r w:rsidR="005926AA">
        <w:t xml:space="preserve"> instant). I</w:t>
      </w:r>
      <w:r w:rsidR="00A70308">
        <w:t xml:space="preserve">t could be due to the chemical state of the reactants and products at these stages of </w:t>
      </w:r>
      <w:r w:rsidR="00DA0C7F">
        <w:t>SOC and may represent a characteristic of</w:t>
      </w:r>
      <w:r w:rsidR="00D136B5">
        <w:t xml:space="preserve"> the</w:t>
      </w:r>
      <w:r w:rsidR="00DA0C7F">
        <w:t xml:space="preserve"> 16</w:t>
      </w:r>
      <w:r w:rsidR="004C56FA">
        <w:t xml:space="preserve"> </w:t>
      </w:r>
      <w:r w:rsidR="00DA0C7F">
        <w:t xml:space="preserve">Ah </w:t>
      </w:r>
      <w:r w:rsidR="00FA7A9F">
        <w:t>LFP-graphite</w:t>
      </w:r>
      <w:r w:rsidR="00DA0C7F">
        <w:t xml:space="preserve"> cells</w:t>
      </w:r>
      <w:r w:rsidR="00D136B5">
        <w:t xml:space="preserve"> tested</w:t>
      </w:r>
      <w:r w:rsidR="00DA0C7F">
        <w:t>.</w:t>
      </w:r>
    </w:p>
    <w:p w14:paraId="1FFA2505" w14:textId="352BDBE0" w:rsidR="00DA0C7F" w:rsidRDefault="009332AA" w:rsidP="00F93B02">
      <w:pPr>
        <w:spacing w:line="360" w:lineRule="auto"/>
      </w:pPr>
      <w:r>
        <w:t xml:space="preserve">Comparing the resistance values among the </w:t>
      </w:r>
      <w:r w:rsidR="00D136B5">
        <w:t xml:space="preserve">geometries, the internal resistance of pouch is the least in most of the cases except for the end of the discharge cycle (low SOCs) where it surges ahead. For most of the cases, the internal resistance of the prismatic cell is the highest. </w:t>
      </w:r>
      <w:r w:rsidR="00BD0052">
        <w:t xml:space="preserve">Contrary to the expected trend, the resistance values at discharging are less than charging except for the low SOC stage. This </w:t>
      </w:r>
      <w:r w:rsidR="00612E59">
        <w:t xml:space="preserve">could indicate </w:t>
      </w:r>
      <w:r w:rsidR="00BD0052">
        <w:t>the extraction of lithium from anode discharge is still more favorable.</w:t>
      </w:r>
      <w:r w:rsidR="008511B1">
        <w:t xml:space="preserve"> Although, just comparing the charge kinetic resistance in </w:t>
      </w:r>
      <w:r w:rsidR="008511B1">
        <w:fldChar w:fldCharType="begin"/>
      </w:r>
      <w:r w:rsidR="008511B1">
        <w:instrText xml:space="preserve"> REF _Ref526679614 \h </w:instrText>
      </w:r>
      <w:r w:rsidR="00B84B35">
        <w:instrText xml:space="preserve"> \* MERGEFORMAT </w:instrText>
      </w:r>
      <w:r w:rsidR="008511B1">
        <w:fldChar w:fldCharType="separate"/>
      </w:r>
      <w:r w:rsidR="00A440CB" w:rsidRPr="00A440CB">
        <w:t xml:space="preserve">Table </w:t>
      </w:r>
      <w:r w:rsidR="00A440CB" w:rsidRPr="00A440CB">
        <w:rPr>
          <w:noProof/>
        </w:rPr>
        <w:t>5.3</w:t>
      </w:r>
      <w:r w:rsidR="008511B1">
        <w:fldChar w:fldCharType="end"/>
      </w:r>
      <w:r w:rsidR="008511B1">
        <w:t>, it is seen that it is highest for the case of pouch cells as compared to the other geometries.</w:t>
      </w:r>
      <w:r w:rsidR="004918CE">
        <w:t xml:space="preserve"> This indicates the heavy influence of ohmic resistance on the 10</w:t>
      </w:r>
      <w:r w:rsidR="004918CE" w:rsidRPr="004918CE">
        <w:rPr>
          <w:vertAlign w:val="superscript"/>
        </w:rPr>
        <w:t>th</w:t>
      </w:r>
      <w:r w:rsidR="004918CE">
        <w:t xml:space="preserve"> second instant resistance.</w:t>
      </w:r>
    </w:p>
    <w:p w14:paraId="5A6AF18E" w14:textId="126482FF" w:rsidR="00C61FEE" w:rsidRDefault="00DA3290" w:rsidP="00F93B02">
      <w:pPr>
        <w:spacing w:line="360" w:lineRule="auto"/>
      </w:pPr>
      <w:r>
        <w:t xml:space="preserve">The resistance at the </w:t>
      </w:r>
      <w:r w:rsidR="00FE259A">
        <w:t>30 s</w:t>
      </w:r>
      <w:r>
        <w:t xml:space="preserve"> instant represents</w:t>
      </w:r>
      <w:r w:rsidR="008D6399">
        <w:t xml:space="preserve"> the total resistance with </w:t>
      </w:r>
      <w:r w:rsidR="00841CB7">
        <w:t>all the</w:t>
      </w:r>
      <w:r w:rsidR="008D6399">
        <w:t xml:space="preserve"> ohmic and non-ohmic components. It includes</w:t>
      </w:r>
      <w:r>
        <w:t xml:space="preserve"> the slowest dynamic or the </w:t>
      </w:r>
      <w:r w:rsidRPr="009078B4">
        <w:rPr>
          <w:noProof/>
        </w:rPr>
        <w:t>rate</w:t>
      </w:r>
      <w:r w:rsidR="009078B4">
        <w:rPr>
          <w:noProof/>
        </w:rPr>
        <w:t>-</w:t>
      </w:r>
      <w:r w:rsidRPr="009078B4">
        <w:rPr>
          <w:noProof/>
        </w:rPr>
        <w:t>determining</w:t>
      </w:r>
      <w:r>
        <w:t xml:space="preserve"> step and </w:t>
      </w:r>
      <w:r w:rsidR="005B4DBB">
        <w:t>corresponds to</w:t>
      </w:r>
      <w:r>
        <w:t xml:space="preserve"> the lithium diffusion into the active electrode material.</w:t>
      </w:r>
      <w:r w:rsidR="005B4DBB">
        <w:t xml:space="preserve"> </w:t>
      </w:r>
      <w:r w:rsidR="00A44AA5">
        <w:t>Yet again, pouch cells show the lowest internal resistance</w:t>
      </w:r>
      <w:r w:rsidR="00C61FEE">
        <w:t xml:space="preserve"> values for all cases except at the end of the discharge cycle where its resistance is significantly higher than the other two geometries. As noticed with the 10</w:t>
      </w:r>
      <w:r w:rsidR="00C61FEE" w:rsidRPr="00C61FEE">
        <w:rPr>
          <w:vertAlign w:val="superscript"/>
        </w:rPr>
        <w:t>th</w:t>
      </w:r>
      <w:r w:rsidR="00C61FEE">
        <w:t xml:space="preserve"> second instant, there is a local peak on the resistance curve at around 60% SOC (for charging) and 70% SOC (for discharging), could indicate a characteristic of the 16</w:t>
      </w:r>
      <w:r w:rsidR="004C56FA">
        <w:t xml:space="preserve"> </w:t>
      </w:r>
      <w:r w:rsidR="00C61FEE">
        <w:t xml:space="preserve">Ah </w:t>
      </w:r>
      <w:r w:rsidR="00FA7A9F">
        <w:t>LFP-graphite</w:t>
      </w:r>
      <w:r w:rsidR="00C61FEE">
        <w:t xml:space="preserve"> cells used. Another recurring trend is the higher value of the charge resistance as opposed to discharge resistance for mid to higher SOC values</w:t>
      </w:r>
      <w:r w:rsidR="00841CB7">
        <w:t>.</w:t>
      </w:r>
    </w:p>
    <w:p w14:paraId="0F50343E" w14:textId="1DCE4C0B" w:rsidR="00884674" w:rsidRDefault="00884674" w:rsidP="00F93B02">
      <w:pPr>
        <w:spacing w:line="360" w:lineRule="auto"/>
      </w:pPr>
      <w:r>
        <w:t>Comparing the diffusion polarization resistances, it is seen that pouch cell has a significantly higher resistance for the discharge pulse at 5% SOC.</w:t>
      </w:r>
      <w:r w:rsidR="0099077C">
        <w:t xml:space="preserve"> At the lower SOCs, the diffusion resistance seems to be high for all the geometries. </w:t>
      </w:r>
      <w:r>
        <w:t>On the other hand, pouch cells have the least value for the 95% SOC for both charging and discharging.</w:t>
      </w:r>
      <w:r w:rsidR="00AE5478">
        <w:t xml:space="preserve"> Prismatic cells have a </w:t>
      </w:r>
      <w:r w:rsidR="00AE5478">
        <w:lastRenderedPageBreak/>
        <w:t>slightly higher diffusion polarization resistance at 50% SOC than the other two packaging geometries.</w:t>
      </w:r>
    </w:p>
    <w:p w14:paraId="53C1AC07" w14:textId="1D06F21A" w:rsidR="00F85604" w:rsidRDefault="00F85604" w:rsidP="00F93B02">
      <w:pPr>
        <w:spacing w:line="360" w:lineRule="auto"/>
      </w:pPr>
      <w:r>
        <w:t>Summarizing the results of the pulse test on an unaged cell, the pouch cell has the least resistance value among all the geometries, while the resistance of the p</w:t>
      </w:r>
      <w:r w:rsidR="00B03D14">
        <w:t>rismatic</w:t>
      </w:r>
      <w:r>
        <w:t xml:space="preserve"> cell</w:t>
      </w:r>
      <w:r w:rsidR="00B03D14">
        <w:t>s</w:t>
      </w:r>
      <w:r>
        <w:t xml:space="preserve"> being slightly higher than cylindrical cells in m</w:t>
      </w:r>
      <w:r w:rsidR="004C4C04">
        <w:t>ost of the cases. Though another characteristic trend is the elevated internal resistance value of pouch cell at the SOC extremities for the 10</w:t>
      </w:r>
      <w:r w:rsidR="004C4C04" w:rsidRPr="004C4C04">
        <w:rPr>
          <w:vertAlign w:val="superscript"/>
        </w:rPr>
        <w:t>th</w:t>
      </w:r>
      <w:r w:rsidR="004C4C04">
        <w:t xml:space="preserve"> and </w:t>
      </w:r>
      <w:r w:rsidR="004C4C04" w:rsidRPr="009078B4">
        <w:rPr>
          <w:noProof/>
        </w:rPr>
        <w:t>30</w:t>
      </w:r>
      <w:r w:rsidR="004C4C04" w:rsidRPr="009078B4">
        <w:rPr>
          <w:noProof/>
          <w:vertAlign w:val="superscript"/>
        </w:rPr>
        <w:t>th</w:t>
      </w:r>
      <w:r w:rsidR="004B335F">
        <w:rPr>
          <w:noProof/>
        </w:rPr>
        <w:t xml:space="preserve"> </w:t>
      </w:r>
      <w:r w:rsidR="004C4C04" w:rsidRPr="009078B4">
        <w:rPr>
          <w:noProof/>
        </w:rPr>
        <w:t>second</w:t>
      </w:r>
      <w:r w:rsidR="004C4C04">
        <w:t xml:space="preserve"> pulse instants, especially at the end of the discharge cycle where it rapidly surges ahead of the other two geometries. A local peak of </w:t>
      </w:r>
      <w:r w:rsidR="009078B4">
        <w:t xml:space="preserve">the </w:t>
      </w:r>
      <w:r w:rsidR="004C4C04" w:rsidRPr="009078B4">
        <w:rPr>
          <w:noProof/>
        </w:rPr>
        <w:t>internal</w:t>
      </w:r>
      <w:r w:rsidR="004C4C04">
        <w:t xml:space="preserve"> resistance of the cells tested in this work was observed around 60% SOC region for charging and 70% SOC region for discharging. </w:t>
      </w:r>
      <w:r w:rsidR="0099077C">
        <w:t xml:space="preserve">The absolute values of ohmic resistance is found to be lowest for pouch cells. The ohmic component is the largest contributor to the overall resistance in most of the case, except for the discharge resistance at 5% SOC where diffusion resistances are high. The </w:t>
      </w:r>
      <w:r w:rsidR="0071328F">
        <w:t>pouch cells have the highest value of charge transfer kinetic resistance.</w:t>
      </w:r>
    </w:p>
    <w:p w14:paraId="1232BCF5" w14:textId="3FB27F29" w:rsidR="00E96013" w:rsidRPr="0074301E" w:rsidRDefault="00E96013" w:rsidP="00F93B02">
      <w:pPr>
        <w:pStyle w:val="Heading3"/>
        <w:keepLines/>
        <w:suppressAutoHyphens w:val="0"/>
        <w:spacing w:before="40" w:after="0" w:line="360" w:lineRule="auto"/>
        <w:textboxTightWrap w:val="none"/>
      </w:pPr>
      <w:bookmarkStart w:id="240" w:name="_Toc520298123"/>
      <w:bookmarkStart w:id="241" w:name="_Toc528067767"/>
      <w:r w:rsidRPr="0074301E">
        <w:t>Temperature developed over cycling</w:t>
      </w:r>
      <w:bookmarkEnd w:id="232"/>
      <w:bookmarkEnd w:id="240"/>
      <w:bookmarkEnd w:id="241"/>
    </w:p>
    <w:p w14:paraId="3F87C53E" w14:textId="5428DFE6" w:rsidR="00E96013" w:rsidRPr="0074301E" w:rsidRDefault="00E96013" w:rsidP="00F93B02">
      <w:pPr>
        <w:spacing w:line="360" w:lineRule="auto"/>
        <w:rPr>
          <w:rFonts w:cs="Arial"/>
        </w:rPr>
      </w:pPr>
      <w:r w:rsidRPr="0074301E">
        <w:rPr>
          <w:rFonts w:cs="Arial"/>
        </w:rPr>
        <w:t xml:space="preserve">Data for temperature developed </w:t>
      </w:r>
      <w:r>
        <w:rPr>
          <w:rFonts w:cs="Arial"/>
        </w:rPr>
        <w:t>is processed from the first ECU of unaged cells. During the cycling, the charging was done at 1C, but the discharge was done at 0.2C, 0.5C, 1C</w:t>
      </w:r>
      <w:r w:rsidR="009078B4">
        <w:rPr>
          <w:rFonts w:cs="Arial"/>
        </w:rPr>
        <w:t>,</w:t>
      </w:r>
      <w:r>
        <w:rPr>
          <w:rFonts w:cs="Arial"/>
        </w:rPr>
        <w:t xml:space="preserve"> </w:t>
      </w:r>
      <w:r w:rsidRPr="009078B4">
        <w:rPr>
          <w:rFonts w:cs="Arial"/>
          <w:noProof/>
        </w:rPr>
        <w:t>and</w:t>
      </w:r>
      <w:r>
        <w:rPr>
          <w:rFonts w:cs="Arial"/>
        </w:rPr>
        <w:t xml:space="preserve"> 2C. </w:t>
      </w:r>
      <w:r w:rsidR="005F5F18">
        <w:fldChar w:fldCharType="begin"/>
      </w:r>
      <w:r w:rsidR="005F5F18">
        <w:instrText xml:space="preserve"> REF _Ref519804978 \h  \* MERGEFORMAT </w:instrText>
      </w:r>
      <w:r w:rsidR="005F5F18">
        <w:fldChar w:fldCharType="separate"/>
      </w:r>
      <w:r w:rsidR="00A440CB" w:rsidRPr="00A440CB">
        <w:rPr>
          <w:rFonts w:cs="Arial"/>
        </w:rPr>
        <w:t xml:space="preserve">Figure </w:t>
      </w:r>
      <w:r w:rsidR="00A440CB" w:rsidRPr="00A440CB">
        <w:rPr>
          <w:rFonts w:cs="Arial"/>
          <w:noProof/>
        </w:rPr>
        <w:t>5.4</w:t>
      </w:r>
      <w:r w:rsidR="005F5F18">
        <w:fldChar w:fldCharType="end"/>
      </w:r>
      <w:r>
        <w:rPr>
          <w:rFonts w:cs="Arial"/>
        </w:rPr>
        <w:t xml:space="preserve"> shows the temperature evolved over the cycles for the three geometries, along with the voltage of </w:t>
      </w:r>
      <w:r w:rsidR="00A70308">
        <w:rPr>
          <w:rFonts w:cs="Arial"/>
        </w:rPr>
        <w:t>the cells to represent the cycl</w:t>
      </w:r>
      <w:r>
        <w:rPr>
          <w:rFonts w:cs="Arial"/>
        </w:rPr>
        <w: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993D35" w14:paraId="4DB43299" w14:textId="77777777" w:rsidTr="00086A8E">
        <w:tc>
          <w:tcPr>
            <w:tcW w:w="9061" w:type="dxa"/>
          </w:tcPr>
          <w:tbl>
            <w:tblPr>
              <w:tblStyle w:val="TableGrid"/>
              <w:tblW w:w="8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9"/>
            </w:tblGrid>
            <w:tr w:rsidR="00E96013" w:rsidRPr="00CB76F8" w14:paraId="473181CF" w14:textId="77777777" w:rsidTr="00612E59">
              <w:trPr>
                <w:trHeight w:val="4069"/>
              </w:trPr>
              <w:tc>
                <w:tcPr>
                  <w:tcW w:w="8845" w:type="dxa"/>
                </w:tcPr>
                <w:p w14:paraId="52101EE8" w14:textId="6FAEC476" w:rsidR="00E96013" w:rsidRDefault="00453978" w:rsidP="00F93B02">
                  <w:pPr>
                    <w:pStyle w:val="Caption"/>
                    <w:tabs>
                      <w:tab w:val="right" w:pos="8584"/>
                    </w:tabs>
                    <w:spacing w:after="120" w:line="360" w:lineRule="auto"/>
                    <w:rPr>
                      <w:rFonts w:cs="Arial"/>
                      <w:b/>
                      <w:bCs w:val="0"/>
                      <w:szCs w:val="22"/>
                    </w:rPr>
                  </w:pPr>
                  <w:r>
                    <w:rPr>
                      <w:noProof/>
                    </w:rPr>
                    <w:drawing>
                      <wp:inline distT="0" distB="0" distL="0" distR="0" wp14:anchorId="35A433E1" wp14:editId="4D2EE888">
                        <wp:extent cx="5553075" cy="27050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53">
                                  <a:extLst>
                                    <a:ext uri="{28A0092B-C50C-407E-A947-70E740481C1C}">
                                      <a14:useLocalDpi xmlns:a14="http://schemas.microsoft.com/office/drawing/2010/main" val="0"/>
                                    </a:ext>
                                  </a:extLst>
                                </a:blip>
                                <a:srcRect l="8272" t="5746" r="3062" b="2640"/>
                                <a:stretch/>
                              </pic:blipFill>
                              <pic:spPr bwMode="auto">
                                <a:xfrm>
                                  <a:off x="0" y="0"/>
                                  <a:ext cx="5575498" cy="2715997"/>
                                </a:xfrm>
                                <a:prstGeom prst="rect">
                                  <a:avLst/>
                                </a:prstGeom>
                                <a:noFill/>
                                <a:ln>
                                  <a:noFill/>
                                </a:ln>
                                <a:extLst>
                                  <a:ext uri="{53640926-AAD7-44D8-BBD7-CCE9431645EC}">
                                    <a14:shadowObscured xmlns:a14="http://schemas.microsoft.com/office/drawing/2010/main"/>
                                  </a:ext>
                                </a:extLst>
                              </pic:spPr>
                            </pic:pic>
                          </a:graphicData>
                        </a:graphic>
                      </wp:inline>
                    </w:drawing>
                  </w:r>
                </w:p>
                <w:p w14:paraId="0D613DD2" w14:textId="77777777" w:rsidR="00336302" w:rsidRDefault="00453978" w:rsidP="00F93B02">
                  <w:pPr>
                    <w:tabs>
                      <w:tab w:val="center" w:pos="4314"/>
                      <w:tab w:val="left" w:pos="5265"/>
                    </w:tabs>
                    <w:spacing w:line="360" w:lineRule="auto"/>
                    <w:jc w:val="left"/>
                  </w:pPr>
                  <w:r>
                    <w:tab/>
                  </w:r>
                  <w:r w:rsidR="00336302">
                    <w:t>(a)</w:t>
                  </w:r>
                  <w:r>
                    <w:tab/>
                  </w:r>
                </w:p>
                <w:p w14:paraId="7F85725D" w14:textId="77777777" w:rsidR="00453978" w:rsidRDefault="00453978" w:rsidP="00F93B02">
                  <w:pPr>
                    <w:tabs>
                      <w:tab w:val="center" w:pos="4314"/>
                      <w:tab w:val="left" w:pos="5265"/>
                    </w:tabs>
                    <w:spacing w:line="360" w:lineRule="auto"/>
                    <w:jc w:val="left"/>
                  </w:pPr>
                </w:p>
                <w:p w14:paraId="4F7E9BF2" w14:textId="1F54491C" w:rsidR="00453978" w:rsidRPr="00336302" w:rsidRDefault="00453978" w:rsidP="00F93B02">
                  <w:pPr>
                    <w:tabs>
                      <w:tab w:val="center" w:pos="4314"/>
                      <w:tab w:val="left" w:pos="5265"/>
                    </w:tabs>
                    <w:spacing w:line="360" w:lineRule="auto"/>
                    <w:jc w:val="left"/>
                  </w:pPr>
                </w:p>
              </w:tc>
            </w:tr>
            <w:tr w:rsidR="00E96013" w:rsidRPr="00CB76F8" w14:paraId="799C25F3" w14:textId="77777777" w:rsidTr="00612E59">
              <w:trPr>
                <w:trHeight w:val="4054"/>
              </w:trPr>
              <w:tc>
                <w:tcPr>
                  <w:tcW w:w="8845" w:type="dxa"/>
                </w:tcPr>
                <w:p w14:paraId="514DB572" w14:textId="26483DF0" w:rsidR="00E96013" w:rsidRDefault="00453978" w:rsidP="00F93B02">
                  <w:pPr>
                    <w:pStyle w:val="Caption"/>
                    <w:tabs>
                      <w:tab w:val="right" w:pos="8584"/>
                    </w:tabs>
                    <w:spacing w:after="0" w:line="360" w:lineRule="auto"/>
                    <w:rPr>
                      <w:rFonts w:cs="Arial"/>
                      <w:b/>
                      <w:szCs w:val="22"/>
                    </w:rPr>
                  </w:pPr>
                  <w:r>
                    <w:rPr>
                      <w:noProof/>
                    </w:rPr>
                    <w:lastRenderedPageBreak/>
                    <w:drawing>
                      <wp:inline distT="0" distB="0" distL="0" distR="0" wp14:anchorId="363038AF" wp14:editId="298B1CFA">
                        <wp:extent cx="5419725" cy="27197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4">
                                  <a:extLst>
                                    <a:ext uri="{28A0092B-C50C-407E-A947-70E740481C1C}">
                                      <a14:useLocalDpi xmlns:a14="http://schemas.microsoft.com/office/drawing/2010/main" val="0"/>
                                    </a:ext>
                                  </a:extLst>
                                </a:blip>
                                <a:srcRect l="8199" t="5900" r="3395"/>
                                <a:stretch/>
                              </pic:blipFill>
                              <pic:spPr bwMode="auto">
                                <a:xfrm>
                                  <a:off x="0" y="0"/>
                                  <a:ext cx="5446506" cy="2733144"/>
                                </a:xfrm>
                                <a:prstGeom prst="rect">
                                  <a:avLst/>
                                </a:prstGeom>
                                <a:noFill/>
                                <a:ln>
                                  <a:noFill/>
                                </a:ln>
                                <a:extLst>
                                  <a:ext uri="{53640926-AAD7-44D8-BBD7-CCE9431645EC}">
                                    <a14:shadowObscured xmlns:a14="http://schemas.microsoft.com/office/drawing/2010/main"/>
                                  </a:ext>
                                </a:extLst>
                              </pic:spPr>
                            </pic:pic>
                          </a:graphicData>
                        </a:graphic>
                      </wp:inline>
                    </w:drawing>
                  </w:r>
                </w:p>
                <w:p w14:paraId="4EE3E1A0" w14:textId="60A1CB9A" w:rsidR="00336302" w:rsidRPr="00612E59" w:rsidRDefault="00864DFA" w:rsidP="00F93B02">
                  <w:pPr>
                    <w:spacing w:line="360" w:lineRule="auto"/>
                    <w:jc w:val="center"/>
                  </w:pPr>
                  <w:r>
                    <w:t>(b)</w:t>
                  </w:r>
                </w:p>
              </w:tc>
            </w:tr>
            <w:tr w:rsidR="00E96013" w:rsidRPr="00CB76F8" w14:paraId="1F455794" w14:textId="77777777" w:rsidTr="00612E59">
              <w:trPr>
                <w:trHeight w:val="4009"/>
              </w:trPr>
              <w:tc>
                <w:tcPr>
                  <w:tcW w:w="8845" w:type="dxa"/>
                </w:tcPr>
                <w:p w14:paraId="7668D063" w14:textId="4E1944F9" w:rsidR="00E96013" w:rsidRDefault="00453978" w:rsidP="00F93B02">
                  <w:pPr>
                    <w:pStyle w:val="Caption"/>
                    <w:keepNext/>
                    <w:tabs>
                      <w:tab w:val="right" w:pos="8869"/>
                    </w:tabs>
                    <w:spacing w:after="120" w:line="360" w:lineRule="auto"/>
                    <w:rPr>
                      <w:rFonts w:cs="Arial"/>
                      <w:b/>
                      <w:bCs w:val="0"/>
                      <w:szCs w:val="22"/>
                    </w:rPr>
                  </w:pPr>
                  <w:r>
                    <w:rPr>
                      <w:noProof/>
                    </w:rPr>
                    <w:drawing>
                      <wp:inline distT="0" distB="0" distL="0" distR="0" wp14:anchorId="2D570110" wp14:editId="4BCE21CE">
                        <wp:extent cx="5524500" cy="27793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55">
                                  <a:extLst>
                                    <a:ext uri="{28A0092B-C50C-407E-A947-70E740481C1C}">
                                      <a14:useLocalDpi xmlns:a14="http://schemas.microsoft.com/office/drawing/2010/main" val="0"/>
                                    </a:ext>
                                  </a:extLst>
                                </a:blip>
                                <a:srcRect l="8053" t="5746" r="3623"/>
                                <a:stretch/>
                              </pic:blipFill>
                              <pic:spPr bwMode="auto">
                                <a:xfrm>
                                  <a:off x="0" y="0"/>
                                  <a:ext cx="5563514" cy="2799023"/>
                                </a:xfrm>
                                <a:prstGeom prst="rect">
                                  <a:avLst/>
                                </a:prstGeom>
                                <a:noFill/>
                                <a:ln>
                                  <a:noFill/>
                                </a:ln>
                                <a:extLst>
                                  <a:ext uri="{53640926-AAD7-44D8-BBD7-CCE9431645EC}">
                                    <a14:shadowObscured xmlns:a14="http://schemas.microsoft.com/office/drawing/2010/main"/>
                                  </a:ext>
                                </a:extLst>
                              </pic:spPr>
                            </pic:pic>
                          </a:graphicData>
                        </a:graphic>
                      </wp:inline>
                    </w:drawing>
                  </w:r>
                </w:p>
                <w:p w14:paraId="2E0F6292" w14:textId="77777777" w:rsidR="00336302" w:rsidRPr="00336302" w:rsidRDefault="00336302" w:rsidP="00F93B02">
                  <w:pPr>
                    <w:spacing w:line="360" w:lineRule="auto"/>
                    <w:jc w:val="center"/>
                  </w:pPr>
                  <w:r>
                    <w:t>(c)</w:t>
                  </w:r>
                </w:p>
              </w:tc>
            </w:tr>
          </w:tbl>
          <w:p w14:paraId="423D88C1" w14:textId="12C0C825" w:rsidR="00E96013" w:rsidRPr="00DF3385" w:rsidRDefault="00E96013" w:rsidP="00DF3385">
            <w:pPr>
              <w:pStyle w:val="Caption"/>
              <w:spacing w:line="360" w:lineRule="auto"/>
              <w:jc w:val="both"/>
              <w:rPr>
                <w:rFonts w:cs="Arial"/>
                <w:bCs w:val="0"/>
                <w:sz w:val="20"/>
                <w:szCs w:val="20"/>
              </w:rPr>
            </w:pPr>
            <w:bookmarkStart w:id="242" w:name="_Ref519804978"/>
            <w:bookmarkStart w:id="243" w:name="_Toc520208087"/>
            <w:bookmarkStart w:id="244" w:name="_Toc520298168"/>
            <w:bookmarkStart w:id="245" w:name="_Toc528066889"/>
            <w:r w:rsidRPr="00DF3385">
              <w:rPr>
                <w:rFonts w:cs="Arial"/>
                <w:bCs w:val="0"/>
                <w:sz w:val="20"/>
                <w:szCs w:val="20"/>
              </w:rPr>
              <w:t xml:space="preserve">Figure </w:t>
            </w:r>
            <w:r w:rsidR="00FD51A6" w:rsidRPr="00DF3385">
              <w:rPr>
                <w:rFonts w:cs="Arial"/>
                <w:bCs w:val="0"/>
                <w:sz w:val="20"/>
                <w:szCs w:val="20"/>
              </w:rPr>
              <w:fldChar w:fldCharType="begin"/>
            </w:r>
            <w:r w:rsidR="00FD51A6" w:rsidRPr="00DF3385">
              <w:rPr>
                <w:rFonts w:cs="Arial"/>
                <w:bCs w:val="0"/>
                <w:sz w:val="20"/>
                <w:szCs w:val="20"/>
              </w:rPr>
              <w:instrText xml:space="preserve"> STYLEREF 1 \s </w:instrText>
            </w:r>
            <w:r w:rsidR="00FD51A6" w:rsidRPr="00DF3385">
              <w:rPr>
                <w:rFonts w:cs="Arial"/>
                <w:bCs w:val="0"/>
                <w:sz w:val="20"/>
                <w:szCs w:val="20"/>
              </w:rPr>
              <w:fldChar w:fldCharType="separate"/>
            </w:r>
            <w:r w:rsidR="00A440CB">
              <w:rPr>
                <w:rFonts w:cs="Arial"/>
                <w:bCs w:val="0"/>
                <w:noProof/>
                <w:sz w:val="20"/>
                <w:szCs w:val="20"/>
              </w:rPr>
              <w:t>5</w:t>
            </w:r>
            <w:r w:rsidR="00FD51A6" w:rsidRPr="00DF3385">
              <w:rPr>
                <w:rFonts w:cs="Arial"/>
                <w:bCs w:val="0"/>
                <w:sz w:val="20"/>
                <w:szCs w:val="20"/>
              </w:rPr>
              <w:fldChar w:fldCharType="end"/>
            </w:r>
            <w:r w:rsidR="00FD51A6" w:rsidRPr="00DF3385">
              <w:rPr>
                <w:rFonts w:cs="Arial"/>
                <w:bCs w:val="0"/>
                <w:sz w:val="20"/>
                <w:szCs w:val="20"/>
              </w:rPr>
              <w:t>.</w:t>
            </w:r>
            <w:r w:rsidR="00FD51A6" w:rsidRPr="00DF3385">
              <w:rPr>
                <w:rFonts w:cs="Arial"/>
                <w:bCs w:val="0"/>
                <w:sz w:val="20"/>
                <w:szCs w:val="20"/>
              </w:rPr>
              <w:fldChar w:fldCharType="begin"/>
            </w:r>
            <w:r w:rsidR="00FD51A6" w:rsidRPr="00DF3385">
              <w:rPr>
                <w:rFonts w:cs="Arial"/>
                <w:bCs w:val="0"/>
                <w:sz w:val="20"/>
                <w:szCs w:val="20"/>
              </w:rPr>
              <w:instrText xml:space="preserve"> SEQ Figure \* ARABIC \s 1 </w:instrText>
            </w:r>
            <w:r w:rsidR="00FD51A6" w:rsidRPr="00DF3385">
              <w:rPr>
                <w:rFonts w:cs="Arial"/>
                <w:bCs w:val="0"/>
                <w:sz w:val="20"/>
                <w:szCs w:val="20"/>
              </w:rPr>
              <w:fldChar w:fldCharType="separate"/>
            </w:r>
            <w:r w:rsidR="00A440CB">
              <w:rPr>
                <w:rFonts w:cs="Arial"/>
                <w:bCs w:val="0"/>
                <w:noProof/>
                <w:sz w:val="20"/>
                <w:szCs w:val="20"/>
              </w:rPr>
              <w:t>4</w:t>
            </w:r>
            <w:r w:rsidR="00FD51A6" w:rsidRPr="00DF3385">
              <w:rPr>
                <w:rFonts w:cs="Arial"/>
                <w:bCs w:val="0"/>
                <w:sz w:val="20"/>
                <w:szCs w:val="20"/>
              </w:rPr>
              <w:fldChar w:fldCharType="end"/>
            </w:r>
            <w:bookmarkEnd w:id="242"/>
            <w:r w:rsidRPr="00DF3385">
              <w:rPr>
                <w:rFonts w:cs="Arial"/>
                <w:bCs w:val="0"/>
                <w:sz w:val="20"/>
                <w:szCs w:val="20"/>
              </w:rPr>
              <w:t>. Temperature developed for (a) Cylindrical, (b) Prismatic, (c) Pouch cells</w:t>
            </w:r>
            <w:bookmarkEnd w:id="243"/>
            <w:bookmarkEnd w:id="244"/>
            <w:bookmarkEnd w:id="245"/>
          </w:p>
        </w:tc>
      </w:tr>
      <w:tr w:rsidR="00E96013" w:rsidRPr="0074301E" w14:paraId="313DEBD1" w14:textId="77777777" w:rsidTr="00086A8E">
        <w:tc>
          <w:tcPr>
            <w:tcW w:w="9061" w:type="dxa"/>
          </w:tcPr>
          <w:p w14:paraId="1505F34C" w14:textId="5F950694" w:rsidR="00E96013" w:rsidRDefault="00E96013" w:rsidP="00F93B02">
            <w:pPr>
              <w:keepNext/>
              <w:spacing w:line="360" w:lineRule="auto"/>
              <w:rPr>
                <w:rFonts w:cs="Arial"/>
                <w:noProof/>
              </w:rPr>
            </w:pPr>
            <w:r>
              <w:rPr>
                <w:rFonts w:cs="Arial"/>
                <w:noProof/>
              </w:rPr>
              <w:lastRenderedPageBreak/>
              <w:t xml:space="preserve">The labels in the figure refer to one cycle each and are </w:t>
            </w:r>
            <w:r w:rsidRPr="00582DD7">
              <w:rPr>
                <w:rFonts w:cs="Arial"/>
                <w:noProof/>
              </w:rPr>
              <w:t>characteri</w:t>
            </w:r>
            <w:r w:rsidR="00582DD7">
              <w:rPr>
                <w:rFonts w:cs="Arial"/>
                <w:noProof/>
              </w:rPr>
              <w:t>z</w:t>
            </w:r>
            <w:r w:rsidRPr="00582DD7">
              <w:rPr>
                <w:rFonts w:cs="Arial"/>
                <w:noProof/>
              </w:rPr>
              <w:t>ed</w:t>
            </w:r>
            <w:r>
              <w:rPr>
                <w:rFonts w:cs="Arial"/>
                <w:noProof/>
              </w:rPr>
              <w:t xml:space="preserve"> by the</w:t>
            </w:r>
            <w:r w:rsidR="00582DD7">
              <w:rPr>
                <w:rFonts w:cs="Arial"/>
                <w:noProof/>
              </w:rPr>
              <w:t xml:space="preserve"> discharge</w:t>
            </w:r>
            <w:r>
              <w:rPr>
                <w:rFonts w:cs="Arial"/>
                <w:noProof/>
              </w:rPr>
              <w:t xml:space="preserve"> C-rates as shown in </w:t>
            </w:r>
            <w:r w:rsidR="005F5F18">
              <w:fldChar w:fldCharType="begin"/>
            </w:r>
            <w:r w:rsidR="005F5F18">
              <w:instrText xml:space="preserve"> REF _Ref523764250 \h  \* MERGEFORMAT </w:instrText>
            </w:r>
            <w:r w:rsidR="005F5F18">
              <w:fldChar w:fldCharType="separate"/>
            </w:r>
            <w:r w:rsidR="00A440CB" w:rsidRPr="00A440CB">
              <w:t xml:space="preserve">Table </w:t>
            </w:r>
            <w:r w:rsidR="00A440CB" w:rsidRPr="00A440CB">
              <w:rPr>
                <w:noProof/>
              </w:rPr>
              <w:t>5.4</w:t>
            </w:r>
            <w:r w:rsidR="005F5F18">
              <w:fldChar w:fldCharType="end"/>
            </w:r>
            <w:r>
              <w:rPr>
                <w:rFonts w:cs="Arial"/>
                <w:noProof/>
              </w:rPr>
              <w:t>.</w:t>
            </w:r>
          </w:p>
          <w:p w14:paraId="20536AAD" w14:textId="3058F88F" w:rsidR="004730EE" w:rsidRPr="00DF3385" w:rsidRDefault="004730EE" w:rsidP="00DF3385">
            <w:pPr>
              <w:pStyle w:val="Caption"/>
              <w:keepNext/>
              <w:spacing w:line="360" w:lineRule="auto"/>
              <w:jc w:val="both"/>
              <w:rPr>
                <w:sz w:val="20"/>
                <w:szCs w:val="20"/>
              </w:rPr>
            </w:pPr>
            <w:bookmarkStart w:id="246" w:name="_Ref523764250"/>
            <w:bookmarkStart w:id="247" w:name="_Toc528066903"/>
            <w:r w:rsidRPr="00DF3385">
              <w:rPr>
                <w:sz w:val="20"/>
                <w:szCs w:val="20"/>
              </w:rPr>
              <w:t xml:space="preserve">Table </w:t>
            </w:r>
            <w:r w:rsidR="00CA6FF9" w:rsidRPr="00DF3385">
              <w:rPr>
                <w:sz w:val="20"/>
                <w:szCs w:val="20"/>
              </w:rPr>
              <w:fldChar w:fldCharType="begin"/>
            </w:r>
            <w:r w:rsidR="00CA6FF9" w:rsidRPr="00DF3385">
              <w:rPr>
                <w:sz w:val="20"/>
                <w:szCs w:val="20"/>
              </w:rPr>
              <w:instrText xml:space="preserve"> STYLEREF 1 \s </w:instrText>
            </w:r>
            <w:r w:rsidR="00CA6FF9" w:rsidRPr="00DF3385">
              <w:rPr>
                <w:sz w:val="20"/>
                <w:szCs w:val="20"/>
              </w:rPr>
              <w:fldChar w:fldCharType="separate"/>
            </w:r>
            <w:r w:rsidR="00A440CB">
              <w:rPr>
                <w:noProof/>
                <w:sz w:val="20"/>
                <w:szCs w:val="20"/>
              </w:rPr>
              <w:t>5</w:t>
            </w:r>
            <w:r w:rsidR="00CA6FF9" w:rsidRPr="00DF3385">
              <w:rPr>
                <w:sz w:val="20"/>
                <w:szCs w:val="20"/>
              </w:rPr>
              <w:fldChar w:fldCharType="end"/>
            </w:r>
            <w:r w:rsidR="00CA6FF9" w:rsidRPr="00DF3385">
              <w:rPr>
                <w:sz w:val="20"/>
                <w:szCs w:val="20"/>
              </w:rPr>
              <w:t>.</w:t>
            </w:r>
            <w:r w:rsidR="00CA6FF9" w:rsidRPr="00DF3385">
              <w:rPr>
                <w:sz w:val="20"/>
                <w:szCs w:val="20"/>
              </w:rPr>
              <w:fldChar w:fldCharType="begin"/>
            </w:r>
            <w:r w:rsidR="00CA6FF9" w:rsidRPr="00DF3385">
              <w:rPr>
                <w:sz w:val="20"/>
                <w:szCs w:val="20"/>
              </w:rPr>
              <w:instrText xml:space="preserve"> SEQ Table \* ARABIC \s 1 </w:instrText>
            </w:r>
            <w:r w:rsidR="00CA6FF9" w:rsidRPr="00DF3385">
              <w:rPr>
                <w:sz w:val="20"/>
                <w:szCs w:val="20"/>
              </w:rPr>
              <w:fldChar w:fldCharType="separate"/>
            </w:r>
            <w:r w:rsidR="00A440CB">
              <w:rPr>
                <w:noProof/>
                <w:sz w:val="20"/>
                <w:szCs w:val="20"/>
              </w:rPr>
              <w:t>4</w:t>
            </w:r>
            <w:r w:rsidR="00CA6FF9" w:rsidRPr="00DF3385">
              <w:rPr>
                <w:sz w:val="20"/>
                <w:szCs w:val="20"/>
              </w:rPr>
              <w:fldChar w:fldCharType="end"/>
            </w:r>
            <w:bookmarkEnd w:id="246"/>
            <w:r w:rsidRPr="00DF3385">
              <w:rPr>
                <w:sz w:val="20"/>
                <w:szCs w:val="20"/>
              </w:rPr>
              <w:t>. Table showing the cycle characteristic denoted by labels in Figure 5.3</w:t>
            </w:r>
            <w:bookmarkEnd w:id="247"/>
          </w:p>
          <w:tbl>
            <w:tblPr>
              <w:tblStyle w:val="TableGrid"/>
              <w:tblW w:w="0" w:type="auto"/>
              <w:tblLook w:val="04A0" w:firstRow="1" w:lastRow="0" w:firstColumn="1" w:lastColumn="0" w:noHBand="0" w:noVBand="1"/>
            </w:tblPr>
            <w:tblGrid>
              <w:gridCol w:w="1749"/>
              <w:gridCol w:w="1721"/>
              <w:gridCol w:w="1721"/>
              <w:gridCol w:w="1714"/>
              <w:gridCol w:w="1714"/>
            </w:tblGrid>
            <w:tr w:rsidR="00E96013" w14:paraId="3F753258" w14:textId="77777777" w:rsidTr="00947AE5">
              <w:tc>
                <w:tcPr>
                  <w:tcW w:w="1749" w:type="dxa"/>
                </w:tcPr>
                <w:p w14:paraId="3B302DF0" w14:textId="77777777" w:rsidR="00E96013" w:rsidRPr="007A486B" w:rsidRDefault="00E96013" w:rsidP="00F93B02">
                  <w:pPr>
                    <w:keepNext/>
                    <w:spacing w:line="360" w:lineRule="auto"/>
                    <w:rPr>
                      <w:rFonts w:cs="Arial"/>
                      <w:b/>
                      <w:bCs/>
                      <w:noProof/>
                    </w:rPr>
                  </w:pPr>
                  <w:r w:rsidRPr="007A486B">
                    <w:rPr>
                      <w:rFonts w:cs="Arial"/>
                      <w:b/>
                      <w:bCs/>
                      <w:noProof/>
                    </w:rPr>
                    <w:t>Label</w:t>
                  </w:r>
                </w:p>
              </w:tc>
              <w:tc>
                <w:tcPr>
                  <w:tcW w:w="1721" w:type="dxa"/>
                </w:tcPr>
                <w:p w14:paraId="425F27C7" w14:textId="77777777" w:rsidR="00E96013" w:rsidRPr="007A486B" w:rsidRDefault="00E96013" w:rsidP="00F93B02">
                  <w:pPr>
                    <w:keepNext/>
                    <w:spacing w:line="360" w:lineRule="auto"/>
                    <w:rPr>
                      <w:rFonts w:cs="Arial"/>
                      <w:b/>
                      <w:bCs/>
                      <w:noProof/>
                    </w:rPr>
                  </w:pPr>
                  <w:r w:rsidRPr="007A486B">
                    <w:rPr>
                      <w:rFonts w:cs="Arial"/>
                      <w:b/>
                      <w:bCs/>
                      <w:noProof/>
                    </w:rPr>
                    <w:t>A</w:t>
                  </w:r>
                </w:p>
              </w:tc>
              <w:tc>
                <w:tcPr>
                  <w:tcW w:w="1721" w:type="dxa"/>
                </w:tcPr>
                <w:p w14:paraId="5785E418" w14:textId="77777777" w:rsidR="00E96013" w:rsidRPr="007A486B" w:rsidRDefault="00E96013" w:rsidP="00F93B02">
                  <w:pPr>
                    <w:keepNext/>
                    <w:spacing w:line="360" w:lineRule="auto"/>
                    <w:rPr>
                      <w:rFonts w:cs="Arial"/>
                      <w:b/>
                      <w:bCs/>
                      <w:noProof/>
                    </w:rPr>
                  </w:pPr>
                  <w:r w:rsidRPr="007A486B">
                    <w:rPr>
                      <w:rFonts w:cs="Arial"/>
                      <w:b/>
                      <w:bCs/>
                      <w:noProof/>
                    </w:rPr>
                    <w:t>B</w:t>
                  </w:r>
                </w:p>
              </w:tc>
              <w:tc>
                <w:tcPr>
                  <w:tcW w:w="1714" w:type="dxa"/>
                </w:tcPr>
                <w:p w14:paraId="468C4EA6" w14:textId="77777777" w:rsidR="00E96013" w:rsidRPr="007A486B" w:rsidRDefault="00E96013" w:rsidP="00F93B02">
                  <w:pPr>
                    <w:keepNext/>
                    <w:spacing w:line="360" w:lineRule="auto"/>
                    <w:rPr>
                      <w:rFonts w:cs="Arial"/>
                      <w:b/>
                      <w:bCs/>
                      <w:noProof/>
                    </w:rPr>
                  </w:pPr>
                  <w:r w:rsidRPr="007A486B">
                    <w:rPr>
                      <w:rFonts w:cs="Arial"/>
                      <w:b/>
                      <w:bCs/>
                      <w:noProof/>
                    </w:rPr>
                    <w:t>C</w:t>
                  </w:r>
                </w:p>
              </w:tc>
              <w:tc>
                <w:tcPr>
                  <w:tcW w:w="1714" w:type="dxa"/>
                </w:tcPr>
                <w:p w14:paraId="0FB21FA8" w14:textId="77777777" w:rsidR="00E96013" w:rsidRPr="007A486B" w:rsidRDefault="00E96013" w:rsidP="00F93B02">
                  <w:pPr>
                    <w:keepNext/>
                    <w:spacing w:line="360" w:lineRule="auto"/>
                    <w:rPr>
                      <w:rFonts w:cs="Arial"/>
                      <w:b/>
                      <w:bCs/>
                      <w:noProof/>
                    </w:rPr>
                  </w:pPr>
                  <w:r w:rsidRPr="007A486B">
                    <w:rPr>
                      <w:rFonts w:cs="Arial"/>
                      <w:b/>
                      <w:bCs/>
                      <w:noProof/>
                    </w:rPr>
                    <w:t>D</w:t>
                  </w:r>
                </w:p>
              </w:tc>
            </w:tr>
            <w:tr w:rsidR="00E96013" w14:paraId="2440A0AD" w14:textId="77777777" w:rsidTr="00947AE5">
              <w:tc>
                <w:tcPr>
                  <w:tcW w:w="1749" w:type="dxa"/>
                </w:tcPr>
                <w:p w14:paraId="0E192A4C" w14:textId="77777777" w:rsidR="00E96013" w:rsidRPr="007A486B" w:rsidRDefault="00E96013" w:rsidP="00F93B02">
                  <w:pPr>
                    <w:keepNext/>
                    <w:spacing w:line="360" w:lineRule="auto"/>
                    <w:rPr>
                      <w:rFonts w:cs="Arial"/>
                      <w:b/>
                      <w:bCs/>
                      <w:noProof/>
                    </w:rPr>
                  </w:pPr>
                  <w:r w:rsidRPr="007A486B">
                    <w:rPr>
                      <w:rFonts w:cs="Arial"/>
                      <w:b/>
                      <w:bCs/>
                      <w:noProof/>
                    </w:rPr>
                    <w:t>Charging</w:t>
                  </w:r>
                </w:p>
              </w:tc>
              <w:tc>
                <w:tcPr>
                  <w:tcW w:w="1721" w:type="dxa"/>
                </w:tcPr>
                <w:p w14:paraId="76784E4B" w14:textId="77777777" w:rsidR="00E96013" w:rsidRDefault="00E96013" w:rsidP="00F93B02">
                  <w:pPr>
                    <w:keepNext/>
                    <w:spacing w:line="360" w:lineRule="auto"/>
                    <w:rPr>
                      <w:rFonts w:cs="Arial"/>
                      <w:noProof/>
                    </w:rPr>
                  </w:pPr>
                  <w:r>
                    <w:rPr>
                      <w:rFonts w:cs="Arial"/>
                      <w:noProof/>
                    </w:rPr>
                    <w:t>1C</w:t>
                  </w:r>
                </w:p>
              </w:tc>
              <w:tc>
                <w:tcPr>
                  <w:tcW w:w="1721" w:type="dxa"/>
                </w:tcPr>
                <w:p w14:paraId="0060854B" w14:textId="77777777" w:rsidR="00E96013" w:rsidRDefault="00E96013" w:rsidP="00F93B02">
                  <w:pPr>
                    <w:keepNext/>
                    <w:spacing w:line="360" w:lineRule="auto"/>
                    <w:rPr>
                      <w:rFonts w:cs="Arial"/>
                      <w:noProof/>
                    </w:rPr>
                  </w:pPr>
                  <w:r>
                    <w:rPr>
                      <w:rFonts w:cs="Arial"/>
                      <w:noProof/>
                    </w:rPr>
                    <w:t>1C</w:t>
                  </w:r>
                </w:p>
              </w:tc>
              <w:tc>
                <w:tcPr>
                  <w:tcW w:w="1714" w:type="dxa"/>
                </w:tcPr>
                <w:p w14:paraId="11E62D0B" w14:textId="77777777" w:rsidR="00E96013" w:rsidRDefault="00E96013" w:rsidP="00F93B02">
                  <w:pPr>
                    <w:keepNext/>
                    <w:spacing w:line="360" w:lineRule="auto"/>
                    <w:rPr>
                      <w:rFonts w:cs="Arial"/>
                      <w:noProof/>
                    </w:rPr>
                  </w:pPr>
                  <w:r>
                    <w:rPr>
                      <w:rFonts w:cs="Arial"/>
                      <w:noProof/>
                    </w:rPr>
                    <w:t>1C</w:t>
                  </w:r>
                </w:p>
              </w:tc>
              <w:tc>
                <w:tcPr>
                  <w:tcW w:w="1714" w:type="dxa"/>
                </w:tcPr>
                <w:p w14:paraId="465ACB93" w14:textId="77777777" w:rsidR="00E96013" w:rsidRDefault="00E96013" w:rsidP="00F93B02">
                  <w:pPr>
                    <w:keepNext/>
                    <w:spacing w:line="360" w:lineRule="auto"/>
                    <w:rPr>
                      <w:rFonts w:cs="Arial"/>
                      <w:noProof/>
                    </w:rPr>
                  </w:pPr>
                  <w:r>
                    <w:rPr>
                      <w:rFonts w:cs="Arial"/>
                      <w:noProof/>
                    </w:rPr>
                    <w:t>1C</w:t>
                  </w:r>
                </w:p>
              </w:tc>
            </w:tr>
            <w:tr w:rsidR="00E96013" w14:paraId="765BEFE9" w14:textId="77777777" w:rsidTr="00947AE5">
              <w:tc>
                <w:tcPr>
                  <w:tcW w:w="1749" w:type="dxa"/>
                </w:tcPr>
                <w:p w14:paraId="5E60C378" w14:textId="77777777" w:rsidR="00E96013" w:rsidRPr="007A486B" w:rsidRDefault="00E96013" w:rsidP="00F93B02">
                  <w:pPr>
                    <w:keepNext/>
                    <w:spacing w:line="360" w:lineRule="auto"/>
                    <w:rPr>
                      <w:rFonts w:cs="Arial"/>
                      <w:b/>
                      <w:bCs/>
                      <w:noProof/>
                    </w:rPr>
                  </w:pPr>
                  <w:r w:rsidRPr="007A486B">
                    <w:rPr>
                      <w:rFonts w:cs="Arial"/>
                      <w:b/>
                      <w:bCs/>
                      <w:noProof/>
                    </w:rPr>
                    <w:t>Discharging</w:t>
                  </w:r>
                </w:p>
              </w:tc>
              <w:tc>
                <w:tcPr>
                  <w:tcW w:w="1721" w:type="dxa"/>
                </w:tcPr>
                <w:p w14:paraId="4137BC65" w14:textId="77777777" w:rsidR="00E96013" w:rsidRDefault="00E96013" w:rsidP="00F93B02">
                  <w:pPr>
                    <w:keepNext/>
                    <w:spacing w:line="360" w:lineRule="auto"/>
                    <w:rPr>
                      <w:rFonts w:cs="Arial"/>
                      <w:noProof/>
                    </w:rPr>
                  </w:pPr>
                  <w:r>
                    <w:rPr>
                      <w:rFonts w:cs="Arial"/>
                      <w:noProof/>
                    </w:rPr>
                    <w:t>0.2C</w:t>
                  </w:r>
                </w:p>
              </w:tc>
              <w:tc>
                <w:tcPr>
                  <w:tcW w:w="1721" w:type="dxa"/>
                </w:tcPr>
                <w:p w14:paraId="12433474" w14:textId="77777777" w:rsidR="00E96013" w:rsidRDefault="00E96013" w:rsidP="00F93B02">
                  <w:pPr>
                    <w:keepNext/>
                    <w:spacing w:line="360" w:lineRule="auto"/>
                    <w:rPr>
                      <w:rFonts w:cs="Arial"/>
                      <w:noProof/>
                    </w:rPr>
                  </w:pPr>
                  <w:r>
                    <w:rPr>
                      <w:rFonts w:cs="Arial"/>
                      <w:noProof/>
                    </w:rPr>
                    <w:t>0.5C</w:t>
                  </w:r>
                </w:p>
              </w:tc>
              <w:tc>
                <w:tcPr>
                  <w:tcW w:w="1714" w:type="dxa"/>
                </w:tcPr>
                <w:p w14:paraId="373FFDBD" w14:textId="77777777" w:rsidR="00E96013" w:rsidRDefault="00E96013" w:rsidP="00F93B02">
                  <w:pPr>
                    <w:keepNext/>
                    <w:spacing w:line="360" w:lineRule="auto"/>
                    <w:rPr>
                      <w:rFonts w:cs="Arial"/>
                      <w:noProof/>
                    </w:rPr>
                  </w:pPr>
                  <w:r>
                    <w:rPr>
                      <w:rFonts w:cs="Arial"/>
                      <w:noProof/>
                    </w:rPr>
                    <w:t>2C</w:t>
                  </w:r>
                </w:p>
              </w:tc>
              <w:tc>
                <w:tcPr>
                  <w:tcW w:w="1714" w:type="dxa"/>
                </w:tcPr>
                <w:p w14:paraId="2CF60CF5" w14:textId="77777777" w:rsidR="00E96013" w:rsidRDefault="00E96013" w:rsidP="00F93B02">
                  <w:pPr>
                    <w:keepNext/>
                    <w:spacing w:line="360" w:lineRule="auto"/>
                    <w:rPr>
                      <w:rFonts w:cs="Arial"/>
                      <w:noProof/>
                    </w:rPr>
                  </w:pPr>
                  <w:r>
                    <w:rPr>
                      <w:rFonts w:cs="Arial"/>
                      <w:noProof/>
                    </w:rPr>
                    <w:t>1C</w:t>
                  </w:r>
                </w:p>
              </w:tc>
            </w:tr>
          </w:tbl>
          <w:p w14:paraId="10F4CBF8" w14:textId="7EDD2745" w:rsidR="009502CE" w:rsidRDefault="00E96013" w:rsidP="009502CE">
            <w:pPr>
              <w:spacing w:before="360" w:line="360" w:lineRule="auto"/>
              <w:rPr>
                <w:rFonts w:cs="Arial"/>
                <w:noProof/>
              </w:rPr>
            </w:pPr>
            <w:r>
              <w:rPr>
                <w:rFonts w:cs="Arial"/>
                <w:noProof/>
              </w:rPr>
              <w:t>The temperature profile shows a common trend among all the geometries. There are two local peaks for each cycle, one at the end of the charging cycle and one at the end of the discharging cycle. The temperature at the end of the charging cycle (at the rate of 1C) remains almost same at the end of all the charging cycles, except for the first charging cycle of pouch cell where it is slightly higher than the subsequent cycles</w:t>
            </w:r>
            <w:r w:rsidR="00AC52D5">
              <w:rPr>
                <w:rFonts w:cs="Arial"/>
                <w:noProof/>
              </w:rPr>
              <w:t>.</w:t>
            </w:r>
            <w:r w:rsidR="009502CE">
              <w:rPr>
                <w:rFonts w:cs="Arial"/>
                <w:noProof/>
              </w:rPr>
              <w:t xml:space="preserve"> </w:t>
            </w:r>
            <w:r w:rsidR="009502CE">
              <w:rPr>
                <w:rFonts w:cs="Arial"/>
                <w:noProof/>
              </w:rPr>
              <w:fldChar w:fldCharType="begin"/>
            </w:r>
            <w:r w:rsidR="009502CE">
              <w:rPr>
                <w:rFonts w:cs="Arial"/>
                <w:noProof/>
              </w:rPr>
              <w:instrText xml:space="preserve"> REF _Ref528062712 \h </w:instrText>
            </w:r>
            <w:r w:rsidR="009502CE">
              <w:rPr>
                <w:rFonts w:cs="Arial"/>
                <w:noProof/>
              </w:rPr>
            </w:r>
            <w:r w:rsidR="009502CE">
              <w:rPr>
                <w:rFonts w:cs="Arial"/>
                <w:noProof/>
              </w:rPr>
              <w:fldChar w:fldCharType="separate"/>
            </w:r>
            <w:r w:rsidR="00A440CB">
              <w:t xml:space="preserve">Table </w:t>
            </w:r>
            <w:r w:rsidR="00A440CB">
              <w:rPr>
                <w:noProof/>
              </w:rPr>
              <w:t>5</w:t>
            </w:r>
            <w:r w:rsidR="00A440CB">
              <w:t>.</w:t>
            </w:r>
            <w:r w:rsidR="00A440CB">
              <w:rPr>
                <w:noProof/>
              </w:rPr>
              <w:t>5</w:t>
            </w:r>
            <w:r w:rsidR="009502CE">
              <w:rPr>
                <w:rFonts w:cs="Arial"/>
                <w:noProof/>
              </w:rPr>
              <w:fldChar w:fldCharType="end"/>
            </w:r>
            <w:r>
              <w:rPr>
                <w:rFonts w:cs="Arial"/>
                <w:noProof/>
              </w:rPr>
              <w:t xml:space="preserve"> shows the temperature gradient developed between the beginning of the charging cycle and the peak temperatures.</w:t>
            </w:r>
            <w:bookmarkStart w:id="248" w:name="_Ref523764269"/>
          </w:p>
          <w:p w14:paraId="384BF00F" w14:textId="40F0AA80" w:rsidR="004730EE" w:rsidRDefault="004730EE" w:rsidP="009502CE">
            <w:pPr>
              <w:keepNext/>
              <w:spacing w:after="360" w:line="360" w:lineRule="auto"/>
            </w:pPr>
            <w:bookmarkStart w:id="249" w:name="_Ref528062712"/>
            <w:bookmarkStart w:id="250" w:name="_Toc528066904"/>
            <w:r>
              <w:t xml:space="preserve">Table </w:t>
            </w:r>
            <w:r w:rsidR="00CA6FF9">
              <w:fldChar w:fldCharType="begin"/>
            </w:r>
            <w:r w:rsidR="00CA6FF9">
              <w:instrText xml:space="preserve"> STYLEREF 1 \s </w:instrText>
            </w:r>
            <w:r w:rsidR="00CA6FF9">
              <w:fldChar w:fldCharType="separate"/>
            </w:r>
            <w:r w:rsidR="00A440CB">
              <w:rPr>
                <w:noProof/>
              </w:rPr>
              <w:t>5</w:t>
            </w:r>
            <w:r w:rsidR="00CA6FF9">
              <w:fldChar w:fldCharType="end"/>
            </w:r>
            <w:r w:rsidR="00CA6FF9">
              <w:t>.</w:t>
            </w:r>
            <w:r w:rsidR="00CA6FF9">
              <w:fldChar w:fldCharType="begin"/>
            </w:r>
            <w:r w:rsidR="00CA6FF9">
              <w:instrText xml:space="preserve"> SEQ Table \* ARABIC \s 1 </w:instrText>
            </w:r>
            <w:r w:rsidR="00CA6FF9">
              <w:fldChar w:fldCharType="separate"/>
            </w:r>
            <w:r w:rsidR="00A440CB">
              <w:rPr>
                <w:noProof/>
              </w:rPr>
              <w:t>5</w:t>
            </w:r>
            <w:r w:rsidR="00CA6FF9">
              <w:fldChar w:fldCharType="end"/>
            </w:r>
            <w:bookmarkEnd w:id="248"/>
            <w:bookmarkEnd w:id="249"/>
            <w:r w:rsidRPr="00D3645E">
              <w:t>. Temperature gradient developed at different charge/discharge cycles</w:t>
            </w:r>
            <w:bookmarkEnd w:id="250"/>
          </w:p>
          <w:tbl>
            <w:tblPr>
              <w:tblStyle w:val="LightShading-Accent1"/>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725"/>
              <w:gridCol w:w="1724"/>
              <w:gridCol w:w="1724"/>
              <w:gridCol w:w="1722"/>
            </w:tblGrid>
            <w:tr w:rsidR="00E96013" w:rsidRPr="0074301E" w14:paraId="0682CCBC" w14:textId="77777777" w:rsidTr="00D706DC">
              <w:trPr>
                <w:cnfStyle w:val="100000000000" w:firstRow="1" w:lastRow="0"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14:paraId="54455401" w14:textId="77777777" w:rsidR="00E96013" w:rsidRPr="007A486B" w:rsidRDefault="00E96013" w:rsidP="00F93B02">
                  <w:pPr>
                    <w:spacing w:line="360" w:lineRule="auto"/>
                    <w:rPr>
                      <w:rFonts w:cs="Arial"/>
                      <w:color w:val="auto"/>
                    </w:rPr>
                  </w:pPr>
                  <w:r w:rsidRPr="007A486B">
                    <w:rPr>
                      <w:rFonts w:cs="Arial"/>
                      <w:color w:val="auto"/>
                    </w:rPr>
                    <w:t>Cell Type</w:t>
                  </w:r>
                </w:p>
              </w:tc>
              <w:tc>
                <w:tcPr>
                  <w:tcW w:w="1250" w:type="pct"/>
                  <w:tcBorders>
                    <w:top w:val="none" w:sz="0" w:space="0" w:color="auto"/>
                    <w:left w:val="none" w:sz="0" w:space="0" w:color="auto"/>
                    <w:bottom w:val="none" w:sz="0" w:space="0" w:color="auto"/>
                    <w:right w:val="none" w:sz="0" w:space="0" w:color="auto"/>
                  </w:tcBorders>
                </w:tcPr>
                <w:p w14:paraId="02B47B11" w14:textId="77777777" w:rsidR="00E96013" w:rsidRPr="007A486B" w:rsidRDefault="00E96013" w:rsidP="00F93B02">
                  <w:pPr>
                    <w:spacing w:line="360" w:lineRule="auto"/>
                    <w:jc w:val="left"/>
                    <w:rPr>
                      <w:rFonts w:cs="Arial"/>
                      <w:color w:val="auto"/>
                    </w:rPr>
                  </w:pPr>
                  <w:r w:rsidRPr="007A486B">
                    <w:rPr>
                      <w:rFonts w:cs="Arial"/>
                      <w:color w:val="auto"/>
                    </w:rPr>
                    <w:t xml:space="preserve">First 1C Charge </w:t>
                  </w:r>
                </w:p>
                <w:p w14:paraId="60E1E057" w14:textId="45D4CD6F" w:rsidR="00E96013" w:rsidRPr="007A486B" w:rsidRDefault="001C17B2" w:rsidP="00F93B02">
                  <w:pPr>
                    <w:spacing w:line="360" w:lineRule="auto"/>
                    <w:jc w:val="left"/>
                    <w:rPr>
                      <w:rFonts w:cs="Arial"/>
                      <w:color w:val="auto"/>
                    </w:rPr>
                  </w:pPr>
                  <w:r>
                    <w:rPr>
                      <w:rFonts w:cs="Arial"/>
                      <w:color w:val="auto"/>
                    </w:rPr>
                    <w:t>(°</w:t>
                  </w:r>
                  <w:commentRangeStart w:id="251"/>
                  <w:r>
                    <w:rPr>
                      <w:rFonts w:cs="Arial"/>
                      <w:color w:val="auto"/>
                    </w:rPr>
                    <w:t>C</w:t>
                  </w:r>
                  <w:commentRangeEnd w:id="251"/>
                  <w:r>
                    <w:rPr>
                      <w:rStyle w:val="CommentReference"/>
                      <w:rFonts w:eastAsiaTheme="minorHAnsi"/>
                      <w:b w:val="0"/>
                      <w:bCs w:val="0"/>
                      <w:color w:val="auto"/>
                    </w:rPr>
                    <w:commentReference w:id="251"/>
                  </w:r>
                  <w:r w:rsidR="00E96013" w:rsidRPr="007A486B">
                    <w:rPr>
                      <w:rFonts w:cs="Arial"/>
                      <w:color w:val="auto"/>
                    </w:rPr>
                    <w:t>)</w:t>
                  </w:r>
                </w:p>
              </w:tc>
              <w:tc>
                <w:tcPr>
                  <w:tcW w:w="1250" w:type="pct"/>
                  <w:tcBorders>
                    <w:top w:val="none" w:sz="0" w:space="0" w:color="auto"/>
                    <w:left w:val="none" w:sz="0" w:space="0" w:color="auto"/>
                    <w:bottom w:val="none" w:sz="0" w:space="0" w:color="auto"/>
                    <w:right w:val="none" w:sz="0" w:space="0" w:color="auto"/>
                  </w:tcBorders>
                </w:tcPr>
                <w:p w14:paraId="5468470B" w14:textId="77777777" w:rsidR="00E96013" w:rsidRPr="007A486B" w:rsidRDefault="00E96013" w:rsidP="00F93B02">
                  <w:pPr>
                    <w:spacing w:line="360" w:lineRule="auto"/>
                    <w:jc w:val="left"/>
                    <w:rPr>
                      <w:rFonts w:cs="Arial"/>
                      <w:color w:val="auto"/>
                    </w:rPr>
                  </w:pPr>
                  <w:r w:rsidRPr="007A486B">
                    <w:rPr>
                      <w:rFonts w:cs="Arial"/>
                      <w:color w:val="auto"/>
                    </w:rPr>
                    <w:t>1C discharge</w:t>
                  </w:r>
                </w:p>
                <w:p w14:paraId="3F7A4EE2" w14:textId="0E6BCEB8" w:rsidR="00E96013" w:rsidRPr="007A486B" w:rsidRDefault="001C17B2" w:rsidP="00F93B02">
                  <w:pPr>
                    <w:spacing w:line="360" w:lineRule="auto"/>
                    <w:jc w:val="left"/>
                    <w:rPr>
                      <w:rFonts w:cs="Arial"/>
                      <w:color w:val="auto"/>
                    </w:rPr>
                  </w:pPr>
                  <w:r>
                    <w:rPr>
                      <w:rFonts w:cs="Arial"/>
                      <w:color w:val="auto"/>
                    </w:rPr>
                    <w:t>(°C</w:t>
                  </w:r>
                  <w:r w:rsidR="00E96013" w:rsidRPr="007A486B">
                    <w:rPr>
                      <w:rFonts w:cs="Arial"/>
                      <w:color w:val="auto"/>
                    </w:rPr>
                    <w:t>)</w:t>
                  </w:r>
                </w:p>
              </w:tc>
              <w:tc>
                <w:tcPr>
                  <w:tcW w:w="1249" w:type="pct"/>
                  <w:tcBorders>
                    <w:top w:val="none" w:sz="0" w:space="0" w:color="auto"/>
                    <w:left w:val="none" w:sz="0" w:space="0" w:color="auto"/>
                    <w:bottom w:val="none" w:sz="0" w:space="0" w:color="auto"/>
                    <w:right w:val="none" w:sz="0" w:space="0" w:color="auto"/>
                  </w:tcBorders>
                </w:tcPr>
                <w:p w14:paraId="5230FE6E" w14:textId="77777777" w:rsidR="00E96013" w:rsidRPr="007A486B" w:rsidRDefault="00E96013" w:rsidP="00F93B02">
                  <w:pPr>
                    <w:spacing w:line="360" w:lineRule="auto"/>
                    <w:jc w:val="left"/>
                    <w:rPr>
                      <w:rFonts w:cs="Arial"/>
                      <w:color w:val="auto"/>
                    </w:rPr>
                  </w:pPr>
                  <w:r w:rsidRPr="007A486B">
                    <w:rPr>
                      <w:rFonts w:cs="Arial"/>
                      <w:color w:val="auto"/>
                    </w:rPr>
                    <w:t>2C discharge</w:t>
                  </w:r>
                </w:p>
                <w:p w14:paraId="3C9DA2FE" w14:textId="3314EAA7" w:rsidR="00E96013" w:rsidRPr="007A486B" w:rsidRDefault="001C17B2" w:rsidP="00F93B02">
                  <w:pPr>
                    <w:spacing w:line="360" w:lineRule="auto"/>
                    <w:jc w:val="left"/>
                    <w:rPr>
                      <w:rFonts w:cs="Arial"/>
                      <w:color w:val="auto"/>
                    </w:rPr>
                  </w:pPr>
                  <w:r>
                    <w:rPr>
                      <w:rFonts w:cs="Arial"/>
                      <w:color w:val="auto"/>
                    </w:rPr>
                    <w:t>(°C</w:t>
                  </w:r>
                  <w:r w:rsidR="00E96013" w:rsidRPr="007A486B">
                    <w:rPr>
                      <w:rFonts w:cs="Arial"/>
                      <w:color w:val="auto"/>
                    </w:rPr>
                    <w:t>)</w:t>
                  </w:r>
                </w:p>
              </w:tc>
            </w:tr>
            <w:tr w:rsidR="00E96013" w:rsidRPr="0074301E" w14:paraId="1B16DE18" w14:textId="77777777" w:rsidTr="00D706DC">
              <w:trPr>
                <w:jc w:val="center"/>
              </w:trPr>
              <w:tc>
                <w:tcPr>
                  <w:tcW w:w="1251" w:type="pct"/>
                  <w:noWrap/>
                </w:tcPr>
                <w:p w14:paraId="62F4EF55" w14:textId="77777777" w:rsidR="00E96013" w:rsidRPr="00425CCA" w:rsidRDefault="00E96013" w:rsidP="00F93B02">
                  <w:pPr>
                    <w:spacing w:line="360" w:lineRule="auto"/>
                    <w:rPr>
                      <w:rFonts w:cs="Arial"/>
                      <w:b/>
                      <w:bCs/>
                      <w:color w:val="auto"/>
                    </w:rPr>
                  </w:pPr>
                  <w:r w:rsidRPr="00425CCA">
                    <w:rPr>
                      <w:rFonts w:cs="Arial"/>
                      <w:b/>
                      <w:bCs/>
                      <w:color w:val="auto"/>
                    </w:rPr>
                    <w:t>Cylindrical</w:t>
                  </w:r>
                </w:p>
              </w:tc>
              <w:tc>
                <w:tcPr>
                  <w:tcW w:w="1250" w:type="pct"/>
                </w:tcPr>
                <w:p w14:paraId="698E8211" w14:textId="77777777" w:rsidR="00E96013" w:rsidRPr="007A486B" w:rsidRDefault="00E96013" w:rsidP="00F93B02">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14:paraId="1B20BF7D" w14:textId="77777777" w:rsidR="00E96013" w:rsidRPr="007A486B" w:rsidRDefault="00E96013" w:rsidP="00F93B02">
                  <w:pPr>
                    <w:pStyle w:val="DecimalAligned"/>
                    <w:spacing w:line="360" w:lineRule="auto"/>
                    <w:rPr>
                      <w:rFonts w:ascii="Arial" w:hAnsi="Arial" w:cs="Arial"/>
                      <w:color w:val="auto"/>
                    </w:rPr>
                  </w:pPr>
                  <w:r w:rsidRPr="007A486B">
                    <w:rPr>
                      <w:rFonts w:ascii="Arial" w:hAnsi="Arial" w:cs="Arial"/>
                      <w:color w:val="auto"/>
                    </w:rPr>
                    <w:t>1.83</w:t>
                  </w:r>
                </w:p>
              </w:tc>
              <w:tc>
                <w:tcPr>
                  <w:tcW w:w="1249" w:type="pct"/>
                </w:tcPr>
                <w:p w14:paraId="525ED4CF" w14:textId="77777777" w:rsidR="00E96013" w:rsidRPr="007A486B" w:rsidRDefault="00E96013" w:rsidP="00F93B02">
                  <w:pPr>
                    <w:pStyle w:val="DecimalAligned"/>
                    <w:spacing w:line="360" w:lineRule="auto"/>
                    <w:rPr>
                      <w:rFonts w:ascii="Arial" w:hAnsi="Arial" w:cs="Arial"/>
                      <w:color w:val="auto"/>
                    </w:rPr>
                  </w:pPr>
                  <w:r w:rsidRPr="007A486B">
                    <w:rPr>
                      <w:rFonts w:ascii="Arial" w:hAnsi="Arial" w:cs="Arial"/>
                      <w:color w:val="auto"/>
                    </w:rPr>
                    <w:t>10.19</w:t>
                  </w:r>
                </w:p>
              </w:tc>
            </w:tr>
            <w:tr w:rsidR="00E96013" w:rsidRPr="0074301E" w14:paraId="70B63D82" w14:textId="77777777" w:rsidTr="00D706DC">
              <w:trPr>
                <w:jc w:val="center"/>
              </w:trPr>
              <w:tc>
                <w:tcPr>
                  <w:tcW w:w="1251" w:type="pct"/>
                  <w:noWrap/>
                </w:tcPr>
                <w:p w14:paraId="575310D7" w14:textId="77777777" w:rsidR="00E96013" w:rsidRPr="00425CCA" w:rsidRDefault="00E96013" w:rsidP="00F93B02">
                  <w:pPr>
                    <w:spacing w:line="360" w:lineRule="auto"/>
                    <w:rPr>
                      <w:rFonts w:cs="Arial"/>
                      <w:b/>
                      <w:bCs/>
                      <w:color w:val="auto"/>
                    </w:rPr>
                  </w:pPr>
                  <w:r w:rsidRPr="00425CCA">
                    <w:rPr>
                      <w:rFonts w:cs="Arial"/>
                      <w:b/>
                      <w:bCs/>
                      <w:color w:val="auto"/>
                    </w:rPr>
                    <w:t>Prismatic</w:t>
                  </w:r>
                </w:p>
              </w:tc>
              <w:tc>
                <w:tcPr>
                  <w:tcW w:w="1250" w:type="pct"/>
                </w:tcPr>
                <w:p w14:paraId="28B9E4F2" w14:textId="77777777" w:rsidR="00E96013" w:rsidRPr="007A486B" w:rsidRDefault="00E96013" w:rsidP="00F93B02">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14:paraId="7E90CD69" w14:textId="77777777" w:rsidR="00E96013" w:rsidRPr="007A486B" w:rsidRDefault="00E96013" w:rsidP="00F93B02">
                  <w:pPr>
                    <w:pStyle w:val="DecimalAligned"/>
                    <w:spacing w:line="360" w:lineRule="auto"/>
                    <w:rPr>
                      <w:rFonts w:ascii="Arial" w:hAnsi="Arial" w:cs="Arial"/>
                      <w:color w:val="auto"/>
                    </w:rPr>
                  </w:pPr>
                  <w:r w:rsidRPr="007A486B">
                    <w:rPr>
                      <w:rFonts w:ascii="Arial" w:hAnsi="Arial" w:cs="Arial"/>
                      <w:color w:val="auto"/>
                    </w:rPr>
                    <w:t>1.34</w:t>
                  </w:r>
                </w:p>
              </w:tc>
              <w:tc>
                <w:tcPr>
                  <w:tcW w:w="1249" w:type="pct"/>
                </w:tcPr>
                <w:p w14:paraId="14252983" w14:textId="77777777" w:rsidR="00E96013" w:rsidRPr="007A486B" w:rsidRDefault="00E96013" w:rsidP="00F93B02">
                  <w:pPr>
                    <w:pStyle w:val="DecimalAligned"/>
                    <w:spacing w:line="360" w:lineRule="auto"/>
                    <w:rPr>
                      <w:rFonts w:ascii="Arial" w:hAnsi="Arial" w:cs="Arial"/>
                      <w:color w:val="auto"/>
                    </w:rPr>
                  </w:pPr>
                  <w:r w:rsidRPr="007A486B">
                    <w:rPr>
                      <w:rFonts w:ascii="Arial" w:hAnsi="Arial" w:cs="Arial"/>
                      <w:color w:val="auto"/>
                    </w:rPr>
                    <w:t>10.51</w:t>
                  </w:r>
                </w:p>
              </w:tc>
            </w:tr>
            <w:tr w:rsidR="00E96013" w:rsidRPr="0074301E" w14:paraId="53A23870" w14:textId="77777777" w:rsidTr="00D706DC">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14:paraId="1A62A9E7" w14:textId="77777777" w:rsidR="00E96013" w:rsidRPr="00425CCA" w:rsidRDefault="00E96013" w:rsidP="00F93B02">
                  <w:pPr>
                    <w:spacing w:line="360" w:lineRule="auto"/>
                    <w:rPr>
                      <w:rFonts w:cs="Arial"/>
                      <w:color w:val="auto"/>
                    </w:rPr>
                  </w:pPr>
                  <w:r w:rsidRPr="00425CCA">
                    <w:rPr>
                      <w:rFonts w:cs="Arial"/>
                      <w:color w:val="auto"/>
                    </w:rPr>
                    <w:t>Pouch</w:t>
                  </w:r>
                </w:p>
              </w:tc>
              <w:tc>
                <w:tcPr>
                  <w:tcW w:w="1250" w:type="pct"/>
                  <w:tcBorders>
                    <w:top w:val="none" w:sz="0" w:space="0" w:color="auto"/>
                    <w:left w:val="none" w:sz="0" w:space="0" w:color="auto"/>
                    <w:bottom w:val="none" w:sz="0" w:space="0" w:color="auto"/>
                    <w:right w:val="none" w:sz="0" w:space="0" w:color="auto"/>
                  </w:tcBorders>
                </w:tcPr>
                <w:p w14:paraId="561CB831" w14:textId="77777777" w:rsidR="00E96013" w:rsidRPr="00A724F3" w:rsidRDefault="00E96013" w:rsidP="00F93B02">
                  <w:pPr>
                    <w:pStyle w:val="DecimalAligned"/>
                    <w:spacing w:line="360" w:lineRule="auto"/>
                    <w:rPr>
                      <w:rFonts w:ascii="Arial" w:hAnsi="Arial" w:cs="Arial"/>
                      <w:b w:val="0"/>
                      <w:bCs w:val="0"/>
                      <w:color w:val="auto"/>
                    </w:rPr>
                  </w:pPr>
                  <w:r w:rsidRPr="00A724F3">
                    <w:rPr>
                      <w:rFonts w:ascii="Arial" w:hAnsi="Arial" w:cs="Arial"/>
                      <w:b w:val="0"/>
                      <w:bCs w:val="0"/>
                      <w:color w:val="auto"/>
                    </w:rPr>
                    <w:t>4.8</w:t>
                  </w:r>
                </w:p>
              </w:tc>
              <w:tc>
                <w:tcPr>
                  <w:tcW w:w="1250" w:type="pct"/>
                  <w:tcBorders>
                    <w:top w:val="none" w:sz="0" w:space="0" w:color="auto"/>
                    <w:left w:val="none" w:sz="0" w:space="0" w:color="auto"/>
                    <w:bottom w:val="none" w:sz="0" w:space="0" w:color="auto"/>
                    <w:right w:val="none" w:sz="0" w:space="0" w:color="auto"/>
                  </w:tcBorders>
                </w:tcPr>
                <w:p w14:paraId="26D30F43" w14:textId="77777777" w:rsidR="00E96013" w:rsidRPr="00A724F3" w:rsidRDefault="00E96013" w:rsidP="00F93B02">
                  <w:pPr>
                    <w:pStyle w:val="DecimalAligned"/>
                    <w:spacing w:line="360" w:lineRule="auto"/>
                    <w:rPr>
                      <w:rFonts w:ascii="Arial" w:hAnsi="Arial" w:cs="Arial"/>
                      <w:b w:val="0"/>
                      <w:bCs w:val="0"/>
                      <w:color w:val="auto"/>
                    </w:rPr>
                  </w:pPr>
                  <w:r w:rsidRPr="00A724F3">
                    <w:rPr>
                      <w:rFonts w:ascii="Arial" w:hAnsi="Arial" w:cs="Arial"/>
                      <w:b w:val="0"/>
                      <w:bCs w:val="0"/>
                      <w:color w:val="auto"/>
                    </w:rPr>
                    <w:t>2.5</w:t>
                  </w:r>
                </w:p>
              </w:tc>
              <w:tc>
                <w:tcPr>
                  <w:tcW w:w="1249" w:type="pct"/>
                  <w:tcBorders>
                    <w:top w:val="none" w:sz="0" w:space="0" w:color="auto"/>
                    <w:left w:val="none" w:sz="0" w:space="0" w:color="auto"/>
                    <w:bottom w:val="none" w:sz="0" w:space="0" w:color="auto"/>
                    <w:right w:val="none" w:sz="0" w:space="0" w:color="auto"/>
                  </w:tcBorders>
                </w:tcPr>
                <w:p w14:paraId="09FD408E" w14:textId="77777777" w:rsidR="00E96013" w:rsidRPr="00A724F3" w:rsidRDefault="00E96013" w:rsidP="00F93B02">
                  <w:pPr>
                    <w:pStyle w:val="DecimalAligned"/>
                    <w:spacing w:line="360" w:lineRule="auto"/>
                    <w:rPr>
                      <w:rFonts w:ascii="Arial" w:hAnsi="Arial" w:cs="Arial"/>
                      <w:b w:val="0"/>
                      <w:bCs w:val="0"/>
                      <w:color w:val="auto"/>
                    </w:rPr>
                  </w:pPr>
                  <w:r w:rsidRPr="00A724F3">
                    <w:rPr>
                      <w:rFonts w:ascii="Arial" w:hAnsi="Arial" w:cs="Arial"/>
                      <w:b w:val="0"/>
                      <w:bCs w:val="0"/>
                      <w:color w:val="auto"/>
                    </w:rPr>
                    <w:t>10.30</w:t>
                  </w:r>
                </w:p>
              </w:tc>
            </w:tr>
          </w:tbl>
          <w:p w14:paraId="115C0B04" w14:textId="77777777" w:rsidR="00E96013" w:rsidRDefault="00E96013" w:rsidP="00F93B02">
            <w:pPr>
              <w:keepNext/>
              <w:spacing w:before="360" w:line="360" w:lineRule="auto"/>
              <w:rPr>
                <w:rFonts w:cs="Arial"/>
                <w:noProof/>
              </w:rPr>
            </w:pPr>
            <w:r>
              <w:rPr>
                <w:rFonts w:cs="Arial"/>
                <w:noProof/>
              </w:rPr>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14:paraId="131F4244" w14:textId="0DB239C2" w:rsidR="00E96013" w:rsidRPr="0074301E" w:rsidRDefault="00E96013" w:rsidP="00F93B02">
            <w:pPr>
              <w:keepNext/>
              <w:spacing w:line="360" w:lineRule="auto"/>
              <w:rPr>
                <w:rFonts w:cs="Arial"/>
                <w:noProof/>
              </w:rPr>
            </w:pPr>
            <w:r>
              <w:rPr>
                <w:rFonts w:cs="Arial"/>
                <w:noProof/>
              </w:rPr>
              <w:t xml:space="preserve"> A significant observation is </w:t>
            </w:r>
            <w:r w:rsidR="0082667D">
              <w:rPr>
                <w:rFonts w:cs="Arial"/>
                <w:noProof/>
              </w:rPr>
              <w:t>a</w:t>
            </w:r>
            <w:r w:rsidRPr="0082667D">
              <w:rPr>
                <w:rFonts w:cs="Arial"/>
                <w:noProof/>
              </w:rPr>
              <w:t xml:space="preserve"> global</w:t>
            </w:r>
            <w:r>
              <w:rPr>
                <w:rFonts w:cs="Arial"/>
                <w:noProof/>
              </w:rPr>
              <w:t xml:space="preserve"> peak in temperature develope</w:t>
            </w:r>
            <w:r w:rsidR="0082667D">
              <w:rPr>
                <w:rFonts w:cs="Arial"/>
                <w:noProof/>
              </w:rPr>
              <w:t>d at the end of the 1C charge-</w:t>
            </w:r>
            <w:r>
              <w:rPr>
                <w:rFonts w:cs="Arial"/>
                <w:noProof/>
              </w:rPr>
              <w:t xml:space="preserve">2C discharge </w:t>
            </w:r>
            <w:r w:rsidRPr="0082667D">
              <w:rPr>
                <w:rFonts w:cs="Arial"/>
                <w:noProof/>
              </w:rPr>
              <w:t>cyc</w:t>
            </w:r>
            <w:r w:rsidR="0082667D" w:rsidRPr="0082667D">
              <w:rPr>
                <w:rFonts w:cs="Arial"/>
                <w:noProof/>
              </w:rPr>
              <w:t>l</w:t>
            </w:r>
            <w:r w:rsidRPr="0082667D">
              <w:rPr>
                <w:rFonts w:cs="Arial"/>
                <w:noProof/>
              </w:rPr>
              <w:t>e</w:t>
            </w:r>
            <w:r>
              <w:rPr>
                <w:rFonts w:cs="Arial"/>
                <w:noProof/>
              </w:rPr>
              <w:t xml:space="preserve"> for all geometries</w:t>
            </w:r>
            <w:r w:rsidR="004C4C04">
              <w:rPr>
                <w:rFonts w:cs="Arial"/>
                <w:noProof/>
              </w:rPr>
              <w:t xml:space="preserve">. </w:t>
            </w:r>
            <w:r w:rsidR="005F5F18">
              <w:fldChar w:fldCharType="begin"/>
            </w:r>
            <w:r w:rsidR="005F5F18">
              <w:instrText xml:space="preserve"> REF _Ref519807366 \h  \* MERGEFORMAT </w:instrText>
            </w:r>
            <w:r w:rsidR="005F5F18">
              <w:fldChar w:fldCharType="separate"/>
            </w:r>
            <w:r w:rsidR="00A440CB" w:rsidRPr="00947AE5">
              <w:rPr>
                <w:rFonts w:cs="Arial"/>
                <w:bCs/>
              </w:rPr>
              <w:t xml:space="preserve">Figure </w:t>
            </w:r>
            <w:r w:rsidR="00A440CB">
              <w:rPr>
                <w:rFonts w:cs="Arial"/>
                <w:bCs/>
                <w:noProof/>
              </w:rPr>
              <w:t>5.5</w:t>
            </w:r>
            <w:r w:rsidR="005F5F18">
              <w:fldChar w:fldCharType="end"/>
            </w:r>
            <w:r w:rsidR="005562B8">
              <w:rPr>
                <w:rFonts w:cs="Arial"/>
                <w:noProof/>
              </w:rPr>
              <w:t xml:space="preserve"> </w:t>
            </w:r>
            <w:r>
              <w:rPr>
                <w:rFonts w:cs="Arial"/>
                <w:noProof/>
              </w:rPr>
              <w:t xml:space="preserve">shows </w:t>
            </w:r>
            <w:r w:rsidRPr="0082667D">
              <w:rPr>
                <w:rFonts w:cs="Arial"/>
                <w:noProof/>
              </w:rPr>
              <w:t>a</w:t>
            </w:r>
            <w:r w:rsidR="0082667D">
              <w:rPr>
                <w:rFonts w:cs="Arial"/>
                <w:noProof/>
              </w:rPr>
              <w:t xml:space="preserve"> zoomed-</w:t>
            </w:r>
            <w:r>
              <w:rPr>
                <w:rFonts w:cs="Arial"/>
                <w:noProof/>
              </w:rPr>
              <w:t xml:space="preserve">in </w:t>
            </w:r>
            <w:r w:rsidRPr="0082667D">
              <w:rPr>
                <w:rFonts w:cs="Arial"/>
                <w:noProof/>
              </w:rPr>
              <w:t>section</w:t>
            </w:r>
            <w:r>
              <w:rPr>
                <w:rFonts w:cs="Arial"/>
                <w:noProof/>
              </w:rPr>
              <w:t xml:space="preserve"> for </w:t>
            </w:r>
            <w:r>
              <w:rPr>
                <w:rFonts w:cs="Arial"/>
                <w:noProof/>
              </w:rPr>
              <w:lastRenderedPageBreak/>
              <w:t xml:space="preserve">this cycle on the same scaled axis. For each cell, the </w:t>
            </w:r>
            <w:r w:rsidRPr="0082667D">
              <w:rPr>
                <w:rFonts w:cs="Arial"/>
                <w:noProof/>
              </w:rPr>
              <w:t>initial</w:t>
            </w:r>
            <w:r>
              <w:rPr>
                <w:rFonts w:cs="Arial"/>
                <w:noProof/>
              </w:rPr>
              <w:t xml:space="preserve"> temperature at the start of the whole cycle, the temperature peak at the end of the first charging cycle and temperature peak at the end of </w:t>
            </w:r>
            <w:r w:rsidR="0082667D">
              <w:rPr>
                <w:rFonts w:cs="Arial"/>
                <w:noProof/>
              </w:rPr>
              <w:t xml:space="preserve">the </w:t>
            </w:r>
            <w:r w:rsidRPr="0082667D">
              <w:rPr>
                <w:rFonts w:cs="Arial"/>
                <w:noProof/>
              </w:rPr>
              <w:t>discharge</w:t>
            </w:r>
            <w:r>
              <w:rPr>
                <w:rFonts w:cs="Arial"/>
                <w:noProof/>
              </w:rPr>
              <w:t xml:space="preserve"> cycle are also mentioned. Please note that the difference in time scale is not a significant factor as all data is for the first ECU of all geometries.  </w:t>
            </w:r>
          </w:p>
        </w:tc>
      </w:tr>
    </w:tbl>
    <w:p w14:paraId="2F8C84D9" w14:textId="3134BC95" w:rsidR="00E96013" w:rsidRPr="00947AE5" w:rsidRDefault="00452B72" w:rsidP="00F93B02">
      <w:pPr>
        <w:pStyle w:val="Caption"/>
        <w:keepNext/>
        <w:spacing w:line="360" w:lineRule="auto"/>
        <w:rPr>
          <w:rFonts w:cs="Arial"/>
          <w:bCs w:val="0"/>
          <w:szCs w:val="22"/>
        </w:rPr>
      </w:pPr>
      <w:r>
        <w:rPr>
          <w:noProof/>
        </w:rPr>
        <w:lastRenderedPageBreak/>
        <w:drawing>
          <wp:inline distT="0" distB="0" distL="0" distR="0" wp14:anchorId="7B8C1BE0" wp14:editId="2435BDDF">
            <wp:extent cx="5664943" cy="29190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6">
                      <a:extLst>
                        <a:ext uri="{28A0092B-C50C-407E-A947-70E740481C1C}">
                          <a14:useLocalDpi xmlns:a14="http://schemas.microsoft.com/office/drawing/2010/main" val="0"/>
                        </a:ext>
                      </a:extLst>
                    </a:blip>
                    <a:srcRect l="7293" r="4341"/>
                    <a:stretch/>
                  </pic:blipFill>
                  <pic:spPr bwMode="auto">
                    <a:xfrm>
                      <a:off x="0" y="0"/>
                      <a:ext cx="5686202" cy="2930050"/>
                    </a:xfrm>
                    <a:prstGeom prst="rect">
                      <a:avLst/>
                    </a:prstGeom>
                    <a:noFill/>
                    <a:ln>
                      <a:noFill/>
                    </a:ln>
                    <a:extLst>
                      <a:ext uri="{53640926-AAD7-44D8-BBD7-CCE9431645EC}">
                        <a14:shadowObscured xmlns:a14="http://schemas.microsoft.com/office/drawing/2010/main"/>
                      </a:ext>
                    </a:extLst>
                  </pic:spPr>
                </pic:pic>
              </a:graphicData>
            </a:graphic>
          </wp:inline>
        </w:drawing>
      </w:r>
    </w:p>
    <w:p w14:paraId="3CD13D18" w14:textId="713D52CB" w:rsidR="00E96013" w:rsidRPr="0081712B" w:rsidRDefault="00E96013" w:rsidP="00F93B02">
      <w:pPr>
        <w:pStyle w:val="Caption"/>
        <w:spacing w:line="360" w:lineRule="auto"/>
        <w:rPr>
          <w:rFonts w:cs="Arial"/>
          <w:b/>
          <w:bCs w:val="0"/>
          <w:szCs w:val="22"/>
        </w:rPr>
      </w:pPr>
      <w:bookmarkStart w:id="252" w:name="_Ref519807366"/>
      <w:bookmarkStart w:id="253" w:name="_Ref519807360"/>
      <w:bookmarkStart w:id="254" w:name="_Toc520208088"/>
      <w:bookmarkStart w:id="255" w:name="_Toc520298169"/>
      <w:bookmarkStart w:id="256" w:name="_Toc528066890"/>
      <w:r w:rsidRPr="00947AE5">
        <w:rPr>
          <w:rFonts w:cs="Arial"/>
          <w:bCs w:val="0"/>
          <w:szCs w:val="22"/>
        </w:rPr>
        <w:t xml:space="preserve">Figure </w:t>
      </w:r>
      <w:r w:rsidR="00FD51A6">
        <w:rPr>
          <w:rFonts w:cs="Arial"/>
          <w:bCs w:val="0"/>
          <w:szCs w:val="22"/>
        </w:rPr>
        <w:fldChar w:fldCharType="begin"/>
      </w:r>
      <w:r w:rsidR="00FD51A6">
        <w:rPr>
          <w:rFonts w:cs="Arial"/>
          <w:bCs w:val="0"/>
          <w:szCs w:val="22"/>
        </w:rPr>
        <w:instrText xml:space="preserve"> STYLEREF 1 \s </w:instrText>
      </w:r>
      <w:r w:rsidR="00FD51A6">
        <w:rPr>
          <w:rFonts w:cs="Arial"/>
          <w:bCs w:val="0"/>
          <w:szCs w:val="22"/>
        </w:rPr>
        <w:fldChar w:fldCharType="separate"/>
      </w:r>
      <w:r w:rsidR="00A440CB">
        <w:rPr>
          <w:rFonts w:cs="Arial"/>
          <w:bCs w:val="0"/>
          <w:noProof/>
          <w:szCs w:val="22"/>
        </w:rPr>
        <w:t>5</w:t>
      </w:r>
      <w:r w:rsidR="00FD51A6">
        <w:rPr>
          <w:rFonts w:cs="Arial"/>
          <w:bCs w:val="0"/>
          <w:szCs w:val="22"/>
        </w:rPr>
        <w:fldChar w:fldCharType="end"/>
      </w:r>
      <w:r w:rsidR="00FD51A6">
        <w:rPr>
          <w:rFonts w:cs="Arial"/>
          <w:bCs w:val="0"/>
          <w:szCs w:val="22"/>
        </w:rPr>
        <w:t>.</w:t>
      </w:r>
      <w:r w:rsidR="00FD51A6">
        <w:rPr>
          <w:rFonts w:cs="Arial"/>
          <w:bCs w:val="0"/>
          <w:szCs w:val="22"/>
        </w:rPr>
        <w:fldChar w:fldCharType="begin"/>
      </w:r>
      <w:r w:rsidR="00FD51A6">
        <w:rPr>
          <w:rFonts w:cs="Arial"/>
          <w:bCs w:val="0"/>
          <w:szCs w:val="22"/>
        </w:rPr>
        <w:instrText xml:space="preserve"> SEQ Figure \* ARABIC \s 1 </w:instrText>
      </w:r>
      <w:r w:rsidR="00FD51A6">
        <w:rPr>
          <w:rFonts w:cs="Arial"/>
          <w:bCs w:val="0"/>
          <w:szCs w:val="22"/>
        </w:rPr>
        <w:fldChar w:fldCharType="separate"/>
      </w:r>
      <w:r w:rsidR="00A440CB">
        <w:rPr>
          <w:rFonts w:cs="Arial"/>
          <w:bCs w:val="0"/>
          <w:noProof/>
          <w:szCs w:val="22"/>
        </w:rPr>
        <w:t>5</w:t>
      </w:r>
      <w:r w:rsidR="00FD51A6">
        <w:rPr>
          <w:rFonts w:cs="Arial"/>
          <w:bCs w:val="0"/>
          <w:szCs w:val="22"/>
        </w:rPr>
        <w:fldChar w:fldCharType="end"/>
      </w:r>
      <w:bookmarkEnd w:id="252"/>
      <w:r w:rsidRPr="00947AE5">
        <w:rPr>
          <w:rFonts w:cs="Arial"/>
          <w:bCs w:val="0"/>
          <w:szCs w:val="22"/>
        </w:rPr>
        <w:t xml:space="preserve">. </w:t>
      </w:r>
      <w:r w:rsidRPr="0082667D">
        <w:rPr>
          <w:rFonts w:cs="Arial"/>
          <w:bCs w:val="0"/>
          <w:noProof/>
          <w:szCs w:val="22"/>
        </w:rPr>
        <w:t>T</w:t>
      </w:r>
      <w:r w:rsidR="0082667D">
        <w:rPr>
          <w:rFonts w:cs="Arial"/>
          <w:bCs w:val="0"/>
          <w:noProof/>
          <w:szCs w:val="22"/>
        </w:rPr>
        <w:t>he t</w:t>
      </w:r>
      <w:r w:rsidRPr="0082667D">
        <w:rPr>
          <w:rFonts w:cs="Arial"/>
          <w:bCs w:val="0"/>
          <w:noProof/>
          <w:szCs w:val="22"/>
        </w:rPr>
        <w:t>emperature</w:t>
      </w:r>
      <w:r w:rsidRPr="00947AE5">
        <w:rPr>
          <w:rFonts w:cs="Arial"/>
          <w:bCs w:val="0"/>
          <w:szCs w:val="22"/>
        </w:rPr>
        <w:t xml:space="preserve"> profile for 1C charge and 2C discharge for all geometries</w:t>
      </w:r>
      <w:r w:rsidRPr="0081712B">
        <w:rPr>
          <w:rFonts w:cs="Arial"/>
          <w:b/>
          <w:szCs w:val="22"/>
        </w:rPr>
        <w:t>.</w:t>
      </w:r>
      <w:bookmarkEnd w:id="253"/>
      <w:bookmarkEnd w:id="254"/>
      <w:bookmarkEnd w:id="255"/>
      <w:bookmarkEnd w:id="256"/>
    </w:p>
    <w:p w14:paraId="42218767" w14:textId="77777777" w:rsidR="009549AA" w:rsidRDefault="00E96013" w:rsidP="00F93B02">
      <w:pPr>
        <w:keepNext/>
        <w:spacing w:line="360" w:lineRule="auto"/>
        <w:rPr>
          <w:rFonts w:cs="Arial"/>
        </w:rPr>
      </w:pPr>
      <w:r>
        <w:rPr>
          <w:rFonts w:cs="Arial"/>
        </w:rPr>
        <w:t xml:space="preserve">The local peak temperature at the end of the charging for the case of the cylindrical cell is higher than the other two geometries. But, the maximum temperature developed in each case remains the most important parameter for this study. </w:t>
      </w:r>
    </w:p>
    <w:p w14:paraId="1B54516A" w14:textId="6EC85519" w:rsidR="00E96013" w:rsidRDefault="00E96013" w:rsidP="00F93B02">
      <w:pPr>
        <w:keepNext/>
        <w:spacing w:line="360" w:lineRule="auto"/>
        <w:rPr>
          <w:rFonts w:cs="Arial"/>
        </w:rPr>
      </w:pPr>
      <w:r>
        <w:rPr>
          <w:rFonts w:cs="Arial"/>
        </w:rPr>
        <w:t xml:space="preserve">For the 1C charge-2C discharge case, while the temperature gradients are almost similar, the absolute temperature at the end of the 2C discharge is slightly lower for the pouch cell.  </w:t>
      </w:r>
      <w:r w:rsidR="009549AA">
        <w:rPr>
          <w:rFonts w:cs="Arial"/>
        </w:rPr>
        <w:t xml:space="preserve">It is corroborated </w:t>
      </w:r>
      <w:r w:rsidR="0082667D" w:rsidRPr="0082667D">
        <w:rPr>
          <w:rFonts w:cs="Arial"/>
          <w:noProof/>
        </w:rPr>
        <w:t>by</w:t>
      </w:r>
      <w:r w:rsidR="009549AA">
        <w:rPr>
          <w:rFonts w:cs="Arial"/>
        </w:rPr>
        <w:t xml:space="preserve"> the results of the </w:t>
      </w:r>
      <w:r w:rsidR="00FE259A">
        <w:rPr>
          <w:rFonts w:cs="Arial"/>
        </w:rPr>
        <w:t>30 s</w:t>
      </w:r>
      <w:r w:rsidR="009549AA">
        <w:rPr>
          <w:rFonts w:cs="Arial"/>
        </w:rPr>
        <w:t xml:space="preserve"> pulse test where the ohmic resistance (which leads to heating) of pouch cells is the least with prismatic cells having the highest value. </w:t>
      </w:r>
      <w:r w:rsidRPr="0074301E">
        <w:rPr>
          <w:rFonts w:cs="Arial"/>
        </w:rPr>
        <w:t>This is a reasonable conclusion since the problems with thermal management and a lack of proper passage for waste heat in prismatic cells are well known</w:t>
      </w:r>
      <w:r w:rsidR="00612E59">
        <w:rPr>
          <w:rFonts w:cs="Arial"/>
        </w:rPr>
        <w:t xml:space="preserve"> </w:t>
      </w:r>
      <w:r w:rsidR="00612E59">
        <w:rPr>
          <w:rFonts w:cs="Arial"/>
        </w:rPr>
        <w:fldChar w:fldCharType="begin"/>
      </w:r>
      <w:r w:rsidR="00475231">
        <w:rPr>
          <w:rFonts w:cs="Arial"/>
        </w:rPr>
        <w:instrText>ADDIN CITAVI.PLACEHOLDER c3c56122-6f0a-4371-a5f2-cbfd0942dd24 PFBsYWNlaG9sZGVyPg0KICA8QWRkSW5WZXJzaW9uPjUuNC4wLjI8L0FkZEluVmVyc2lvbj4NCiAgPElkPmMzYzU2MTIyLTZmMGEtNDM3MS1hNWYyLWNiZmQwOTQyZGQyNDwvSWQ+DQogIDxFbnRyaWVzPg0KICAgIDxFbnRyeT4NCiAgICAgIDxJZD44MmY1MGU0MC03NGFiLTQzNzYtYmJhZS0xNjkyOWVhODk3NzE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612E59">
        <w:rPr>
          <w:rFonts w:cs="Arial"/>
        </w:rPr>
        <w:fldChar w:fldCharType="separate"/>
      </w:r>
      <w:bookmarkStart w:id="257" w:name="_CTVP001c3c561226f0a4371a5f2cbfd0942dd24"/>
      <w:r w:rsidR="00475231">
        <w:rPr>
          <w:rFonts w:cs="Arial"/>
        </w:rPr>
        <w:t>[27]</w:t>
      </w:r>
      <w:bookmarkEnd w:id="257"/>
      <w:r w:rsidR="00612E59">
        <w:rPr>
          <w:rFonts w:cs="Arial"/>
        </w:rPr>
        <w:fldChar w:fldCharType="end"/>
      </w:r>
      <w:r w:rsidRPr="0074301E">
        <w:rPr>
          <w:rFonts w:cs="Arial"/>
        </w:rPr>
        <w:t xml:space="preserve">. This mostly because of the higher mechanical stresses. This leads to the temperatures building inside especially when subjected to rapid discharging currents. A cylindrical cell has the least surface area for heat dissipation </w:t>
      </w:r>
      <w:r w:rsidR="00EF12F3" w:rsidRPr="0074301E">
        <w:rPr>
          <w:rFonts w:cs="Arial"/>
        </w:rPr>
        <w:fldChar w:fldCharType="begin"/>
      </w:r>
      <w:r w:rsidR="0006092E">
        <w:rPr>
          <w:rFonts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VdPC9UZXh0Pg0KICAgIDwvVGV4dFVuaXQ+DQogIDwvVGV4dFVuaXRzPg0KPC9QbGFjZWhvbGRlcj4=</w:instrText>
      </w:r>
      <w:r w:rsidR="00EF12F3" w:rsidRPr="0074301E">
        <w:rPr>
          <w:rFonts w:cs="Arial"/>
        </w:rPr>
        <w:fldChar w:fldCharType="separate"/>
      </w:r>
      <w:bookmarkStart w:id="258" w:name="_CTVP001330e3a71b884424586ce8e250ab16400"/>
      <w:r w:rsidR="0006092E">
        <w:rPr>
          <w:rFonts w:cs="Arial"/>
        </w:rPr>
        <w:t>[55]</w:t>
      </w:r>
      <w:bookmarkEnd w:id="258"/>
      <w:r w:rsidR="00EF12F3" w:rsidRPr="0074301E">
        <w:rPr>
          <w:rFonts w:cs="Arial"/>
        </w:rPr>
        <w:fldChar w:fldCharType="end"/>
      </w:r>
      <w:r w:rsidRPr="0074301E">
        <w:rPr>
          <w:rFonts w:cs="Arial"/>
        </w:rPr>
        <w:t>, which explains the higher temperatures developed in it.</w:t>
      </w:r>
      <w:r>
        <w:rPr>
          <w:rFonts w:cs="Arial"/>
        </w:rPr>
        <w:t xml:space="preserve"> As discussed earlier, pouch cells usually use thin slices of electrodes and separators which are stacked in layers. </w:t>
      </w:r>
      <w:r w:rsidRPr="0074301E">
        <w:rPr>
          <w:rFonts w:cs="Arial"/>
        </w:rPr>
        <w:t xml:space="preserve">Thin electrodes can enhance the fluency of ion diffusion and improve the electrochemical reactions which </w:t>
      </w:r>
      <w:r w:rsidRPr="00263AE1">
        <w:rPr>
          <w:rFonts w:cs="Arial"/>
          <w:noProof/>
        </w:rPr>
        <w:t>helps</w:t>
      </w:r>
      <w:r w:rsidRPr="0074301E">
        <w:rPr>
          <w:rFonts w:cs="Arial"/>
        </w:rPr>
        <w:t xml:space="preserve"> high rate discharges and </w:t>
      </w:r>
      <w:r w:rsidRPr="00263AE1">
        <w:rPr>
          <w:rFonts w:cs="Arial"/>
          <w:noProof/>
        </w:rPr>
        <w:t>long</w:t>
      </w:r>
      <w:r w:rsidR="00263AE1">
        <w:rPr>
          <w:rFonts w:cs="Arial"/>
          <w:noProof/>
        </w:rPr>
        <w:t>-</w:t>
      </w:r>
      <w:r w:rsidRPr="00263AE1">
        <w:rPr>
          <w:rFonts w:cs="Arial"/>
          <w:noProof/>
        </w:rPr>
        <w:t>term</w:t>
      </w:r>
      <w:r w:rsidRPr="0074301E">
        <w:rPr>
          <w:rFonts w:cs="Arial"/>
        </w:rPr>
        <w:t xml:space="preserve"> performances due </w:t>
      </w:r>
      <w:r w:rsidRPr="0074301E">
        <w:rPr>
          <w:rFonts w:cs="Arial"/>
        </w:rPr>
        <w:lastRenderedPageBreak/>
        <w:t>to the mild temperature variation</w:t>
      </w:r>
      <w:r w:rsidR="00947AE5">
        <w:rPr>
          <w:rFonts w:cs="Arial"/>
        </w:rPr>
        <w:t xml:space="preserve"> </w:t>
      </w:r>
      <w:r w:rsidR="00EF12F3">
        <w:rPr>
          <w:rFonts w:cs="Arial"/>
        </w:rPr>
        <w:fldChar w:fldCharType="begin"/>
      </w:r>
      <w:r w:rsidR="0006092E">
        <w:rPr>
          <w:rFonts w:cs="Arial"/>
        </w:rPr>
        <w:instrText>ADDIN CITAVI.PLACEHOLDER 0ae3bae2-ab6f-453c-8d83-cb218cfdedeb PFBsYWNlaG9sZGVyPg0KICA8QWRkSW5WZXJzaW9uPjUuNC4wLjI8L0FkZEluVmVyc2lvbj4NCiAgPElkPjBhZTNiYWUyLWFiNmYtNDUzYy04ZDgzLWNiMjE4Y2ZkZWRlYjwvSWQ+DQogIDxFbnRyaWVzPg0KICAgIDxFbnRyeT4NCiAgICAgIDxJZD5mZjQ2ZGIyMi04ZGU2LTQzZmQtOTY0OC0zM2U3NmQ1YjRjNDc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VdPC9UZXh0Pg0KICAgIDwvVGV4dFVuaXQ+DQogIDwvVGV4dFVuaXRzPg0KPC9QbGFjZWhvbGRlcj4=</w:instrText>
      </w:r>
      <w:r w:rsidR="00EF12F3">
        <w:rPr>
          <w:rFonts w:cs="Arial"/>
        </w:rPr>
        <w:fldChar w:fldCharType="separate"/>
      </w:r>
      <w:bookmarkStart w:id="259" w:name="_CTVP0010ae3bae2ab6f453c8d83cb218cfdedeb"/>
      <w:r w:rsidR="0006092E">
        <w:rPr>
          <w:rFonts w:cs="Arial"/>
        </w:rPr>
        <w:t>[55]</w:t>
      </w:r>
      <w:bookmarkEnd w:id="259"/>
      <w:r w:rsidR="00EF12F3">
        <w:rPr>
          <w:rFonts w:cs="Arial"/>
        </w:rPr>
        <w:fldChar w:fldCharType="end"/>
      </w:r>
      <w:r w:rsidRPr="0074301E">
        <w:rPr>
          <w:rFonts w:cs="Arial"/>
        </w:rPr>
        <w:t>, which might also indicate the lower temperature developed in pouch cells and n</w:t>
      </w:r>
      <w:r w:rsidR="00B36271">
        <w:rPr>
          <w:rFonts w:cs="Arial"/>
        </w:rPr>
        <w:t xml:space="preserve">o rapid increase </w:t>
      </w:r>
      <w:r w:rsidRPr="0074301E">
        <w:rPr>
          <w:rFonts w:cs="Arial"/>
        </w:rPr>
        <w:t>at 2C.</w:t>
      </w:r>
    </w:p>
    <w:p w14:paraId="0CC3FE91" w14:textId="5DF5616F" w:rsidR="00E96013" w:rsidRDefault="00E96013" w:rsidP="00F93B02">
      <w:pPr>
        <w:spacing w:line="360" w:lineRule="auto"/>
        <w:rPr>
          <w:rFonts w:cs="Arial"/>
        </w:rPr>
      </w:pPr>
      <w:r>
        <w:rPr>
          <w:rFonts w:cs="Arial"/>
        </w:rPr>
        <w:t xml:space="preserve">Summarizing the temperature profile results, it is observed that the peak temperatures are generated at the end of charging or at the end of </w:t>
      </w:r>
      <w:r w:rsidRPr="00263AE1">
        <w:rPr>
          <w:rFonts w:cs="Arial"/>
          <w:noProof/>
        </w:rPr>
        <w:t>discharg</w:t>
      </w:r>
      <w:r w:rsidR="00263AE1">
        <w:rPr>
          <w:rFonts w:cs="Arial"/>
          <w:noProof/>
        </w:rPr>
        <w:t>e</w:t>
      </w:r>
      <w:r>
        <w:rPr>
          <w:rFonts w:cs="Arial"/>
        </w:rPr>
        <w:t xml:space="preserve">, while higher temperatures are reached for higher C-rates. This is because over both charge and discharge, the </w:t>
      </w:r>
      <w:r w:rsidR="00263AE1" w:rsidRPr="00263AE1">
        <w:rPr>
          <w:rFonts w:cs="Arial"/>
          <w:noProof/>
        </w:rPr>
        <w:t>Li-</w:t>
      </w:r>
      <w:r w:rsidRPr="00263AE1">
        <w:rPr>
          <w:rFonts w:cs="Arial"/>
          <w:noProof/>
        </w:rPr>
        <w:t>ion</w:t>
      </w:r>
      <w:r w:rsidR="00263AE1">
        <w:rPr>
          <w:rFonts w:cs="Arial"/>
          <w:noProof/>
        </w:rPr>
        <w:t>s</w:t>
      </w:r>
      <w:r>
        <w:rPr>
          <w:rFonts w:cs="Arial"/>
        </w:rPr>
        <w:t xml:space="preserve"> </w:t>
      </w:r>
      <w:r w:rsidRPr="00263AE1">
        <w:rPr>
          <w:rFonts w:cs="Arial"/>
          <w:noProof/>
        </w:rPr>
        <w:t>migrate</w:t>
      </w:r>
      <w:r>
        <w:rPr>
          <w:rFonts w:cs="Arial"/>
        </w:rPr>
        <w:t xml:space="preserve"> inside the cells to establish a concentration gradient, which generates heat as a function of applied current</w:t>
      </w:r>
      <w:r w:rsidR="00612E59">
        <w:rPr>
          <w:rFonts w:cs="Arial"/>
        </w:rPr>
        <w:t xml:space="preserve"> (Joule heating = </w:t>
      </w:r>
      <w:r w:rsidR="00612E59" w:rsidRPr="00612E59">
        <w:rPr>
          <w:rFonts w:cs="Arial"/>
          <w:i/>
          <w:iCs/>
        </w:rPr>
        <w:t>I</w:t>
      </w:r>
      <w:r w:rsidR="00612E59" w:rsidRPr="00612E59">
        <w:rPr>
          <w:rFonts w:cs="Arial"/>
          <w:i/>
          <w:iCs/>
          <w:vertAlign w:val="superscript"/>
        </w:rPr>
        <w:t>2</w:t>
      </w:r>
      <w:r w:rsidR="00612E59" w:rsidRPr="00612E59">
        <w:rPr>
          <w:rFonts w:cs="Arial"/>
          <w:i/>
          <w:iCs/>
        </w:rPr>
        <w:t>R</w:t>
      </w:r>
      <w:r w:rsidR="00612E59">
        <w:rPr>
          <w:rFonts w:cs="Arial"/>
        </w:rPr>
        <w:t>)</w:t>
      </w:r>
      <w:r w:rsidR="00947AE5">
        <w:rPr>
          <w:rFonts w:cs="Arial"/>
        </w:rPr>
        <w:t xml:space="preserve"> </w:t>
      </w:r>
      <w:r w:rsidR="00EF12F3">
        <w:rPr>
          <w:rFonts w:cs="Arial"/>
        </w:rPr>
        <w:fldChar w:fldCharType="begin"/>
      </w:r>
      <w:r w:rsidR="0006092E">
        <w:rPr>
          <w:rFonts w:cs="Arial"/>
        </w:rPr>
        <w:instrText>ADDIN CITAVI.PLACEHOLDER 40841d65-c77e-409a-b624-fd0e59d0a04b PFBsYWNlaG9sZGVyPg0KICA8QWRkSW5WZXJzaW9uPjUuNC4wLjI8L0FkZEluVmVyc2lvbj4NCiAgPElkPjQwODQxZDY1LWM3N2UtNDA5YS1iNjI0LWZkMGU1OWQwYTA0YjwvSWQ+DQogIDxFbnRyaWVzPg0KICAgIDxFbnRyeT4NCiAgICAgIDxJZD41ZTI5ODMyNy1lZDc2LTQ3NWItYWY2MS02NTkyYmU4MDk5NjI8L0lkPg0KICAgICAgPFJlZmVyZW5jZUlkPjEzNDg5OGYzLTNmNzItNDJkMS05ODIwLTM2OTA3MDJjZjk2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ZdPC9UZXh0Pg0KICAgIDwvVGV4dFVuaXQ+DQogIDwvVGV4dFVuaXRzPg0KPC9QbGFjZWhvbGRlcj4=</w:instrText>
      </w:r>
      <w:r w:rsidR="00EF12F3">
        <w:rPr>
          <w:rFonts w:cs="Arial"/>
        </w:rPr>
        <w:fldChar w:fldCharType="separate"/>
      </w:r>
      <w:bookmarkStart w:id="260" w:name="_CTVP00140841d65c77e409ab624fd0e59d0a04b"/>
      <w:r w:rsidR="0006092E">
        <w:rPr>
          <w:rFonts w:cs="Arial"/>
        </w:rPr>
        <w:t>[56]</w:t>
      </w:r>
      <w:bookmarkEnd w:id="260"/>
      <w:r w:rsidR="00EF12F3">
        <w:rPr>
          <w:rFonts w:cs="Arial"/>
        </w:rPr>
        <w:fldChar w:fldCharType="end"/>
      </w:r>
      <w:r>
        <w:rPr>
          <w:rFonts w:cs="Arial"/>
        </w:rPr>
        <w:t xml:space="preserve">. These temperatures are higher at the end of the discharge, which increases with </w:t>
      </w:r>
      <w:r w:rsidR="00263AE1">
        <w:rPr>
          <w:rFonts w:cs="Arial"/>
        </w:rPr>
        <w:t xml:space="preserve">an </w:t>
      </w:r>
      <w:r w:rsidRPr="00263AE1">
        <w:rPr>
          <w:rFonts w:cs="Arial"/>
          <w:noProof/>
        </w:rPr>
        <w:t>increase</w:t>
      </w:r>
      <w:r>
        <w:rPr>
          <w:rFonts w:cs="Arial"/>
        </w:rPr>
        <w:t xml:space="preserve"> in discharge C-rate from 0.2C to 2C. It is expected that the temperature rise will be even higher at higher C-rates. </w:t>
      </w:r>
    </w:p>
    <w:p w14:paraId="5609B6D9" w14:textId="68C4B042" w:rsidR="00E96013" w:rsidRDefault="00E96013" w:rsidP="00F93B02">
      <w:pPr>
        <w:spacing w:line="360" w:lineRule="auto"/>
        <w:rPr>
          <w:rFonts w:cs="Arial"/>
        </w:rPr>
      </w:pPr>
      <w:r>
        <w:rPr>
          <w:rFonts w:cs="Arial"/>
        </w:rPr>
        <w:t xml:space="preserve">Better results can be expected by testing at discharge rates higher than 2C. </w:t>
      </w:r>
      <w:r w:rsidRPr="00263AE1">
        <w:rPr>
          <w:rFonts w:cs="Arial"/>
          <w:noProof/>
        </w:rPr>
        <w:t>Further</w:t>
      </w:r>
      <w:r w:rsidR="00263AE1">
        <w:rPr>
          <w:rFonts w:cs="Arial"/>
          <w:noProof/>
        </w:rPr>
        <w:t>,</w:t>
      </w:r>
      <w:r>
        <w:rPr>
          <w:rFonts w:cs="Arial"/>
        </w:rPr>
        <w:t xml:space="preserve"> a more comprehensive study can be done with monitoring the internal temperatures developed in the</w:t>
      </w:r>
      <w:r w:rsidR="005562B8">
        <w:rPr>
          <w:rFonts w:cs="Arial"/>
        </w:rPr>
        <w:t xml:space="preserve"> cells by using</w:t>
      </w:r>
      <w:r w:rsidRPr="007E2B80">
        <w:rPr>
          <w:rFonts w:cs="Arial"/>
        </w:rPr>
        <w:t xml:space="preserve"> embedded temperature sensors in the case of pouch cells or temperature sensors in the jelly roll structure </w:t>
      </w:r>
      <w:r w:rsidR="002E0A11">
        <w:rPr>
          <w:rFonts w:cs="Arial"/>
        </w:rPr>
        <w:t>for</w:t>
      </w:r>
      <w:r w:rsidRPr="007E2B80">
        <w:rPr>
          <w:rFonts w:cs="Arial"/>
        </w:rPr>
        <w:t xml:space="preserve"> prismatic and cylindrical cells</w:t>
      </w:r>
      <w:r>
        <w:rPr>
          <w:rFonts w:cs="Arial"/>
        </w:rPr>
        <w:t>.</w:t>
      </w:r>
    </w:p>
    <w:p w14:paraId="3B73AE8F" w14:textId="4FD53445" w:rsidR="00E96013" w:rsidRDefault="00B0545C" w:rsidP="00F93B02">
      <w:pPr>
        <w:pStyle w:val="Heading3"/>
        <w:spacing w:line="360" w:lineRule="auto"/>
      </w:pPr>
      <w:bookmarkStart w:id="261" w:name="_Toc528067768"/>
      <w:r>
        <w:t>Summary of</w:t>
      </w:r>
      <w:r w:rsidR="002E0A11">
        <w:t xml:space="preserve"> unaged cell tests</w:t>
      </w:r>
      <w:bookmarkEnd w:id="261"/>
    </w:p>
    <w:p w14:paraId="5FFC7FA9" w14:textId="3AA68F70" w:rsidR="002E0A11" w:rsidRPr="002E0A11" w:rsidRDefault="002E0A11" w:rsidP="00F93B02">
      <w:pPr>
        <w:spacing w:line="360" w:lineRule="auto"/>
        <w:rPr>
          <w:lang w:eastAsia="de-DE"/>
        </w:rPr>
      </w:pPr>
      <w:r>
        <w:rPr>
          <w:lang w:eastAsia="de-DE"/>
        </w:rPr>
        <w:t xml:space="preserve">In this sub-section, the tests done on the unaged cells </w:t>
      </w:r>
      <w:r w:rsidR="0027580B">
        <w:rPr>
          <w:lang w:eastAsia="de-DE"/>
        </w:rPr>
        <w:t>ar</w:t>
      </w:r>
      <w:r>
        <w:rPr>
          <w:lang w:eastAsia="de-DE"/>
        </w:rPr>
        <w:t xml:space="preserve">e analyzed and discussed. </w:t>
      </w:r>
      <w:r w:rsidR="00F93188">
        <w:rPr>
          <w:lang w:eastAsia="de-DE"/>
        </w:rPr>
        <w:t>These are</w:t>
      </w:r>
      <w:r>
        <w:rPr>
          <w:lang w:eastAsia="de-DE"/>
        </w:rPr>
        <w:t xml:space="preserve"> namely: </w:t>
      </w:r>
      <w:r w:rsidR="00FE259A">
        <w:rPr>
          <w:lang w:eastAsia="de-DE"/>
        </w:rPr>
        <w:t>30 s</w:t>
      </w:r>
      <w:r>
        <w:rPr>
          <w:lang w:eastAsia="de-DE"/>
        </w:rPr>
        <w:t xml:space="preserve"> pulse test for determining the internal resistance (ohmic and polarization resistances) and the temperature profile tests for different charging and discharging cycles. A correlation between the two cells </w:t>
      </w:r>
      <w:r w:rsidR="0027580B">
        <w:rPr>
          <w:noProof/>
          <w:lang w:eastAsia="de-DE"/>
        </w:rPr>
        <w:t>are</w:t>
      </w:r>
      <w:r>
        <w:rPr>
          <w:lang w:eastAsia="de-DE"/>
        </w:rPr>
        <w:t xml:space="preserve"> observed with the lower ohmic resistance in the case of pouch cells showing l</w:t>
      </w:r>
      <w:r w:rsidR="003F4EE6">
        <w:rPr>
          <w:lang w:eastAsia="de-DE"/>
        </w:rPr>
        <w:t xml:space="preserve">ow temperature developed in them during cycling. The results </w:t>
      </w:r>
      <w:r w:rsidR="0027580B">
        <w:rPr>
          <w:lang w:eastAsia="de-DE"/>
        </w:rPr>
        <w:t>are</w:t>
      </w:r>
      <w:r w:rsidR="003F4EE6">
        <w:rPr>
          <w:lang w:eastAsia="de-DE"/>
        </w:rPr>
        <w:t xml:space="preserve"> supported using literature</w:t>
      </w:r>
      <w:r w:rsidR="0027580B">
        <w:rPr>
          <w:lang w:eastAsia="de-DE"/>
        </w:rPr>
        <w:t xml:space="preserve"> </w:t>
      </w:r>
      <w:r w:rsidR="0027580B">
        <w:rPr>
          <w:lang w:eastAsia="de-DE"/>
        </w:rPr>
        <w:fldChar w:fldCharType="begin"/>
      </w:r>
      <w:r w:rsidR="0006092E">
        <w:rPr>
          <w:lang w:eastAsia="de-DE"/>
        </w:rPr>
        <w:instrText>ADDIN CITAVI.PLACEHOLDER dfb4ce7f-05ca-4ff5-9738-b8d4755c93ba PFBsYWNlaG9sZGVyPg0KICA8QWRkSW5WZXJzaW9uPjUuNC4wLjI8L0FkZEluVmVyc2lvbj4NCiAgPElkPmRmYjRjZTdmLTA1Y2EtNGZmNS05NzM4LWI4ZDQ3NTVjOTNiYTwvSWQ+DQogIDxFbnRyaWVzPg0KICAgIDxFbnRyeT4NCiAgICAgIDxJZD45ODdlYjMzNC0xMzA0LTQ4ZGMtOTgxNy0zMDI0NWJjMWNjZGY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gIDxFbnRyeT4NCiAgICAgIDxJZD42ODFlMGExZS00ZWJlLTQwMDItOTUxMy01OWVjYzVhZTMzNGM8L0lkPg0KICAgICAgPFJlZmVyZW5jZUlkPjQwNDc0OTk3LTcxZmQtNDJiZS05ZjFjLWQ2MDAxMWMzZWY2NTwvUmVmZXJlbmNlSWQ+DQogICAgICA8UmFuZ2U+DQogICAgICAgIDxTdGFydD40PC9TdGFydD4NCiAgICAgICAgPExlbmd0aD42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I3XTsgWzU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ddOyBbNTVdPC9UZXh0Pg0KICAgIDwvVGV4dFVuaXQ+DQogIDwvVGV4dFVuaXRzPg0KPC9QbGFjZWhvbGRlcj4=</w:instrText>
      </w:r>
      <w:r w:rsidR="0027580B">
        <w:rPr>
          <w:lang w:eastAsia="de-DE"/>
        </w:rPr>
        <w:fldChar w:fldCharType="separate"/>
      </w:r>
      <w:bookmarkStart w:id="262" w:name="_CTVP001dfb4ce7f05ca4ff59738b8d4755c93ba"/>
      <w:r w:rsidR="000B5814">
        <w:rPr>
          <w:lang w:eastAsia="de-DE"/>
        </w:rPr>
        <w:t>[27]</w:t>
      </w:r>
      <w:r w:rsidR="0006092E">
        <w:rPr>
          <w:lang w:eastAsia="de-DE"/>
        </w:rPr>
        <w:t xml:space="preserve"> [55]</w:t>
      </w:r>
      <w:bookmarkEnd w:id="262"/>
      <w:r w:rsidR="0027580B">
        <w:rPr>
          <w:lang w:eastAsia="de-DE"/>
        </w:rPr>
        <w:fldChar w:fldCharType="end"/>
      </w:r>
      <w:r w:rsidR="003F4EE6">
        <w:rPr>
          <w:lang w:eastAsia="de-DE"/>
        </w:rPr>
        <w:t>.</w:t>
      </w:r>
      <w:r w:rsidR="002E4402">
        <w:rPr>
          <w:lang w:eastAsia="de-DE"/>
        </w:rPr>
        <w:t xml:space="preserve"> </w:t>
      </w:r>
      <w:r w:rsidR="003F4EE6">
        <w:rPr>
          <w:lang w:eastAsia="de-DE"/>
        </w:rPr>
        <w:t xml:space="preserve">Further certain characteristics common to all the cell geometries </w:t>
      </w:r>
      <w:r w:rsidR="00F93188">
        <w:rPr>
          <w:lang w:eastAsia="de-DE"/>
        </w:rPr>
        <w:t>are</w:t>
      </w:r>
      <w:r w:rsidR="003F4EE6">
        <w:rPr>
          <w:lang w:eastAsia="de-DE"/>
        </w:rPr>
        <w:t xml:space="preserve"> also established</w:t>
      </w:r>
      <w:r w:rsidR="002E4402">
        <w:rPr>
          <w:lang w:eastAsia="de-DE"/>
        </w:rPr>
        <w:t xml:space="preserve">, for e.g., the internal resistance peaks at the 60-70% SOC marks both during charging and discharging, and the </w:t>
      </w:r>
      <w:r w:rsidR="00B854B1">
        <w:rPr>
          <w:lang w:eastAsia="de-DE"/>
        </w:rPr>
        <w:t>temperature highs at the end of charge or discharge</w:t>
      </w:r>
      <w:r w:rsidR="002E4402">
        <w:rPr>
          <w:lang w:eastAsia="de-DE"/>
        </w:rPr>
        <w:t>.</w:t>
      </w:r>
      <w:r w:rsidR="00B854B1">
        <w:rPr>
          <w:lang w:eastAsia="de-DE"/>
        </w:rPr>
        <w:t xml:space="preserve"> Based on these results, the three cell packaging geometries</w:t>
      </w:r>
      <w:r w:rsidR="00F93188">
        <w:rPr>
          <w:lang w:eastAsia="de-DE"/>
        </w:rPr>
        <w:t xml:space="preserve"> are</w:t>
      </w:r>
      <w:r w:rsidR="00B854B1">
        <w:rPr>
          <w:lang w:eastAsia="de-DE"/>
        </w:rPr>
        <w:t xml:space="preserve"> compared for performance when </w:t>
      </w:r>
      <w:r w:rsidR="007F5655">
        <w:rPr>
          <w:lang w:eastAsia="de-DE"/>
        </w:rPr>
        <w:t>the cells are unaged</w:t>
      </w:r>
      <w:r w:rsidR="00B854B1">
        <w:rPr>
          <w:lang w:eastAsia="de-DE"/>
        </w:rPr>
        <w:t>.</w:t>
      </w:r>
      <w:r w:rsidR="002E4402">
        <w:rPr>
          <w:lang w:eastAsia="de-DE"/>
        </w:rPr>
        <w:t xml:space="preserve"> </w:t>
      </w:r>
      <w:r w:rsidR="003F4EE6">
        <w:rPr>
          <w:lang w:eastAsia="de-DE"/>
        </w:rPr>
        <w:t xml:space="preserve"> </w:t>
      </w:r>
    </w:p>
    <w:p w14:paraId="74BA5CD2" w14:textId="77777777" w:rsidR="00E96013" w:rsidRDefault="007B28B7" w:rsidP="00F93B02">
      <w:pPr>
        <w:pStyle w:val="Heading2"/>
        <w:keepLines/>
        <w:suppressAutoHyphens w:val="0"/>
        <w:spacing w:before="40" w:after="0" w:line="360" w:lineRule="auto"/>
        <w:ind w:left="576" w:hanging="576"/>
        <w:textboxTightWrap w:val="none"/>
      </w:pPr>
      <w:bookmarkStart w:id="263" w:name="_Toc514121528"/>
      <w:bookmarkStart w:id="264" w:name="_Toc520298124"/>
      <w:bookmarkStart w:id="265" w:name="_Toc528067769"/>
      <w:r>
        <w:t>Aging</w:t>
      </w:r>
      <w:r w:rsidR="00E96013" w:rsidRPr="0074301E">
        <w:t xml:space="preserve"> effects on cells of different geometries</w:t>
      </w:r>
      <w:bookmarkEnd w:id="263"/>
      <w:bookmarkEnd w:id="264"/>
      <w:bookmarkEnd w:id="265"/>
    </w:p>
    <w:p w14:paraId="705355C3" w14:textId="4FD6887E" w:rsidR="00E96013" w:rsidRDefault="00E96013" w:rsidP="00F93B02">
      <w:pPr>
        <w:spacing w:line="360" w:lineRule="auto"/>
        <w:rPr>
          <w:rFonts w:cs="Arial"/>
        </w:rPr>
      </w:pPr>
      <w:r>
        <w:rPr>
          <w:rFonts w:cs="Arial"/>
        </w:rPr>
        <w:t>The previous sectio</w:t>
      </w:r>
      <w:r w:rsidR="008448FC">
        <w:rPr>
          <w:rFonts w:cs="Arial"/>
        </w:rPr>
        <w:t>n discussed</w:t>
      </w:r>
      <w:r>
        <w:rPr>
          <w:rFonts w:cs="Arial"/>
        </w:rPr>
        <w:t xml:space="preserve"> the performance of </w:t>
      </w:r>
      <w:r w:rsidR="00263AE1">
        <w:rPr>
          <w:rFonts w:cs="Arial"/>
        </w:rPr>
        <w:t xml:space="preserve">the </w:t>
      </w:r>
      <w:r w:rsidRPr="00263AE1">
        <w:rPr>
          <w:rFonts w:cs="Arial"/>
          <w:noProof/>
        </w:rPr>
        <w:t>unaged</w:t>
      </w:r>
      <w:r>
        <w:rPr>
          <w:rFonts w:cs="Arial"/>
        </w:rPr>
        <w:t xml:space="preserve"> cell</w:t>
      </w:r>
      <w:r w:rsidR="0068536C">
        <w:rPr>
          <w:rFonts w:cs="Arial"/>
        </w:rPr>
        <w:t>s</w:t>
      </w:r>
      <w:r>
        <w:rPr>
          <w:rFonts w:cs="Arial"/>
        </w:rPr>
        <w:t>. This section discusses the behavior of the</w:t>
      </w:r>
      <w:r w:rsidR="008448FC">
        <w:rPr>
          <w:rFonts w:cs="Arial"/>
        </w:rPr>
        <w:t xml:space="preserve"> cells during aging at the specified</w:t>
      </w:r>
      <w:r w:rsidR="003E4109">
        <w:rPr>
          <w:rFonts w:cs="Arial"/>
        </w:rPr>
        <w:t xml:space="preserve"> temperature and C-rates. The f</w:t>
      </w:r>
      <w:r w:rsidR="005B7A26">
        <w:rPr>
          <w:rFonts w:cs="Arial"/>
        </w:rPr>
        <w:t>irst</w:t>
      </w:r>
      <w:r w:rsidR="003E4109">
        <w:rPr>
          <w:rFonts w:cs="Arial"/>
        </w:rPr>
        <w:t xml:space="preserve"> subsection discusses the effect of aging on the </w:t>
      </w:r>
      <w:r w:rsidR="00FE259A">
        <w:rPr>
          <w:rFonts w:cs="Arial"/>
        </w:rPr>
        <w:t>30 s</w:t>
      </w:r>
      <w:r w:rsidR="003E4109">
        <w:rPr>
          <w:rFonts w:cs="Arial"/>
        </w:rPr>
        <w:t xml:space="preserve"> pulse test results for the selected conditions of temperature and C-rates. Next</w:t>
      </w:r>
      <w:r>
        <w:rPr>
          <w:rFonts w:cs="Arial"/>
        </w:rPr>
        <w:t xml:space="preserve">, the capacity deterioration is discussed with respect to the </w:t>
      </w:r>
      <w:r w:rsidR="00192096">
        <w:rPr>
          <w:rFonts w:cs="Arial"/>
        </w:rPr>
        <w:t>EFC</w:t>
      </w:r>
      <w:r w:rsidR="003E4109">
        <w:rPr>
          <w:rFonts w:cs="Arial"/>
        </w:rPr>
        <w:t xml:space="preserve"> to check </w:t>
      </w:r>
      <w:r w:rsidR="00596743">
        <w:rPr>
          <w:rFonts w:cs="Arial"/>
        </w:rPr>
        <w:t>for</w:t>
      </w:r>
      <w:r w:rsidR="003E4109">
        <w:rPr>
          <w:rFonts w:cs="Arial"/>
        </w:rPr>
        <w:t xml:space="preserve"> aging mechanisms</w:t>
      </w:r>
      <w:r>
        <w:rPr>
          <w:rFonts w:cs="Arial"/>
        </w:rPr>
        <w:t>.</w:t>
      </w:r>
    </w:p>
    <w:p w14:paraId="443EFB4E" w14:textId="77777777" w:rsidR="00D70B0F" w:rsidRPr="0074301E" w:rsidRDefault="00D70B0F" w:rsidP="00F93B02">
      <w:pPr>
        <w:pStyle w:val="Heading3"/>
        <w:keepLines/>
        <w:suppressAutoHyphens w:val="0"/>
        <w:spacing w:before="40" w:after="0" w:line="360" w:lineRule="auto"/>
        <w:jc w:val="both"/>
        <w:textboxTightWrap w:val="none"/>
      </w:pPr>
      <w:bookmarkStart w:id="266" w:name="_Toc514121529"/>
      <w:bookmarkStart w:id="267" w:name="_Ref516083187"/>
      <w:bookmarkStart w:id="268" w:name="_Toc520298126"/>
      <w:bookmarkStart w:id="269" w:name="_Toc528067770"/>
      <w:r w:rsidRPr="0074301E">
        <w:t xml:space="preserve">Change in internal resistance </w:t>
      </w:r>
      <w:bookmarkEnd w:id="266"/>
      <w:r w:rsidRPr="0074301E">
        <w:t xml:space="preserve">by </w:t>
      </w:r>
      <w:r>
        <w:t>aging</w:t>
      </w:r>
      <w:bookmarkEnd w:id="267"/>
      <w:bookmarkEnd w:id="268"/>
      <w:bookmarkEnd w:id="269"/>
    </w:p>
    <w:p w14:paraId="3F3BAAF0" w14:textId="32EC19E8" w:rsidR="00D70B0F" w:rsidRDefault="00D70B0F" w:rsidP="00F93B02">
      <w:pPr>
        <w:spacing w:line="360" w:lineRule="auto"/>
        <w:rPr>
          <w:rFonts w:cs="Arial"/>
        </w:rPr>
      </w:pPr>
      <w:r>
        <w:rPr>
          <w:rFonts w:cs="Arial"/>
        </w:rPr>
        <w:t xml:space="preserve">The </w:t>
      </w:r>
      <w:r w:rsidR="00FE259A">
        <w:rPr>
          <w:rFonts w:cs="Arial"/>
        </w:rPr>
        <w:t>30 s</w:t>
      </w:r>
      <w:r>
        <w:rPr>
          <w:rFonts w:cs="Arial"/>
        </w:rPr>
        <w:t xml:space="preserve"> pulse test, as discussed in section 5.2</w:t>
      </w:r>
      <w:r w:rsidR="00D273A7">
        <w:rPr>
          <w:rFonts w:cs="Arial"/>
        </w:rPr>
        <w:t>.1</w:t>
      </w:r>
      <w:r>
        <w:rPr>
          <w:rFonts w:cs="Arial"/>
        </w:rPr>
        <w:t xml:space="preserve"> earlier, was used on the aged cells at the cycling conditions 0.3C, 5°C and 0.3C, 45°C. The main objective was to assess the </w:t>
      </w:r>
      <w:r>
        <w:rPr>
          <w:rFonts w:cs="Arial"/>
        </w:rPr>
        <w:lastRenderedPageBreak/>
        <w:t xml:space="preserve">electrochemical phenomena of the cells during the </w:t>
      </w:r>
      <w:r w:rsidRPr="00433501">
        <w:rPr>
          <w:rFonts w:cs="Arial"/>
          <w:noProof/>
        </w:rPr>
        <w:t>capacity</w:t>
      </w:r>
      <w:r>
        <w:rPr>
          <w:rFonts w:cs="Arial"/>
        </w:rPr>
        <w:t xml:space="preserve"> fade. To achieve the same, the test data were taken from the </w:t>
      </w:r>
      <w:r w:rsidR="00632388">
        <w:rPr>
          <w:rFonts w:cs="Arial"/>
        </w:rPr>
        <w:t>ECUs</w:t>
      </w:r>
      <w:r>
        <w:rPr>
          <w:rFonts w:cs="Arial"/>
        </w:rPr>
        <w:t>. It must be mentioned that the different geometries tested were at</w:t>
      </w:r>
      <w:r w:rsidR="00244A9C">
        <w:rPr>
          <w:rFonts w:cs="Arial"/>
        </w:rPr>
        <w:t xml:space="preserve"> different SOH</w:t>
      </w:r>
      <w:r>
        <w:rPr>
          <w:rFonts w:cs="Arial"/>
        </w:rPr>
        <w:t xml:space="preserve"> at the ECUs, as shown in </w:t>
      </w:r>
      <w:r>
        <w:fldChar w:fldCharType="begin"/>
      </w:r>
      <w:r>
        <w:instrText xml:space="preserve"> REF _Ref523764497 \h  \* MERGEFORMAT </w:instrText>
      </w:r>
      <w:r>
        <w:fldChar w:fldCharType="separate"/>
      </w:r>
      <w:r w:rsidR="00A440CB" w:rsidRPr="00A440CB">
        <w:t xml:space="preserve">Table </w:t>
      </w:r>
      <w:r w:rsidR="00A440CB" w:rsidRPr="00A440CB">
        <w:rPr>
          <w:noProof/>
        </w:rPr>
        <w:t>5.6</w:t>
      </w:r>
      <w:r>
        <w:fldChar w:fldCharType="end"/>
      </w:r>
      <w:r>
        <w:rPr>
          <w:rFonts w:cs="Arial"/>
        </w:rPr>
        <w:t>. The table also shows the number</w:t>
      </w:r>
      <w:r w:rsidR="00B427F0">
        <w:rPr>
          <w:rFonts w:cs="Arial"/>
        </w:rPr>
        <w:t xml:space="preserve"> of EFCs</w:t>
      </w:r>
      <w:r w:rsidR="002E5F64">
        <w:rPr>
          <w:rFonts w:cs="Arial"/>
        </w:rPr>
        <w:t xml:space="preserve"> at that SOH</w:t>
      </w:r>
      <w:r w:rsidR="00364923">
        <w:rPr>
          <w:rFonts w:cs="Arial"/>
        </w:rPr>
        <w:t xml:space="preserve">. </w:t>
      </w:r>
      <w:r>
        <w:rPr>
          <w:rFonts w:cs="Arial"/>
        </w:rPr>
        <w:t xml:space="preserve">It is seen from the table that cylindrical and pouch cells at 0.3C, 5°C and pouch cell at 0.3C, 45°C are past the </w:t>
      </w:r>
      <w:r w:rsidR="00AE0672">
        <w:rPr>
          <w:rFonts w:cs="Arial"/>
        </w:rPr>
        <w:t>EOL</w:t>
      </w:r>
      <w:r>
        <w:rPr>
          <w:rFonts w:cs="Arial"/>
        </w:rPr>
        <w:t xml:space="preserve"> of a cell (when SOH</w:t>
      </w:r>
      <w:r w:rsidR="007412F2">
        <w:rPr>
          <w:rFonts w:cs="Arial"/>
        </w:rPr>
        <w:t xml:space="preserve"> </w:t>
      </w:r>
      <w:r>
        <w:rPr>
          <w:rFonts w:cs="Arial"/>
        </w:rPr>
        <w:t>&lt;</w:t>
      </w:r>
      <w:r w:rsidR="007412F2">
        <w:rPr>
          <w:rFonts w:cs="Arial"/>
        </w:rPr>
        <w:t xml:space="preserve"> </w:t>
      </w:r>
      <w:r>
        <w:rPr>
          <w:rFonts w:cs="Arial"/>
        </w:rPr>
        <w:t>80%).</w:t>
      </w:r>
    </w:p>
    <w:p w14:paraId="6F199D97" w14:textId="43E12C07" w:rsidR="00D70B0F" w:rsidRPr="005C3DA4" w:rsidRDefault="00D70B0F" w:rsidP="005C3DA4">
      <w:pPr>
        <w:pStyle w:val="Caption"/>
        <w:keepNext/>
        <w:spacing w:line="360" w:lineRule="auto"/>
        <w:jc w:val="both"/>
        <w:rPr>
          <w:sz w:val="20"/>
          <w:szCs w:val="20"/>
        </w:rPr>
      </w:pPr>
      <w:bookmarkStart w:id="270" w:name="_Ref523764497"/>
      <w:bookmarkStart w:id="271" w:name="_Toc528066905"/>
      <w:r w:rsidRPr="005C3DA4">
        <w:rPr>
          <w:sz w:val="20"/>
          <w:szCs w:val="20"/>
        </w:rPr>
        <w:t xml:space="preserve">Table </w:t>
      </w:r>
      <w:r w:rsidR="00CA6FF9" w:rsidRPr="005C3DA4">
        <w:rPr>
          <w:sz w:val="20"/>
          <w:szCs w:val="20"/>
        </w:rPr>
        <w:fldChar w:fldCharType="begin"/>
      </w:r>
      <w:r w:rsidR="00CA6FF9" w:rsidRPr="005C3DA4">
        <w:rPr>
          <w:sz w:val="20"/>
          <w:szCs w:val="20"/>
        </w:rPr>
        <w:instrText xml:space="preserve"> STYLEREF 1 \s </w:instrText>
      </w:r>
      <w:r w:rsidR="00CA6FF9" w:rsidRPr="005C3DA4">
        <w:rPr>
          <w:sz w:val="20"/>
          <w:szCs w:val="20"/>
        </w:rPr>
        <w:fldChar w:fldCharType="separate"/>
      </w:r>
      <w:r w:rsidR="00A440CB">
        <w:rPr>
          <w:noProof/>
          <w:sz w:val="20"/>
          <w:szCs w:val="20"/>
        </w:rPr>
        <w:t>5</w:t>
      </w:r>
      <w:r w:rsidR="00CA6FF9" w:rsidRPr="005C3DA4">
        <w:rPr>
          <w:sz w:val="20"/>
          <w:szCs w:val="20"/>
        </w:rPr>
        <w:fldChar w:fldCharType="end"/>
      </w:r>
      <w:r w:rsidR="00CA6FF9" w:rsidRPr="005C3DA4">
        <w:rPr>
          <w:sz w:val="20"/>
          <w:szCs w:val="20"/>
        </w:rPr>
        <w:t>.</w:t>
      </w:r>
      <w:r w:rsidR="00CA6FF9" w:rsidRPr="005C3DA4">
        <w:rPr>
          <w:sz w:val="20"/>
          <w:szCs w:val="20"/>
        </w:rPr>
        <w:fldChar w:fldCharType="begin"/>
      </w:r>
      <w:r w:rsidR="00CA6FF9" w:rsidRPr="005C3DA4">
        <w:rPr>
          <w:sz w:val="20"/>
          <w:szCs w:val="20"/>
        </w:rPr>
        <w:instrText xml:space="preserve"> SEQ Table \* ARABIC \s 1 </w:instrText>
      </w:r>
      <w:r w:rsidR="00CA6FF9" w:rsidRPr="005C3DA4">
        <w:rPr>
          <w:sz w:val="20"/>
          <w:szCs w:val="20"/>
        </w:rPr>
        <w:fldChar w:fldCharType="separate"/>
      </w:r>
      <w:r w:rsidR="00A440CB">
        <w:rPr>
          <w:noProof/>
          <w:sz w:val="20"/>
          <w:szCs w:val="20"/>
        </w:rPr>
        <w:t>6</w:t>
      </w:r>
      <w:r w:rsidR="00CA6FF9" w:rsidRPr="005C3DA4">
        <w:rPr>
          <w:sz w:val="20"/>
          <w:szCs w:val="20"/>
        </w:rPr>
        <w:fldChar w:fldCharType="end"/>
      </w:r>
      <w:bookmarkEnd w:id="270"/>
      <w:r w:rsidRPr="005C3DA4">
        <w:rPr>
          <w:sz w:val="20"/>
          <w:szCs w:val="20"/>
        </w:rPr>
        <w:t xml:space="preserve">. </w:t>
      </w:r>
      <w:r w:rsidR="00244A9C" w:rsidRPr="005C3DA4">
        <w:rPr>
          <w:sz w:val="20"/>
          <w:szCs w:val="20"/>
        </w:rPr>
        <w:t xml:space="preserve">SOH </w:t>
      </w:r>
      <w:r w:rsidRPr="005C3DA4">
        <w:rPr>
          <w:sz w:val="20"/>
          <w:szCs w:val="20"/>
        </w:rPr>
        <w:t xml:space="preserve">(%) and EFC of cells for </w:t>
      </w:r>
      <w:r w:rsidR="00FE259A" w:rsidRPr="005C3DA4">
        <w:rPr>
          <w:sz w:val="20"/>
          <w:szCs w:val="20"/>
        </w:rPr>
        <w:t>30 s</w:t>
      </w:r>
      <w:r w:rsidRPr="005C3DA4">
        <w:rPr>
          <w:sz w:val="20"/>
          <w:szCs w:val="20"/>
        </w:rPr>
        <w:t xml:space="preserve"> pulse test</w:t>
      </w:r>
      <w:bookmarkEnd w:id="271"/>
    </w:p>
    <w:tbl>
      <w:tblPr>
        <w:tblStyle w:val="TableGrid"/>
        <w:tblW w:w="0" w:type="auto"/>
        <w:jc w:val="center"/>
        <w:tblLook w:val="04A0" w:firstRow="1" w:lastRow="0" w:firstColumn="1" w:lastColumn="0" w:noHBand="0" w:noVBand="1"/>
      </w:tblPr>
      <w:tblGrid>
        <w:gridCol w:w="3023"/>
        <w:gridCol w:w="3029"/>
        <w:gridCol w:w="2783"/>
      </w:tblGrid>
      <w:tr w:rsidR="00D70B0F" w:rsidRPr="00425CCA" w14:paraId="3F9A3155" w14:textId="77777777" w:rsidTr="00D42610">
        <w:trPr>
          <w:jc w:val="center"/>
        </w:trPr>
        <w:tc>
          <w:tcPr>
            <w:tcW w:w="3023" w:type="dxa"/>
          </w:tcPr>
          <w:p w14:paraId="44BF92FB" w14:textId="77777777" w:rsidR="00D70B0F" w:rsidRPr="00425CCA" w:rsidRDefault="00D70B0F" w:rsidP="00F93B02">
            <w:pPr>
              <w:spacing w:line="360" w:lineRule="auto"/>
              <w:rPr>
                <w:rFonts w:cs="Arial"/>
                <w:b/>
                <w:bCs/>
              </w:rPr>
            </w:pPr>
            <w:r w:rsidRPr="00425CCA">
              <w:rPr>
                <w:rFonts w:cs="Arial"/>
                <w:b/>
                <w:bCs/>
              </w:rPr>
              <w:t>Geometry</w:t>
            </w:r>
          </w:p>
        </w:tc>
        <w:tc>
          <w:tcPr>
            <w:tcW w:w="3029" w:type="dxa"/>
          </w:tcPr>
          <w:p w14:paraId="04767B08" w14:textId="77777777" w:rsidR="00D70B0F" w:rsidRPr="00425CCA" w:rsidRDefault="00D70B0F" w:rsidP="00F93B02">
            <w:pPr>
              <w:spacing w:line="360" w:lineRule="auto"/>
              <w:rPr>
                <w:rFonts w:cs="Arial"/>
                <w:b/>
                <w:bCs/>
              </w:rPr>
            </w:pPr>
            <w:r w:rsidRPr="00425CCA">
              <w:rPr>
                <w:rFonts w:cs="Arial"/>
                <w:b/>
                <w:bCs/>
              </w:rPr>
              <w:t xml:space="preserve">SOH (%) </w:t>
            </w:r>
          </w:p>
        </w:tc>
        <w:tc>
          <w:tcPr>
            <w:tcW w:w="2783" w:type="dxa"/>
          </w:tcPr>
          <w:p w14:paraId="505A9F32" w14:textId="0BC99A43" w:rsidR="00D70B0F" w:rsidRPr="00425CCA" w:rsidRDefault="00EC3F04" w:rsidP="00F93B02">
            <w:pPr>
              <w:spacing w:line="360" w:lineRule="auto"/>
              <w:rPr>
                <w:rFonts w:cs="Arial"/>
                <w:b/>
                <w:bCs/>
              </w:rPr>
            </w:pPr>
            <w:r>
              <w:rPr>
                <w:rFonts w:cs="Arial"/>
                <w:b/>
                <w:bCs/>
              </w:rPr>
              <w:t>EFCs</w:t>
            </w:r>
          </w:p>
        </w:tc>
      </w:tr>
      <w:tr w:rsidR="00D70B0F" w14:paraId="1479C114" w14:textId="77777777" w:rsidTr="00D42610">
        <w:trPr>
          <w:jc w:val="center"/>
        </w:trPr>
        <w:tc>
          <w:tcPr>
            <w:tcW w:w="8835" w:type="dxa"/>
            <w:gridSpan w:val="3"/>
          </w:tcPr>
          <w:p w14:paraId="19636080" w14:textId="77777777" w:rsidR="00D70B0F" w:rsidRPr="00425CCA" w:rsidRDefault="00D70B0F" w:rsidP="00924C94">
            <w:pPr>
              <w:spacing w:line="360" w:lineRule="auto"/>
              <w:jc w:val="center"/>
              <w:rPr>
                <w:rFonts w:cs="Arial"/>
                <w:b/>
                <w:bCs/>
              </w:rPr>
            </w:pPr>
            <w:r w:rsidRPr="00425CCA">
              <w:rPr>
                <w:rFonts w:cs="Arial"/>
                <w:b/>
                <w:bCs/>
              </w:rPr>
              <w:t>At 0.3C, 5°C</w:t>
            </w:r>
          </w:p>
        </w:tc>
      </w:tr>
      <w:tr w:rsidR="00D70B0F" w14:paraId="317D295F" w14:textId="77777777" w:rsidTr="00D42610">
        <w:trPr>
          <w:jc w:val="center"/>
        </w:trPr>
        <w:tc>
          <w:tcPr>
            <w:tcW w:w="3023" w:type="dxa"/>
          </w:tcPr>
          <w:p w14:paraId="1DF0E70C" w14:textId="77777777" w:rsidR="00D70B0F" w:rsidRPr="00425CCA" w:rsidRDefault="00D70B0F" w:rsidP="00F93B02">
            <w:pPr>
              <w:spacing w:line="360" w:lineRule="auto"/>
              <w:rPr>
                <w:rFonts w:cs="Arial"/>
                <w:b/>
                <w:bCs/>
              </w:rPr>
            </w:pPr>
            <w:r w:rsidRPr="00425CCA">
              <w:rPr>
                <w:rFonts w:cs="Arial"/>
                <w:b/>
                <w:bCs/>
              </w:rPr>
              <w:t>Cylindrical</w:t>
            </w:r>
          </w:p>
        </w:tc>
        <w:tc>
          <w:tcPr>
            <w:tcW w:w="3029" w:type="dxa"/>
          </w:tcPr>
          <w:p w14:paraId="3DDC757A" w14:textId="77777777" w:rsidR="00D70B0F" w:rsidRDefault="00D70B0F" w:rsidP="00F93B02">
            <w:pPr>
              <w:spacing w:line="360" w:lineRule="auto"/>
              <w:rPr>
                <w:rFonts w:cs="Arial"/>
              </w:rPr>
            </w:pPr>
            <w:r>
              <w:rPr>
                <w:rFonts w:cs="Arial"/>
              </w:rPr>
              <w:t>76.6</w:t>
            </w:r>
          </w:p>
        </w:tc>
        <w:tc>
          <w:tcPr>
            <w:tcW w:w="2783" w:type="dxa"/>
          </w:tcPr>
          <w:p w14:paraId="4D93930D" w14:textId="77777777" w:rsidR="00D70B0F" w:rsidRDefault="00D70B0F" w:rsidP="00F93B02">
            <w:pPr>
              <w:spacing w:line="360" w:lineRule="auto"/>
              <w:rPr>
                <w:rFonts w:cs="Arial"/>
              </w:rPr>
            </w:pPr>
            <w:r>
              <w:rPr>
                <w:rFonts w:cs="Arial"/>
              </w:rPr>
              <w:t>245</w:t>
            </w:r>
          </w:p>
        </w:tc>
      </w:tr>
      <w:tr w:rsidR="00D70B0F" w14:paraId="1BD7ED14" w14:textId="77777777" w:rsidTr="00D42610">
        <w:trPr>
          <w:jc w:val="center"/>
        </w:trPr>
        <w:tc>
          <w:tcPr>
            <w:tcW w:w="3023" w:type="dxa"/>
          </w:tcPr>
          <w:p w14:paraId="29A8FE93" w14:textId="77777777" w:rsidR="00D70B0F" w:rsidRPr="00425CCA" w:rsidRDefault="00D70B0F" w:rsidP="00F93B02">
            <w:pPr>
              <w:spacing w:line="360" w:lineRule="auto"/>
              <w:rPr>
                <w:rFonts w:cs="Arial"/>
                <w:b/>
                <w:bCs/>
              </w:rPr>
            </w:pPr>
            <w:r w:rsidRPr="00425CCA">
              <w:rPr>
                <w:rFonts w:cs="Arial"/>
                <w:b/>
                <w:bCs/>
              </w:rPr>
              <w:t>Prismatic</w:t>
            </w:r>
          </w:p>
        </w:tc>
        <w:tc>
          <w:tcPr>
            <w:tcW w:w="3029" w:type="dxa"/>
          </w:tcPr>
          <w:p w14:paraId="533B17CE" w14:textId="77777777" w:rsidR="00D70B0F" w:rsidRDefault="00D70B0F" w:rsidP="00F93B02">
            <w:pPr>
              <w:spacing w:line="360" w:lineRule="auto"/>
              <w:rPr>
                <w:rFonts w:cs="Arial"/>
              </w:rPr>
            </w:pPr>
            <w:r>
              <w:rPr>
                <w:rFonts w:cs="Arial"/>
              </w:rPr>
              <w:t>81.2</w:t>
            </w:r>
          </w:p>
        </w:tc>
        <w:tc>
          <w:tcPr>
            <w:tcW w:w="2783" w:type="dxa"/>
          </w:tcPr>
          <w:p w14:paraId="1D0D21D7" w14:textId="77777777" w:rsidR="00D70B0F" w:rsidRDefault="00D70B0F" w:rsidP="00F93B02">
            <w:pPr>
              <w:spacing w:line="360" w:lineRule="auto"/>
              <w:rPr>
                <w:rFonts w:cs="Arial"/>
              </w:rPr>
            </w:pPr>
            <w:r>
              <w:rPr>
                <w:rFonts w:cs="Arial"/>
              </w:rPr>
              <w:t>271</w:t>
            </w:r>
          </w:p>
        </w:tc>
      </w:tr>
      <w:tr w:rsidR="00D70B0F" w14:paraId="1CFF9D7C" w14:textId="77777777" w:rsidTr="00D42610">
        <w:trPr>
          <w:jc w:val="center"/>
        </w:trPr>
        <w:tc>
          <w:tcPr>
            <w:tcW w:w="3023" w:type="dxa"/>
          </w:tcPr>
          <w:p w14:paraId="45AEE60B" w14:textId="77777777" w:rsidR="00D70B0F" w:rsidRPr="00425CCA" w:rsidRDefault="00D70B0F" w:rsidP="00F93B02">
            <w:pPr>
              <w:spacing w:line="360" w:lineRule="auto"/>
              <w:rPr>
                <w:rFonts w:cs="Arial"/>
                <w:b/>
                <w:bCs/>
              </w:rPr>
            </w:pPr>
            <w:r w:rsidRPr="00425CCA">
              <w:rPr>
                <w:rFonts w:cs="Arial"/>
                <w:b/>
                <w:bCs/>
              </w:rPr>
              <w:t>Pouch</w:t>
            </w:r>
          </w:p>
        </w:tc>
        <w:tc>
          <w:tcPr>
            <w:tcW w:w="3029" w:type="dxa"/>
          </w:tcPr>
          <w:p w14:paraId="61BBFC4D" w14:textId="77777777" w:rsidR="00D70B0F" w:rsidRDefault="00D70B0F" w:rsidP="00F93B02">
            <w:pPr>
              <w:spacing w:line="360" w:lineRule="auto"/>
              <w:rPr>
                <w:rFonts w:cs="Arial"/>
              </w:rPr>
            </w:pPr>
            <w:r>
              <w:rPr>
                <w:rFonts w:cs="Arial"/>
              </w:rPr>
              <w:t>75.4</w:t>
            </w:r>
          </w:p>
        </w:tc>
        <w:tc>
          <w:tcPr>
            <w:tcW w:w="2783" w:type="dxa"/>
          </w:tcPr>
          <w:p w14:paraId="03CAFAAE" w14:textId="77777777" w:rsidR="00D70B0F" w:rsidRDefault="00D70B0F" w:rsidP="00F93B02">
            <w:pPr>
              <w:keepNext/>
              <w:spacing w:line="360" w:lineRule="auto"/>
              <w:rPr>
                <w:rFonts w:cs="Arial"/>
              </w:rPr>
            </w:pPr>
            <w:r>
              <w:rPr>
                <w:rFonts w:cs="Arial"/>
              </w:rPr>
              <w:t>840</w:t>
            </w:r>
            <w:r>
              <w:rPr>
                <w:rStyle w:val="FootnoteReference"/>
                <w:rFonts w:cs="Arial"/>
              </w:rPr>
              <w:footnoteReference w:id="10"/>
            </w:r>
          </w:p>
        </w:tc>
      </w:tr>
      <w:tr w:rsidR="00D70B0F" w14:paraId="3B27D810" w14:textId="77777777" w:rsidTr="00D42610">
        <w:trPr>
          <w:jc w:val="center"/>
        </w:trPr>
        <w:tc>
          <w:tcPr>
            <w:tcW w:w="8835" w:type="dxa"/>
            <w:gridSpan w:val="3"/>
          </w:tcPr>
          <w:p w14:paraId="15496156" w14:textId="77777777" w:rsidR="00D70B0F" w:rsidRPr="00425CCA" w:rsidRDefault="00D70B0F" w:rsidP="00924C94">
            <w:pPr>
              <w:keepNext/>
              <w:spacing w:line="360" w:lineRule="auto"/>
              <w:jc w:val="center"/>
              <w:rPr>
                <w:rFonts w:cs="Arial"/>
                <w:b/>
                <w:bCs/>
              </w:rPr>
            </w:pPr>
            <w:r w:rsidRPr="00425CCA">
              <w:rPr>
                <w:rFonts w:cs="Arial"/>
                <w:b/>
                <w:bCs/>
              </w:rPr>
              <w:t>At 0.3C, 45°C</w:t>
            </w:r>
          </w:p>
        </w:tc>
      </w:tr>
      <w:tr w:rsidR="00D70B0F" w14:paraId="05781253" w14:textId="77777777" w:rsidTr="00D42610">
        <w:trPr>
          <w:jc w:val="center"/>
        </w:trPr>
        <w:tc>
          <w:tcPr>
            <w:tcW w:w="3023" w:type="dxa"/>
          </w:tcPr>
          <w:p w14:paraId="0298C405" w14:textId="77777777" w:rsidR="00D70B0F" w:rsidRPr="00425CCA" w:rsidRDefault="00D70B0F" w:rsidP="00F93B02">
            <w:pPr>
              <w:spacing w:line="360" w:lineRule="auto"/>
              <w:rPr>
                <w:rFonts w:cs="Arial"/>
                <w:b/>
                <w:bCs/>
              </w:rPr>
            </w:pPr>
            <w:r w:rsidRPr="00425CCA">
              <w:rPr>
                <w:rFonts w:cs="Arial"/>
                <w:b/>
                <w:bCs/>
              </w:rPr>
              <w:t>Cylindrical</w:t>
            </w:r>
          </w:p>
        </w:tc>
        <w:tc>
          <w:tcPr>
            <w:tcW w:w="3029" w:type="dxa"/>
          </w:tcPr>
          <w:p w14:paraId="39A49E00" w14:textId="77777777" w:rsidR="00D70B0F" w:rsidRDefault="00D70B0F" w:rsidP="00F93B02">
            <w:pPr>
              <w:spacing w:line="360" w:lineRule="auto"/>
              <w:rPr>
                <w:rFonts w:cs="Arial"/>
              </w:rPr>
            </w:pPr>
            <w:r>
              <w:rPr>
                <w:rFonts w:cs="Arial"/>
              </w:rPr>
              <w:t>89.2</w:t>
            </w:r>
          </w:p>
        </w:tc>
        <w:tc>
          <w:tcPr>
            <w:tcW w:w="2783" w:type="dxa"/>
          </w:tcPr>
          <w:p w14:paraId="7B4E49F4" w14:textId="77777777" w:rsidR="00D70B0F" w:rsidRDefault="00D70B0F" w:rsidP="00F93B02">
            <w:pPr>
              <w:keepNext/>
              <w:spacing w:line="360" w:lineRule="auto"/>
              <w:rPr>
                <w:rFonts w:cs="Arial"/>
              </w:rPr>
            </w:pPr>
            <w:r>
              <w:rPr>
                <w:rFonts w:cs="Arial"/>
              </w:rPr>
              <w:t>249</w:t>
            </w:r>
          </w:p>
        </w:tc>
      </w:tr>
      <w:tr w:rsidR="00D70B0F" w14:paraId="17A081B4" w14:textId="77777777" w:rsidTr="00D42610">
        <w:trPr>
          <w:jc w:val="center"/>
        </w:trPr>
        <w:tc>
          <w:tcPr>
            <w:tcW w:w="3023" w:type="dxa"/>
          </w:tcPr>
          <w:p w14:paraId="6A63B737" w14:textId="77777777" w:rsidR="00D70B0F" w:rsidRPr="00425CCA" w:rsidRDefault="00D70B0F" w:rsidP="00F93B02">
            <w:pPr>
              <w:spacing w:line="360" w:lineRule="auto"/>
              <w:rPr>
                <w:rFonts w:cs="Arial"/>
                <w:b/>
                <w:bCs/>
              </w:rPr>
            </w:pPr>
            <w:r w:rsidRPr="00425CCA">
              <w:rPr>
                <w:rFonts w:cs="Arial"/>
                <w:b/>
                <w:bCs/>
              </w:rPr>
              <w:t>Prismatic</w:t>
            </w:r>
          </w:p>
        </w:tc>
        <w:tc>
          <w:tcPr>
            <w:tcW w:w="3029" w:type="dxa"/>
          </w:tcPr>
          <w:p w14:paraId="0E78BA9C" w14:textId="77777777" w:rsidR="00D70B0F" w:rsidRDefault="00D70B0F" w:rsidP="00F93B02">
            <w:pPr>
              <w:spacing w:line="360" w:lineRule="auto"/>
              <w:rPr>
                <w:rFonts w:cs="Arial"/>
              </w:rPr>
            </w:pPr>
            <w:r>
              <w:rPr>
                <w:rFonts w:cs="Arial"/>
              </w:rPr>
              <w:t>87.6</w:t>
            </w:r>
          </w:p>
        </w:tc>
        <w:tc>
          <w:tcPr>
            <w:tcW w:w="2783" w:type="dxa"/>
          </w:tcPr>
          <w:p w14:paraId="489BAF4A" w14:textId="77777777" w:rsidR="00D70B0F" w:rsidRDefault="00D70B0F" w:rsidP="00F93B02">
            <w:pPr>
              <w:keepNext/>
              <w:spacing w:line="360" w:lineRule="auto"/>
              <w:rPr>
                <w:rFonts w:cs="Arial"/>
              </w:rPr>
            </w:pPr>
            <w:r>
              <w:rPr>
                <w:rFonts w:cs="Arial"/>
              </w:rPr>
              <w:t>178</w:t>
            </w:r>
          </w:p>
        </w:tc>
      </w:tr>
      <w:tr w:rsidR="00D70B0F" w14:paraId="780890C4" w14:textId="77777777" w:rsidTr="00D42610">
        <w:trPr>
          <w:jc w:val="center"/>
        </w:trPr>
        <w:tc>
          <w:tcPr>
            <w:tcW w:w="3023" w:type="dxa"/>
          </w:tcPr>
          <w:p w14:paraId="039C8560" w14:textId="77777777" w:rsidR="00D70B0F" w:rsidRPr="00425CCA" w:rsidRDefault="00D70B0F" w:rsidP="00F93B02">
            <w:pPr>
              <w:spacing w:line="360" w:lineRule="auto"/>
              <w:rPr>
                <w:rFonts w:cs="Arial"/>
                <w:b/>
                <w:bCs/>
              </w:rPr>
            </w:pPr>
            <w:r w:rsidRPr="00425CCA">
              <w:rPr>
                <w:rFonts w:cs="Arial"/>
                <w:b/>
                <w:bCs/>
              </w:rPr>
              <w:t>Pouch</w:t>
            </w:r>
          </w:p>
        </w:tc>
        <w:tc>
          <w:tcPr>
            <w:tcW w:w="3029" w:type="dxa"/>
          </w:tcPr>
          <w:p w14:paraId="26B56315" w14:textId="77777777" w:rsidR="00D70B0F" w:rsidRDefault="00D70B0F" w:rsidP="00F93B02">
            <w:pPr>
              <w:keepNext/>
              <w:spacing w:line="360" w:lineRule="auto"/>
              <w:rPr>
                <w:rFonts w:cs="Arial"/>
              </w:rPr>
            </w:pPr>
            <w:r>
              <w:rPr>
                <w:rFonts w:cs="Arial"/>
              </w:rPr>
              <w:t>74.5</w:t>
            </w:r>
          </w:p>
        </w:tc>
        <w:tc>
          <w:tcPr>
            <w:tcW w:w="2783" w:type="dxa"/>
          </w:tcPr>
          <w:p w14:paraId="17A6E0BE" w14:textId="77777777" w:rsidR="00D70B0F" w:rsidRDefault="00D70B0F" w:rsidP="00F93B02">
            <w:pPr>
              <w:keepNext/>
              <w:spacing w:line="360" w:lineRule="auto"/>
              <w:rPr>
                <w:rFonts w:cs="Arial"/>
              </w:rPr>
            </w:pPr>
            <w:r>
              <w:rPr>
                <w:rFonts w:cs="Arial"/>
              </w:rPr>
              <w:t>661</w:t>
            </w:r>
          </w:p>
        </w:tc>
      </w:tr>
    </w:tbl>
    <w:p w14:paraId="7BA6B4CC" w14:textId="460263CA" w:rsidR="00D70B0F" w:rsidRPr="0074301E" w:rsidRDefault="00D70B0F" w:rsidP="00F93B02">
      <w:pPr>
        <w:spacing w:before="360" w:line="360" w:lineRule="auto"/>
        <w:rPr>
          <w:rFonts w:cs="Arial"/>
        </w:rPr>
      </w:pPr>
      <w:r>
        <w:rPr>
          <w:rFonts w:cs="Arial"/>
        </w:rPr>
        <w:t>The main objective is to analyze the general trends in the electrochemical behavior of the aged cells of different geometries over the whole SOC range. To best understand the data, the change in internal resistance values or internal resistance ratio (IRR</w:t>
      </w:r>
      <w:r>
        <w:rPr>
          <w:rFonts w:cs="Arial"/>
        </w:rPr>
        <w:fldChar w:fldCharType="begin"/>
      </w:r>
      <w:r>
        <w:instrText xml:space="preserve"> XE "</w:instrText>
      </w:r>
      <w:r w:rsidRPr="00296210">
        <w:rPr>
          <w:rFonts w:cs="Arial"/>
        </w:rPr>
        <w:instrText>IRR</w:instrText>
      </w:r>
      <w:r>
        <w:instrText>" \t "</w:instrText>
      </w:r>
      <w:r w:rsidRPr="00143001">
        <w:rPr>
          <w:rFonts w:asciiTheme="minorHAnsi" w:hAnsiTheme="minorHAnsi" w:cstheme="minorHAnsi"/>
          <w:i/>
        </w:rPr>
        <w:instrText>Internal Resistance Ratio</w:instrText>
      </w:r>
      <w:r>
        <w:instrText xml:space="preserve">" </w:instrText>
      </w:r>
      <w:r>
        <w:rPr>
          <w:rFonts w:cs="Arial"/>
        </w:rPr>
        <w:fldChar w:fldCharType="end"/>
      </w:r>
      <w:r>
        <w:rPr>
          <w:rFonts w:cs="Arial"/>
        </w:rPr>
        <w:t>) from the unaged cell values are plotted against the SOC for all the cells</w:t>
      </w:r>
      <w:r w:rsidR="0022717E">
        <w:rPr>
          <w:rFonts w:cs="Arial"/>
        </w:rPr>
        <w:t>. T</w:t>
      </w:r>
      <w:r>
        <w:rPr>
          <w:rFonts w:cs="Arial"/>
        </w:rPr>
        <w:t xml:space="preserve">he y-axis values are the </w:t>
      </w:r>
      <w:r w:rsidRPr="00433501">
        <w:rPr>
          <w:rFonts w:cs="Arial"/>
          <w:noProof/>
        </w:rPr>
        <w:t>ratio</w:t>
      </w:r>
      <w:r>
        <w:rPr>
          <w:rFonts w:cs="Arial"/>
        </w:rPr>
        <w:t xml:space="preserve"> of </w:t>
      </w:r>
      <w:r w:rsidR="00147DEC">
        <w:rPr>
          <w:rFonts w:cs="Arial"/>
        </w:rPr>
        <w:t xml:space="preserve">the </w:t>
      </w:r>
      <w:r>
        <w:rPr>
          <w:rFonts w:cs="Arial"/>
        </w:rPr>
        <w:t xml:space="preserve">internal resistance </w:t>
      </w:r>
      <w:r w:rsidR="00147DEC">
        <w:rPr>
          <w:rFonts w:cs="Arial"/>
        </w:rPr>
        <w:t xml:space="preserve">component </w:t>
      </w:r>
      <w:r>
        <w:rPr>
          <w:rFonts w:cs="Arial"/>
        </w:rPr>
        <w:t>of aged cell to that of the unaged cells</w:t>
      </w:r>
      <w:r w:rsidR="0038160D">
        <w:rPr>
          <w:rFonts w:cs="Arial"/>
        </w:rPr>
        <w:t xml:space="preserve"> (IRR)</w:t>
      </w:r>
      <w:r>
        <w:rPr>
          <w:rFonts w:cs="Arial"/>
        </w:rPr>
        <w:t xml:space="preserve">. </w:t>
      </w:r>
      <w:r w:rsidR="00147DEC">
        <w:rPr>
          <w:rFonts w:cs="Arial"/>
        </w:rPr>
        <w:t xml:space="preserve">These are plotted in </w:t>
      </w:r>
      <w:r w:rsidR="00147DEC">
        <w:rPr>
          <w:rFonts w:cs="Arial"/>
        </w:rPr>
        <w:fldChar w:fldCharType="begin"/>
      </w:r>
      <w:r w:rsidR="00147DEC">
        <w:rPr>
          <w:rFonts w:cs="Arial"/>
        </w:rPr>
        <w:instrText xml:space="preserve"> REF _Ref514118240 \h </w:instrText>
      </w:r>
      <w:r w:rsidR="00186B53">
        <w:rPr>
          <w:rFonts w:cs="Arial"/>
        </w:rPr>
        <w:instrText xml:space="preserve"> \* MERGEFORMAT </w:instrText>
      </w:r>
      <w:r w:rsidR="00147DEC">
        <w:rPr>
          <w:rFonts w:cs="Arial"/>
        </w:rPr>
      </w:r>
      <w:r w:rsidR="00147DEC">
        <w:rPr>
          <w:rFonts w:cs="Arial"/>
        </w:rPr>
        <w:fldChar w:fldCharType="separate"/>
      </w:r>
      <w:r w:rsidR="00A440CB" w:rsidRPr="00A440CB">
        <w:rPr>
          <w:rFonts w:cs="Arial"/>
          <w:bCs/>
        </w:rPr>
        <w:t xml:space="preserve">Figure </w:t>
      </w:r>
      <w:r w:rsidR="00A440CB" w:rsidRPr="00A440CB">
        <w:rPr>
          <w:rFonts w:cs="Arial"/>
          <w:bCs/>
          <w:noProof/>
        </w:rPr>
        <w:t>5.6</w:t>
      </w:r>
      <w:r w:rsidR="00147DEC">
        <w:rPr>
          <w:rFonts w:cs="Arial"/>
        </w:rPr>
        <w:fldChar w:fldCharType="end"/>
      </w:r>
      <w:r w:rsidR="00147DEC">
        <w:rPr>
          <w:rFonts w:cs="Arial"/>
        </w:rPr>
        <w:t xml:space="preserve"> and </w:t>
      </w:r>
      <w:r w:rsidR="00147DEC">
        <w:rPr>
          <w:rFonts w:cs="Arial"/>
        </w:rPr>
        <w:fldChar w:fldCharType="begin"/>
      </w:r>
      <w:r w:rsidR="00147DEC">
        <w:rPr>
          <w:rFonts w:cs="Arial"/>
        </w:rPr>
        <w:instrText xml:space="preserve"> REF _Ref514118243 \h </w:instrText>
      </w:r>
      <w:r w:rsidR="00186B53">
        <w:rPr>
          <w:rFonts w:cs="Arial"/>
        </w:rPr>
        <w:instrText xml:space="preserve"> \* MERGEFORMAT </w:instrText>
      </w:r>
      <w:r w:rsidR="00147DEC">
        <w:rPr>
          <w:rFonts w:cs="Arial"/>
        </w:rPr>
      </w:r>
      <w:r w:rsidR="00147DEC">
        <w:rPr>
          <w:rFonts w:cs="Arial"/>
        </w:rPr>
        <w:fldChar w:fldCharType="separate"/>
      </w:r>
      <w:r w:rsidR="00A440CB" w:rsidRPr="00A440CB">
        <w:rPr>
          <w:rFonts w:cs="Arial"/>
          <w:bCs/>
        </w:rPr>
        <w:t xml:space="preserve">Figure </w:t>
      </w:r>
      <w:r w:rsidR="00A440CB" w:rsidRPr="00A440CB">
        <w:rPr>
          <w:rFonts w:cs="Arial"/>
          <w:bCs/>
          <w:noProof/>
        </w:rPr>
        <w:t>5.7</w:t>
      </w:r>
      <w:r w:rsidR="00147DEC">
        <w:rPr>
          <w:rFonts w:cs="Arial"/>
        </w:rPr>
        <w:fldChar w:fldCharType="end"/>
      </w:r>
      <w:r w:rsidR="00147DEC">
        <w:rPr>
          <w:rFonts w:cs="Arial"/>
        </w:rPr>
        <w:t xml:space="preserve">. These IRRs represent the change of the specific electrochemical phenomena (ohmic and non-ohmic separated).  </w:t>
      </w:r>
    </w:p>
    <w:p w14:paraId="4572F137" w14:textId="3A150334" w:rsidR="00D70B0F" w:rsidRPr="0074301E" w:rsidRDefault="00E97D91" w:rsidP="00F93B02">
      <w:pPr>
        <w:keepNext/>
        <w:spacing w:line="360" w:lineRule="auto"/>
        <w:jc w:val="center"/>
        <w:rPr>
          <w:rFonts w:cs="Arial"/>
        </w:rPr>
      </w:pPr>
      <w:r>
        <w:rPr>
          <w:noProof/>
        </w:rPr>
        <w:lastRenderedPageBreak/>
        <w:drawing>
          <wp:inline distT="0" distB="0" distL="0" distR="0" wp14:anchorId="04B0A0B0" wp14:editId="6EF93A1A">
            <wp:extent cx="5896359" cy="3524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7">
                      <a:extLst>
                        <a:ext uri="{28A0092B-C50C-407E-A947-70E740481C1C}">
                          <a14:useLocalDpi xmlns:a14="http://schemas.microsoft.com/office/drawing/2010/main" val="0"/>
                        </a:ext>
                      </a:extLst>
                    </a:blip>
                    <a:srcRect l="7123" r="8242"/>
                    <a:stretch/>
                  </pic:blipFill>
                  <pic:spPr bwMode="auto">
                    <a:xfrm>
                      <a:off x="0" y="0"/>
                      <a:ext cx="5911802" cy="3533480"/>
                    </a:xfrm>
                    <a:prstGeom prst="rect">
                      <a:avLst/>
                    </a:prstGeom>
                    <a:noFill/>
                    <a:ln>
                      <a:noFill/>
                    </a:ln>
                    <a:extLst>
                      <a:ext uri="{53640926-AAD7-44D8-BBD7-CCE9431645EC}">
                        <a14:shadowObscured xmlns:a14="http://schemas.microsoft.com/office/drawing/2010/main"/>
                      </a:ext>
                    </a:extLst>
                  </pic:spPr>
                </pic:pic>
              </a:graphicData>
            </a:graphic>
          </wp:inline>
        </w:drawing>
      </w:r>
    </w:p>
    <w:p w14:paraId="659CB59A" w14:textId="74C3C7B6" w:rsidR="00D70B0F" w:rsidRPr="004666FB" w:rsidRDefault="00D70B0F" w:rsidP="00F93B02">
      <w:pPr>
        <w:pStyle w:val="Caption"/>
        <w:spacing w:line="360" w:lineRule="auto"/>
        <w:jc w:val="both"/>
        <w:rPr>
          <w:rFonts w:cs="Arial"/>
          <w:bCs w:val="0"/>
          <w:sz w:val="20"/>
          <w:szCs w:val="20"/>
        </w:rPr>
      </w:pPr>
      <w:bookmarkStart w:id="272" w:name="_Ref514118240"/>
      <w:bookmarkStart w:id="273" w:name="_Toc528066891"/>
      <w:r w:rsidRPr="004666FB">
        <w:rPr>
          <w:rFonts w:cs="Arial"/>
          <w:bCs w:val="0"/>
          <w:sz w:val="20"/>
          <w:szCs w:val="20"/>
        </w:rPr>
        <w:t xml:space="preserve">Figure </w:t>
      </w:r>
      <w:r w:rsidRPr="004666FB">
        <w:rPr>
          <w:rFonts w:cs="Arial"/>
          <w:bCs w:val="0"/>
          <w:sz w:val="20"/>
          <w:szCs w:val="20"/>
        </w:rPr>
        <w:fldChar w:fldCharType="begin"/>
      </w:r>
      <w:r w:rsidRPr="004666FB">
        <w:rPr>
          <w:rFonts w:cs="Arial"/>
          <w:bCs w:val="0"/>
          <w:sz w:val="20"/>
          <w:szCs w:val="20"/>
        </w:rPr>
        <w:instrText xml:space="preserve"> STYLEREF 1 \s </w:instrText>
      </w:r>
      <w:r w:rsidRPr="004666FB">
        <w:rPr>
          <w:rFonts w:cs="Arial"/>
          <w:bCs w:val="0"/>
          <w:sz w:val="20"/>
          <w:szCs w:val="20"/>
        </w:rPr>
        <w:fldChar w:fldCharType="separate"/>
      </w:r>
      <w:r w:rsidR="00A440CB">
        <w:rPr>
          <w:rFonts w:cs="Arial"/>
          <w:bCs w:val="0"/>
          <w:noProof/>
          <w:sz w:val="20"/>
          <w:szCs w:val="20"/>
        </w:rPr>
        <w:t>5</w:t>
      </w:r>
      <w:r w:rsidRPr="004666FB">
        <w:rPr>
          <w:rFonts w:cs="Arial"/>
          <w:bCs w:val="0"/>
          <w:sz w:val="20"/>
          <w:szCs w:val="20"/>
        </w:rPr>
        <w:fldChar w:fldCharType="end"/>
      </w:r>
      <w:r w:rsidRPr="004666FB">
        <w:rPr>
          <w:rFonts w:cs="Arial"/>
          <w:bCs w:val="0"/>
          <w:sz w:val="20"/>
          <w:szCs w:val="20"/>
        </w:rPr>
        <w:t>.</w:t>
      </w:r>
      <w:r w:rsidRPr="004666FB">
        <w:rPr>
          <w:rFonts w:cs="Arial"/>
          <w:bCs w:val="0"/>
          <w:sz w:val="20"/>
          <w:szCs w:val="20"/>
        </w:rPr>
        <w:fldChar w:fldCharType="begin"/>
      </w:r>
      <w:r w:rsidRPr="004666FB">
        <w:rPr>
          <w:rFonts w:cs="Arial"/>
          <w:bCs w:val="0"/>
          <w:sz w:val="20"/>
          <w:szCs w:val="20"/>
        </w:rPr>
        <w:instrText xml:space="preserve"> SEQ Figure \* ARABIC \s 1 </w:instrText>
      </w:r>
      <w:r w:rsidRPr="004666FB">
        <w:rPr>
          <w:rFonts w:cs="Arial"/>
          <w:bCs w:val="0"/>
          <w:sz w:val="20"/>
          <w:szCs w:val="20"/>
        </w:rPr>
        <w:fldChar w:fldCharType="separate"/>
      </w:r>
      <w:r w:rsidR="00A440CB">
        <w:rPr>
          <w:rFonts w:cs="Arial"/>
          <w:bCs w:val="0"/>
          <w:noProof/>
          <w:sz w:val="20"/>
          <w:szCs w:val="20"/>
        </w:rPr>
        <w:t>6</w:t>
      </w:r>
      <w:r w:rsidRPr="004666FB">
        <w:rPr>
          <w:rFonts w:cs="Arial"/>
          <w:bCs w:val="0"/>
          <w:sz w:val="20"/>
          <w:szCs w:val="20"/>
        </w:rPr>
        <w:fldChar w:fldCharType="end"/>
      </w:r>
      <w:bookmarkEnd w:id="272"/>
      <w:r w:rsidRPr="004666FB">
        <w:rPr>
          <w:rFonts w:cs="Arial"/>
          <w:bCs w:val="0"/>
          <w:sz w:val="20"/>
          <w:szCs w:val="20"/>
        </w:rPr>
        <w:t xml:space="preserve">. Internal resistance ratio (w.r.t. unaged cells) during </w:t>
      </w:r>
      <w:r w:rsidR="00FE259A" w:rsidRPr="004666FB">
        <w:rPr>
          <w:rFonts w:cs="Arial"/>
          <w:bCs w:val="0"/>
          <w:sz w:val="20"/>
          <w:szCs w:val="20"/>
        </w:rPr>
        <w:t>30 s</w:t>
      </w:r>
      <w:r w:rsidRPr="004666FB">
        <w:rPr>
          <w:rFonts w:cs="Arial"/>
          <w:bCs w:val="0"/>
          <w:sz w:val="20"/>
          <w:szCs w:val="20"/>
        </w:rPr>
        <w:t xml:space="preserve"> charge pulse test</w:t>
      </w:r>
      <w:bookmarkEnd w:id="273"/>
      <w:r w:rsidRPr="004666FB">
        <w:rPr>
          <w:rFonts w:cs="Arial"/>
          <w:bCs w:val="0"/>
          <w:sz w:val="20"/>
          <w:szCs w:val="20"/>
        </w:rPr>
        <w:t xml:space="preserve"> </w:t>
      </w:r>
    </w:p>
    <w:p w14:paraId="47EFC0FE" w14:textId="2B19A8CD" w:rsidR="00D70B0F" w:rsidRPr="0074301E" w:rsidRDefault="00E97D91" w:rsidP="00F93B02">
      <w:pPr>
        <w:keepNext/>
        <w:spacing w:line="360" w:lineRule="auto"/>
        <w:jc w:val="center"/>
        <w:rPr>
          <w:rFonts w:cs="Arial"/>
        </w:rPr>
      </w:pPr>
      <w:r>
        <w:rPr>
          <w:noProof/>
        </w:rPr>
        <w:drawing>
          <wp:inline distT="0" distB="0" distL="0" distR="0" wp14:anchorId="2B2C4BF1" wp14:editId="643D93BE">
            <wp:extent cx="5936982" cy="3562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8">
                      <a:extLst>
                        <a:ext uri="{28A0092B-C50C-407E-A947-70E740481C1C}">
                          <a14:useLocalDpi xmlns:a14="http://schemas.microsoft.com/office/drawing/2010/main" val="0"/>
                        </a:ext>
                      </a:extLst>
                    </a:blip>
                    <a:srcRect l="7463" r="8247"/>
                    <a:stretch/>
                  </pic:blipFill>
                  <pic:spPr bwMode="auto">
                    <a:xfrm>
                      <a:off x="0" y="0"/>
                      <a:ext cx="5948768" cy="3570058"/>
                    </a:xfrm>
                    <a:prstGeom prst="rect">
                      <a:avLst/>
                    </a:prstGeom>
                    <a:noFill/>
                    <a:ln>
                      <a:noFill/>
                    </a:ln>
                    <a:extLst>
                      <a:ext uri="{53640926-AAD7-44D8-BBD7-CCE9431645EC}">
                        <a14:shadowObscured xmlns:a14="http://schemas.microsoft.com/office/drawing/2010/main"/>
                      </a:ext>
                    </a:extLst>
                  </pic:spPr>
                </pic:pic>
              </a:graphicData>
            </a:graphic>
          </wp:inline>
        </w:drawing>
      </w:r>
    </w:p>
    <w:p w14:paraId="53CBA744" w14:textId="4B29F6DA" w:rsidR="00D70B0F" w:rsidRPr="004666FB" w:rsidRDefault="00D70B0F" w:rsidP="00F93B02">
      <w:pPr>
        <w:pStyle w:val="Caption"/>
        <w:spacing w:line="360" w:lineRule="auto"/>
        <w:jc w:val="both"/>
        <w:rPr>
          <w:rFonts w:cs="Arial"/>
          <w:bCs w:val="0"/>
          <w:sz w:val="20"/>
          <w:szCs w:val="20"/>
        </w:rPr>
      </w:pPr>
      <w:bookmarkStart w:id="274" w:name="_Ref514118243"/>
      <w:bookmarkStart w:id="275" w:name="_Toc520208091"/>
      <w:bookmarkStart w:id="276" w:name="_Toc520298172"/>
      <w:bookmarkStart w:id="277" w:name="_Toc528066892"/>
      <w:r w:rsidRPr="004666FB">
        <w:rPr>
          <w:rFonts w:cs="Arial"/>
          <w:bCs w:val="0"/>
          <w:sz w:val="20"/>
          <w:szCs w:val="20"/>
        </w:rPr>
        <w:t xml:space="preserve">Figure </w:t>
      </w:r>
      <w:r w:rsidRPr="004666FB">
        <w:rPr>
          <w:rFonts w:cs="Arial"/>
          <w:bCs w:val="0"/>
          <w:sz w:val="20"/>
          <w:szCs w:val="20"/>
        </w:rPr>
        <w:fldChar w:fldCharType="begin"/>
      </w:r>
      <w:r w:rsidRPr="004666FB">
        <w:rPr>
          <w:rFonts w:cs="Arial"/>
          <w:bCs w:val="0"/>
          <w:sz w:val="20"/>
          <w:szCs w:val="20"/>
        </w:rPr>
        <w:instrText xml:space="preserve"> STYLEREF 1 \s </w:instrText>
      </w:r>
      <w:r w:rsidRPr="004666FB">
        <w:rPr>
          <w:rFonts w:cs="Arial"/>
          <w:bCs w:val="0"/>
          <w:sz w:val="20"/>
          <w:szCs w:val="20"/>
        </w:rPr>
        <w:fldChar w:fldCharType="separate"/>
      </w:r>
      <w:r w:rsidR="00A440CB">
        <w:rPr>
          <w:rFonts w:cs="Arial"/>
          <w:bCs w:val="0"/>
          <w:noProof/>
          <w:sz w:val="20"/>
          <w:szCs w:val="20"/>
        </w:rPr>
        <w:t>5</w:t>
      </w:r>
      <w:r w:rsidRPr="004666FB">
        <w:rPr>
          <w:rFonts w:cs="Arial"/>
          <w:bCs w:val="0"/>
          <w:sz w:val="20"/>
          <w:szCs w:val="20"/>
        </w:rPr>
        <w:fldChar w:fldCharType="end"/>
      </w:r>
      <w:r w:rsidRPr="004666FB">
        <w:rPr>
          <w:rFonts w:cs="Arial"/>
          <w:bCs w:val="0"/>
          <w:sz w:val="20"/>
          <w:szCs w:val="20"/>
        </w:rPr>
        <w:t>.</w:t>
      </w:r>
      <w:r w:rsidRPr="004666FB">
        <w:rPr>
          <w:rFonts w:cs="Arial"/>
          <w:bCs w:val="0"/>
          <w:sz w:val="20"/>
          <w:szCs w:val="20"/>
        </w:rPr>
        <w:fldChar w:fldCharType="begin"/>
      </w:r>
      <w:r w:rsidRPr="004666FB">
        <w:rPr>
          <w:rFonts w:cs="Arial"/>
          <w:bCs w:val="0"/>
          <w:sz w:val="20"/>
          <w:szCs w:val="20"/>
        </w:rPr>
        <w:instrText xml:space="preserve"> SEQ Figure \* ARABIC \s 1 </w:instrText>
      </w:r>
      <w:r w:rsidRPr="004666FB">
        <w:rPr>
          <w:rFonts w:cs="Arial"/>
          <w:bCs w:val="0"/>
          <w:sz w:val="20"/>
          <w:szCs w:val="20"/>
        </w:rPr>
        <w:fldChar w:fldCharType="separate"/>
      </w:r>
      <w:r w:rsidR="00A440CB">
        <w:rPr>
          <w:rFonts w:cs="Arial"/>
          <w:bCs w:val="0"/>
          <w:noProof/>
          <w:sz w:val="20"/>
          <w:szCs w:val="20"/>
        </w:rPr>
        <w:t>7</w:t>
      </w:r>
      <w:r w:rsidRPr="004666FB">
        <w:rPr>
          <w:rFonts w:cs="Arial"/>
          <w:bCs w:val="0"/>
          <w:sz w:val="20"/>
          <w:szCs w:val="20"/>
        </w:rPr>
        <w:fldChar w:fldCharType="end"/>
      </w:r>
      <w:bookmarkEnd w:id="274"/>
      <w:r w:rsidRPr="004666FB">
        <w:rPr>
          <w:rFonts w:cs="Arial"/>
          <w:bCs w:val="0"/>
          <w:sz w:val="20"/>
          <w:szCs w:val="20"/>
        </w:rPr>
        <w:t xml:space="preserve">. </w:t>
      </w:r>
      <w:bookmarkEnd w:id="275"/>
      <w:bookmarkEnd w:id="276"/>
      <w:r w:rsidRPr="004666FB">
        <w:rPr>
          <w:rFonts w:cs="Arial"/>
          <w:bCs w:val="0"/>
          <w:sz w:val="20"/>
          <w:szCs w:val="20"/>
        </w:rPr>
        <w:t xml:space="preserve">Internal resistance ratio (w.r.t. unaged cells) during </w:t>
      </w:r>
      <w:r w:rsidR="00FE259A" w:rsidRPr="004666FB">
        <w:rPr>
          <w:rFonts w:cs="Arial"/>
          <w:bCs w:val="0"/>
          <w:sz w:val="20"/>
          <w:szCs w:val="20"/>
        </w:rPr>
        <w:t>30 s</w:t>
      </w:r>
      <w:r w:rsidRPr="004666FB">
        <w:rPr>
          <w:rFonts w:cs="Arial"/>
          <w:bCs w:val="0"/>
          <w:sz w:val="20"/>
          <w:szCs w:val="20"/>
        </w:rPr>
        <w:t xml:space="preserve"> discharge pulse test</w:t>
      </w:r>
      <w:bookmarkEnd w:id="277"/>
    </w:p>
    <w:p w14:paraId="575AE933" w14:textId="09720CA2" w:rsidR="00B6236E" w:rsidRDefault="00D70B0F" w:rsidP="00F93B02">
      <w:pPr>
        <w:spacing w:line="360" w:lineRule="auto"/>
        <w:rPr>
          <w:rFonts w:cs="Arial"/>
        </w:rPr>
      </w:pPr>
      <w:r>
        <w:rPr>
          <w:rFonts w:cs="Arial"/>
        </w:rPr>
        <w:t>Since all the cells are at different SOH stages, a direct comparison between the IRR values is unreasonable</w:t>
      </w:r>
      <w:r w:rsidR="00D42610">
        <w:rPr>
          <w:rFonts w:cs="Arial"/>
        </w:rPr>
        <w:t>. But a</w:t>
      </w:r>
      <w:r>
        <w:rPr>
          <w:rFonts w:cs="Arial"/>
        </w:rPr>
        <w:t xml:space="preserve"> comparison between the curve shapes and trends can be made. </w:t>
      </w:r>
      <w:r>
        <w:rPr>
          <w:rFonts w:cs="Arial"/>
        </w:rPr>
        <w:lastRenderedPageBreak/>
        <w:t>During the charging pulse, it is noted that for low values of SOC</w:t>
      </w:r>
      <w:r w:rsidR="00943C4B">
        <w:rPr>
          <w:rFonts w:cs="Arial"/>
        </w:rPr>
        <w:t xml:space="preserve">, the </w:t>
      </w:r>
      <w:r w:rsidR="001D2F8F">
        <w:rPr>
          <w:rFonts w:cs="Arial"/>
        </w:rPr>
        <w:t>IRR for charge transfer and diffusion resistance</w:t>
      </w:r>
      <w:r w:rsidR="00943C4B">
        <w:rPr>
          <w:rFonts w:cs="Arial"/>
        </w:rPr>
        <w:t xml:space="preserve"> approach values as high as 3 for </w:t>
      </w:r>
      <w:r w:rsidR="001D2F8F">
        <w:rPr>
          <w:rFonts w:cs="Arial"/>
        </w:rPr>
        <w:t xml:space="preserve">the prismatic and cylindrical geometries. These values then rapidly fall with further increase in SOC and then stay within a limited range. On the other hand, for pouch cells, the IRR is almost stable throughout for the ohmic and charge transfer resistances. Although, </w:t>
      </w:r>
      <w:r w:rsidR="008E0EAE">
        <w:rPr>
          <w:rFonts w:cs="Arial"/>
        </w:rPr>
        <w:t>there is</w:t>
      </w:r>
      <w:r w:rsidR="001D2F8F">
        <w:rPr>
          <w:rFonts w:cs="Arial"/>
        </w:rPr>
        <w:t xml:space="preserve"> a rapid change around the 70% SOC mark for the case of diffusion in pouch cells. </w:t>
      </w:r>
      <w:r w:rsidR="002F7967">
        <w:rPr>
          <w:rFonts w:cs="Arial"/>
        </w:rPr>
        <w:t xml:space="preserve">For the discharge pulse test curves, the IRRs are almost uniform and within a limited range for the ohmic resistances in all geometries. But they show rapid fluctuation in the case of the charge transfer and diffusion resistances. </w:t>
      </w:r>
      <w:r w:rsidR="00B6236E">
        <w:rPr>
          <w:rFonts w:cs="Arial"/>
        </w:rPr>
        <w:t xml:space="preserve">The range of values (minima and maxima) for each resistance component is shown in </w:t>
      </w:r>
      <w:r w:rsidR="00B6236E">
        <w:rPr>
          <w:rFonts w:cs="Arial"/>
        </w:rPr>
        <w:fldChar w:fldCharType="begin"/>
      </w:r>
      <w:r w:rsidR="00B6236E">
        <w:rPr>
          <w:rFonts w:cs="Arial"/>
        </w:rPr>
        <w:instrText xml:space="preserve"> REF _Ref526933705 \h </w:instrText>
      </w:r>
      <w:r w:rsidR="00186B53">
        <w:rPr>
          <w:rFonts w:cs="Arial"/>
        </w:rPr>
        <w:instrText xml:space="preserve"> \* MERGEFORMAT </w:instrText>
      </w:r>
      <w:r w:rsidR="00B6236E">
        <w:rPr>
          <w:rFonts w:cs="Arial"/>
        </w:rPr>
      </w:r>
      <w:r w:rsidR="00B6236E">
        <w:rPr>
          <w:rFonts w:cs="Arial"/>
        </w:rPr>
        <w:fldChar w:fldCharType="separate"/>
      </w:r>
      <w:r w:rsidR="00A440CB" w:rsidRPr="00A440CB">
        <w:t xml:space="preserve">Table </w:t>
      </w:r>
      <w:r w:rsidR="00A440CB" w:rsidRPr="00A440CB">
        <w:rPr>
          <w:noProof/>
        </w:rPr>
        <w:t>5.7</w:t>
      </w:r>
      <w:r w:rsidR="00B6236E">
        <w:rPr>
          <w:rFonts w:cs="Arial"/>
        </w:rPr>
        <w:fldChar w:fldCharType="end"/>
      </w:r>
      <w:r w:rsidR="00B6236E">
        <w:rPr>
          <w:rFonts w:cs="Arial"/>
        </w:rPr>
        <w:t xml:space="preserve"> and </w:t>
      </w:r>
      <w:r w:rsidR="00B6236E">
        <w:rPr>
          <w:rFonts w:cs="Arial"/>
        </w:rPr>
        <w:fldChar w:fldCharType="begin"/>
      </w:r>
      <w:r w:rsidR="00B6236E">
        <w:rPr>
          <w:rFonts w:cs="Arial"/>
        </w:rPr>
        <w:instrText xml:space="preserve"> REF _Ref526933707 \h </w:instrText>
      </w:r>
      <w:r w:rsidR="00186B53">
        <w:rPr>
          <w:rFonts w:cs="Arial"/>
        </w:rPr>
        <w:instrText xml:space="preserve"> \* MERGEFORMAT </w:instrText>
      </w:r>
      <w:r w:rsidR="00B6236E">
        <w:rPr>
          <w:rFonts w:cs="Arial"/>
        </w:rPr>
      </w:r>
      <w:r w:rsidR="00B6236E">
        <w:rPr>
          <w:rFonts w:cs="Arial"/>
        </w:rPr>
        <w:fldChar w:fldCharType="separate"/>
      </w:r>
      <w:r w:rsidR="00A440CB" w:rsidRPr="00A440CB">
        <w:t xml:space="preserve">Table </w:t>
      </w:r>
      <w:r w:rsidR="00A440CB" w:rsidRPr="00A440CB">
        <w:rPr>
          <w:noProof/>
        </w:rPr>
        <w:t>5.8</w:t>
      </w:r>
      <w:r w:rsidR="00B6236E">
        <w:rPr>
          <w:rFonts w:cs="Arial"/>
        </w:rPr>
        <w:fldChar w:fldCharType="end"/>
      </w:r>
      <w:r w:rsidR="00AE3177">
        <w:rPr>
          <w:rFonts w:cs="Arial"/>
        </w:rPr>
        <w:t>.</w:t>
      </w:r>
    </w:p>
    <w:p w14:paraId="13B389B8" w14:textId="50B76B65" w:rsidR="00B6236E" w:rsidRPr="00666710" w:rsidRDefault="00B6236E" w:rsidP="00666710">
      <w:pPr>
        <w:pStyle w:val="Caption"/>
        <w:keepNext/>
        <w:spacing w:line="360" w:lineRule="auto"/>
        <w:jc w:val="both"/>
        <w:rPr>
          <w:sz w:val="20"/>
          <w:szCs w:val="20"/>
        </w:rPr>
      </w:pPr>
      <w:bookmarkStart w:id="278" w:name="_Ref526933705"/>
      <w:bookmarkStart w:id="279" w:name="_Toc528066906"/>
      <w:r w:rsidRPr="00666710">
        <w:rPr>
          <w:sz w:val="20"/>
          <w:szCs w:val="20"/>
        </w:rPr>
        <w:t xml:space="preserve">Table </w:t>
      </w:r>
      <w:r w:rsidRPr="00666710">
        <w:rPr>
          <w:sz w:val="20"/>
          <w:szCs w:val="20"/>
        </w:rPr>
        <w:fldChar w:fldCharType="begin"/>
      </w:r>
      <w:r w:rsidRPr="00666710">
        <w:rPr>
          <w:sz w:val="20"/>
          <w:szCs w:val="20"/>
        </w:rPr>
        <w:instrText xml:space="preserve"> STYLEREF 1 \s </w:instrText>
      </w:r>
      <w:r w:rsidRPr="00666710">
        <w:rPr>
          <w:sz w:val="20"/>
          <w:szCs w:val="20"/>
        </w:rPr>
        <w:fldChar w:fldCharType="separate"/>
      </w:r>
      <w:r w:rsidR="00A440CB">
        <w:rPr>
          <w:noProof/>
          <w:sz w:val="20"/>
          <w:szCs w:val="20"/>
        </w:rPr>
        <w:t>5</w:t>
      </w:r>
      <w:r w:rsidRPr="00666710">
        <w:rPr>
          <w:sz w:val="20"/>
          <w:szCs w:val="20"/>
        </w:rPr>
        <w:fldChar w:fldCharType="end"/>
      </w:r>
      <w:r w:rsidRPr="00666710">
        <w:rPr>
          <w:sz w:val="20"/>
          <w:szCs w:val="20"/>
        </w:rPr>
        <w:t>.</w:t>
      </w:r>
      <w:r w:rsidRPr="00666710">
        <w:rPr>
          <w:sz w:val="20"/>
          <w:szCs w:val="20"/>
        </w:rPr>
        <w:fldChar w:fldCharType="begin"/>
      </w:r>
      <w:r w:rsidRPr="00666710">
        <w:rPr>
          <w:sz w:val="20"/>
          <w:szCs w:val="20"/>
        </w:rPr>
        <w:instrText xml:space="preserve"> SEQ Table \* ARABIC \s 1 </w:instrText>
      </w:r>
      <w:r w:rsidRPr="00666710">
        <w:rPr>
          <w:sz w:val="20"/>
          <w:szCs w:val="20"/>
        </w:rPr>
        <w:fldChar w:fldCharType="separate"/>
      </w:r>
      <w:r w:rsidR="00A440CB">
        <w:rPr>
          <w:noProof/>
          <w:sz w:val="20"/>
          <w:szCs w:val="20"/>
        </w:rPr>
        <w:t>7</w:t>
      </w:r>
      <w:r w:rsidRPr="00666710">
        <w:rPr>
          <w:sz w:val="20"/>
          <w:szCs w:val="20"/>
        </w:rPr>
        <w:fldChar w:fldCharType="end"/>
      </w:r>
      <w:bookmarkEnd w:id="278"/>
      <w:r w:rsidRPr="00666710">
        <w:rPr>
          <w:sz w:val="20"/>
          <w:szCs w:val="20"/>
        </w:rPr>
        <w:t>. Table showing minima and maxima of resistance change due to aging for a charging pulse</w:t>
      </w:r>
      <w:bookmarkEnd w:id="279"/>
    </w:p>
    <w:tbl>
      <w:tblPr>
        <w:tblStyle w:val="TableGrid"/>
        <w:tblW w:w="0" w:type="auto"/>
        <w:tblLook w:val="04A0" w:firstRow="1" w:lastRow="0" w:firstColumn="1" w:lastColumn="0" w:noHBand="0" w:noVBand="1"/>
      </w:tblPr>
      <w:tblGrid>
        <w:gridCol w:w="1457"/>
        <w:gridCol w:w="1224"/>
        <w:gridCol w:w="1237"/>
        <w:gridCol w:w="1224"/>
        <w:gridCol w:w="1234"/>
        <w:gridCol w:w="1225"/>
        <w:gridCol w:w="1234"/>
      </w:tblGrid>
      <w:tr w:rsidR="00B6236E" w14:paraId="19DAF456" w14:textId="77777777" w:rsidTr="002547D4">
        <w:tc>
          <w:tcPr>
            <w:tcW w:w="1489" w:type="dxa"/>
            <w:vMerge w:val="restart"/>
          </w:tcPr>
          <w:p w14:paraId="69B70C11" w14:textId="5022EAD6" w:rsidR="00B6236E" w:rsidRPr="005953C7" w:rsidRDefault="003D3173" w:rsidP="00F93B02">
            <w:pPr>
              <w:spacing w:line="360" w:lineRule="auto"/>
              <w:rPr>
                <w:rFonts w:cs="Arial"/>
                <w:b/>
              </w:rPr>
            </w:pPr>
            <w:r>
              <w:rPr>
                <w:rFonts w:cs="Arial"/>
                <w:b/>
              </w:rPr>
              <w:t>Charge</w:t>
            </w:r>
            <w:r w:rsidR="00B6236E">
              <w:rPr>
                <w:rFonts w:cs="Arial"/>
                <w:b/>
              </w:rPr>
              <w:t xml:space="preserve"> (% change at % SOC)</w:t>
            </w:r>
          </w:p>
        </w:tc>
        <w:tc>
          <w:tcPr>
            <w:tcW w:w="2523" w:type="dxa"/>
            <w:gridSpan w:val="2"/>
          </w:tcPr>
          <w:p w14:paraId="2E56D92B" w14:textId="77777777" w:rsidR="00B6236E" w:rsidRPr="005953C7" w:rsidRDefault="00B6236E" w:rsidP="00F93B02">
            <w:pPr>
              <w:spacing w:line="360" w:lineRule="auto"/>
              <w:rPr>
                <w:rFonts w:cs="Arial"/>
                <w:b/>
              </w:rPr>
            </w:pPr>
            <w:r w:rsidRPr="005953C7">
              <w:rPr>
                <w:rFonts w:cs="Arial"/>
                <w:b/>
              </w:rPr>
              <w:t>Ohmic</w:t>
            </w:r>
          </w:p>
        </w:tc>
        <w:tc>
          <w:tcPr>
            <w:tcW w:w="2524" w:type="dxa"/>
            <w:gridSpan w:val="2"/>
          </w:tcPr>
          <w:p w14:paraId="54D61D2A" w14:textId="77777777" w:rsidR="00B6236E" w:rsidRPr="005953C7" w:rsidRDefault="00B6236E" w:rsidP="00F93B02">
            <w:pPr>
              <w:spacing w:line="360" w:lineRule="auto"/>
              <w:rPr>
                <w:rFonts w:cs="Arial"/>
                <w:b/>
              </w:rPr>
            </w:pPr>
            <w:r w:rsidRPr="005953C7">
              <w:rPr>
                <w:rFonts w:cs="Arial"/>
                <w:b/>
              </w:rPr>
              <w:t>Charge transfer</w:t>
            </w:r>
          </w:p>
        </w:tc>
        <w:tc>
          <w:tcPr>
            <w:tcW w:w="2525" w:type="dxa"/>
            <w:gridSpan w:val="2"/>
          </w:tcPr>
          <w:p w14:paraId="3529A63B" w14:textId="77777777" w:rsidR="00B6236E" w:rsidRPr="005953C7" w:rsidRDefault="00B6236E" w:rsidP="00F93B02">
            <w:pPr>
              <w:spacing w:line="360" w:lineRule="auto"/>
              <w:rPr>
                <w:rFonts w:cs="Arial"/>
                <w:b/>
              </w:rPr>
            </w:pPr>
            <w:r w:rsidRPr="005953C7">
              <w:rPr>
                <w:rFonts w:cs="Arial"/>
                <w:b/>
              </w:rPr>
              <w:t>Diffusion</w:t>
            </w:r>
          </w:p>
        </w:tc>
      </w:tr>
      <w:tr w:rsidR="00B6236E" w:rsidRPr="005953C7" w14:paraId="14E993E0" w14:textId="77777777" w:rsidTr="002547D4">
        <w:tc>
          <w:tcPr>
            <w:tcW w:w="1489" w:type="dxa"/>
            <w:vMerge/>
          </w:tcPr>
          <w:p w14:paraId="7FDC44FB" w14:textId="77777777" w:rsidR="00B6236E" w:rsidRPr="005953C7" w:rsidRDefault="00B6236E" w:rsidP="00F93B02">
            <w:pPr>
              <w:spacing w:line="360" w:lineRule="auto"/>
              <w:rPr>
                <w:rFonts w:cs="Arial"/>
                <w:b/>
              </w:rPr>
            </w:pPr>
          </w:p>
        </w:tc>
        <w:tc>
          <w:tcPr>
            <w:tcW w:w="1259" w:type="dxa"/>
          </w:tcPr>
          <w:p w14:paraId="404F44CC" w14:textId="77777777" w:rsidR="00B6236E" w:rsidRPr="005953C7" w:rsidRDefault="00B6236E" w:rsidP="00F93B02">
            <w:pPr>
              <w:spacing w:line="360" w:lineRule="auto"/>
              <w:rPr>
                <w:rFonts w:cs="Arial"/>
                <w:b/>
              </w:rPr>
            </w:pPr>
            <w:r w:rsidRPr="005953C7">
              <w:rPr>
                <w:rFonts w:cs="Arial"/>
                <w:b/>
              </w:rPr>
              <w:t>Minima</w:t>
            </w:r>
          </w:p>
        </w:tc>
        <w:tc>
          <w:tcPr>
            <w:tcW w:w="1264" w:type="dxa"/>
          </w:tcPr>
          <w:p w14:paraId="3C0F2A70" w14:textId="77777777" w:rsidR="00B6236E" w:rsidRPr="005953C7" w:rsidRDefault="00B6236E" w:rsidP="00F93B02">
            <w:pPr>
              <w:spacing w:line="360" w:lineRule="auto"/>
              <w:rPr>
                <w:rFonts w:cs="Arial"/>
                <w:b/>
              </w:rPr>
            </w:pPr>
            <w:r w:rsidRPr="005953C7">
              <w:rPr>
                <w:rFonts w:cs="Arial"/>
                <w:b/>
              </w:rPr>
              <w:t>Maxima</w:t>
            </w:r>
          </w:p>
        </w:tc>
        <w:tc>
          <w:tcPr>
            <w:tcW w:w="1259" w:type="dxa"/>
          </w:tcPr>
          <w:p w14:paraId="2CDBECD8" w14:textId="77777777" w:rsidR="00B6236E" w:rsidRPr="005953C7" w:rsidRDefault="00B6236E" w:rsidP="00F93B02">
            <w:pPr>
              <w:spacing w:line="360" w:lineRule="auto"/>
              <w:rPr>
                <w:rFonts w:cs="Arial"/>
                <w:b/>
              </w:rPr>
            </w:pPr>
            <w:r w:rsidRPr="005953C7">
              <w:rPr>
                <w:rFonts w:cs="Arial"/>
                <w:b/>
              </w:rPr>
              <w:t>Minima</w:t>
            </w:r>
          </w:p>
        </w:tc>
        <w:tc>
          <w:tcPr>
            <w:tcW w:w="1265" w:type="dxa"/>
          </w:tcPr>
          <w:p w14:paraId="0C19F25D" w14:textId="77777777" w:rsidR="00B6236E" w:rsidRPr="005953C7" w:rsidRDefault="00B6236E" w:rsidP="00F93B02">
            <w:pPr>
              <w:spacing w:line="360" w:lineRule="auto"/>
              <w:rPr>
                <w:rFonts w:cs="Arial"/>
                <w:b/>
              </w:rPr>
            </w:pPr>
            <w:r w:rsidRPr="005953C7">
              <w:rPr>
                <w:rFonts w:cs="Arial"/>
                <w:b/>
              </w:rPr>
              <w:t>Maxima</w:t>
            </w:r>
          </w:p>
        </w:tc>
        <w:tc>
          <w:tcPr>
            <w:tcW w:w="1260" w:type="dxa"/>
          </w:tcPr>
          <w:p w14:paraId="5A738FBB" w14:textId="77777777" w:rsidR="00B6236E" w:rsidRPr="005953C7" w:rsidRDefault="00B6236E" w:rsidP="00F93B02">
            <w:pPr>
              <w:spacing w:line="360" w:lineRule="auto"/>
              <w:rPr>
                <w:rFonts w:cs="Arial"/>
                <w:b/>
              </w:rPr>
            </w:pPr>
            <w:r w:rsidRPr="005953C7">
              <w:rPr>
                <w:rFonts w:cs="Arial"/>
                <w:b/>
              </w:rPr>
              <w:t>Minima</w:t>
            </w:r>
          </w:p>
        </w:tc>
        <w:tc>
          <w:tcPr>
            <w:tcW w:w="1265" w:type="dxa"/>
          </w:tcPr>
          <w:p w14:paraId="1E5DF0BF" w14:textId="77777777" w:rsidR="00B6236E" w:rsidRPr="005953C7" w:rsidRDefault="00B6236E" w:rsidP="00F93B02">
            <w:pPr>
              <w:spacing w:line="360" w:lineRule="auto"/>
              <w:rPr>
                <w:rFonts w:cs="Arial"/>
                <w:b/>
              </w:rPr>
            </w:pPr>
            <w:r w:rsidRPr="005953C7">
              <w:rPr>
                <w:rFonts w:cs="Arial"/>
                <w:b/>
              </w:rPr>
              <w:t>Maxima</w:t>
            </w:r>
          </w:p>
        </w:tc>
      </w:tr>
      <w:tr w:rsidR="00B6236E" w14:paraId="631C5A92" w14:textId="77777777" w:rsidTr="002547D4">
        <w:tc>
          <w:tcPr>
            <w:tcW w:w="9061" w:type="dxa"/>
            <w:gridSpan w:val="7"/>
          </w:tcPr>
          <w:p w14:paraId="5FDAAC99" w14:textId="77777777" w:rsidR="00B6236E" w:rsidRDefault="00B6236E" w:rsidP="00F93B02">
            <w:pPr>
              <w:spacing w:line="360" w:lineRule="auto"/>
              <w:rPr>
                <w:rFonts w:cs="Arial"/>
              </w:rPr>
            </w:pPr>
            <w:r>
              <w:rPr>
                <w:rFonts w:cs="Arial"/>
                <w:b/>
                <w:bCs/>
              </w:rPr>
              <w:t>For 0.3C, 5</w:t>
            </w:r>
            <w:r w:rsidRPr="005953C7">
              <w:rPr>
                <w:rFonts w:cs="Arial"/>
                <w:b/>
              </w:rPr>
              <w:t>°C</w:t>
            </w:r>
          </w:p>
        </w:tc>
      </w:tr>
      <w:tr w:rsidR="00B6236E" w14:paraId="0861C1E2" w14:textId="77777777" w:rsidTr="002547D4">
        <w:tc>
          <w:tcPr>
            <w:tcW w:w="1489" w:type="dxa"/>
          </w:tcPr>
          <w:p w14:paraId="51CB8FF2" w14:textId="727E12CD" w:rsidR="00B6236E" w:rsidRPr="005953C7" w:rsidRDefault="00B6236E" w:rsidP="00F93B02">
            <w:pPr>
              <w:spacing w:line="360" w:lineRule="auto"/>
              <w:rPr>
                <w:rFonts w:cs="Arial"/>
                <w:b/>
              </w:rPr>
            </w:pPr>
            <w:r w:rsidRPr="005953C7">
              <w:rPr>
                <w:rFonts w:cs="Arial"/>
                <w:b/>
              </w:rPr>
              <w:t>Cyl</w:t>
            </w:r>
            <w:r w:rsidR="002F3CB1">
              <w:rPr>
                <w:rFonts w:cs="Arial"/>
                <w:b/>
              </w:rPr>
              <w:t>indrical</w:t>
            </w:r>
          </w:p>
        </w:tc>
        <w:tc>
          <w:tcPr>
            <w:tcW w:w="1259" w:type="dxa"/>
          </w:tcPr>
          <w:p w14:paraId="095E08E4" w14:textId="77777777" w:rsidR="00B6236E" w:rsidRDefault="00B6236E" w:rsidP="00F93B02">
            <w:pPr>
              <w:spacing w:line="360" w:lineRule="auto"/>
              <w:rPr>
                <w:rFonts w:cs="Arial"/>
              </w:rPr>
            </w:pPr>
            <w:r>
              <w:rPr>
                <w:rFonts w:cs="Arial"/>
              </w:rPr>
              <w:t xml:space="preserve">14% ↓ at 30% </w:t>
            </w:r>
          </w:p>
        </w:tc>
        <w:tc>
          <w:tcPr>
            <w:tcW w:w="1264" w:type="dxa"/>
          </w:tcPr>
          <w:p w14:paraId="7787BB5C" w14:textId="77777777" w:rsidR="00B6236E" w:rsidRDefault="00B6236E" w:rsidP="00F93B02">
            <w:pPr>
              <w:spacing w:line="360" w:lineRule="auto"/>
              <w:rPr>
                <w:rFonts w:cs="Arial"/>
              </w:rPr>
            </w:pPr>
            <w:r>
              <w:rPr>
                <w:rFonts w:cs="Arial"/>
              </w:rPr>
              <w:t>14% ↑ at 0%</w:t>
            </w:r>
          </w:p>
        </w:tc>
        <w:tc>
          <w:tcPr>
            <w:tcW w:w="1259" w:type="dxa"/>
          </w:tcPr>
          <w:p w14:paraId="2D2BC2E4" w14:textId="77777777" w:rsidR="00B6236E" w:rsidRDefault="00B6236E" w:rsidP="00F93B02">
            <w:pPr>
              <w:spacing w:line="360" w:lineRule="auto"/>
              <w:rPr>
                <w:rFonts w:cs="Arial"/>
              </w:rPr>
            </w:pPr>
            <w:r>
              <w:rPr>
                <w:rFonts w:cs="Arial"/>
              </w:rPr>
              <w:t>10% ↑ at 60%</w:t>
            </w:r>
          </w:p>
        </w:tc>
        <w:tc>
          <w:tcPr>
            <w:tcW w:w="1265" w:type="dxa"/>
          </w:tcPr>
          <w:p w14:paraId="02E07215" w14:textId="77777777" w:rsidR="00B6236E" w:rsidRDefault="00B6236E" w:rsidP="00F93B02">
            <w:pPr>
              <w:spacing w:line="360" w:lineRule="auto"/>
              <w:rPr>
                <w:rFonts w:cs="Arial"/>
              </w:rPr>
            </w:pPr>
            <w:r>
              <w:rPr>
                <w:rFonts w:cs="Arial"/>
              </w:rPr>
              <w:t>100% ↑ at 0%</w:t>
            </w:r>
          </w:p>
        </w:tc>
        <w:tc>
          <w:tcPr>
            <w:tcW w:w="1260" w:type="dxa"/>
          </w:tcPr>
          <w:p w14:paraId="77854D84" w14:textId="77777777" w:rsidR="00B6236E" w:rsidRDefault="00B6236E" w:rsidP="00F93B02">
            <w:pPr>
              <w:spacing w:line="360" w:lineRule="auto"/>
              <w:rPr>
                <w:rFonts w:cs="Arial"/>
              </w:rPr>
            </w:pPr>
            <w:r>
              <w:rPr>
                <w:rFonts w:cs="Arial"/>
              </w:rPr>
              <w:t>1% ↑ at 30%</w:t>
            </w:r>
          </w:p>
        </w:tc>
        <w:tc>
          <w:tcPr>
            <w:tcW w:w="1265" w:type="dxa"/>
          </w:tcPr>
          <w:p w14:paraId="4FFBC281" w14:textId="77777777" w:rsidR="00B6236E" w:rsidRDefault="00B6236E" w:rsidP="00F93B02">
            <w:pPr>
              <w:spacing w:line="360" w:lineRule="auto"/>
              <w:rPr>
                <w:rFonts w:cs="Arial"/>
              </w:rPr>
            </w:pPr>
            <w:r>
              <w:rPr>
                <w:rFonts w:cs="Arial"/>
              </w:rPr>
              <w:t>150% ↑ at 0%</w:t>
            </w:r>
          </w:p>
        </w:tc>
      </w:tr>
      <w:tr w:rsidR="00B6236E" w14:paraId="064F59B4" w14:textId="77777777" w:rsidTr="002547D4">
        <w:tc>
          <w:tcPr>
            <w:tcW w:w="1489" w:type="dxa"/>
          </w:tcPr>
          <w:p w14:paraId="2957A79C" w14:textId="0A54D545" w:rsidR="00B6236E" w:rsidRPr="005953C7" w:rsidRDefault="00B6236E" w:rsidP="00F93B02">
            <w:pPr>
              <w:spacing w:line="360" w:lineRule="auto"/>
              <w:rPr>
                <w:rFonts w:cs="Arial"/>
                <w:b/>
              </w:rPr>
            </w:pPr>
            <w:r w:rsidRPr="005953C7">
              <w:rPr>
                <w:rFonts w:cs="Arial"/>
                <w:b/>
              </w:rPr>
              <w:t>Pri</w:t>
            </w:r>
            <w:r w:rsidR="002F3CB1">
              <w:rPr>
                <w:rFonts w:cs="Arial"/>
                <w:b/>
              </w:rPr>
              <w:t>smatic</w:t>
            </w:r>
          </w:p>
        </w:tc>
        <w:tc>
          <w:tcPr>
            <w:tcW w:w="1259" w:type="dxa"/>
          </w:tcPr>
          <w:p w14:paraId="22C5E178" w14:textId="77777777" w:rsidR="00B6236E" w:rsidRDefault="00B6236E" w:rsidP="00F93B02">
            <w:pPr>
              <w:spacing w:line="360" w:lineRule="auto"/>
              <w:rPr>
                <w:rFonts w:cs="Arial"/>
              </w:rPr>
            </w:pPr>
            <w:r>
              <w:rPr>
                <w:rFonts w:cs="Arial"/>
              </w:rPr>
              <w:t>2% ↓ at 60%</w:t>
            </w:r>
          </w:p>
        </w:tc>
        <w:tc>
          <w:tcPr>
            <w:tcW w:w="1264" w:type="dxa"/>
          </w:tcPr>
          <w:p w14:paraId="1C676B3F" w14:textId="77777777" w:rsidR="00B6236E" w:rsidRDefault="00B6236E" w:rsidP="00F93B02">
            <w:pPr>
              <w:spacing w:line="360" w:lineRule="auto"/>
              <w:rPr>
                <w:rFonts w:cs="Arial"/>
              </w:rPr>
            </w:pPr>
            <w:r>
              <w:rPr>
                <w:rFonts w:cs="Arial"/>
              </w:rPr>
              <w:t>19% ↑ at 0%</w:t>
            </w:r>
          </w:p>
        </w:tc>
        <w:tc>
          <w:tcPr>
            <w:tcW w:w="1259" w:type="dxa"/>
          </w:tcPr>
          <w:p w14:paraId="468A21A2" w14:textId="77777777" w:rsidR="00B6236E" w:rsidRDefault="00B6236E" w:rsidP="00F93B02">
            <w:pPr>
              <w:spacing w:line="360" w:lineRule="auto"/>
              <w:rPr>
                <w:rFonts w:cs="Arial"/>
              </w:rPr>
            </w:pPr>
            <w:r>
              <w:rPr>
                <w:rFonts w:cs="Arial"/>
              </w:rPr>
              <w:t>14% ↓ at 60%</w:t>
            </w:r>
          </w:p>
        </w:tc>
        <w:tc>
          <w:tcPr>
            <w:tcW w:w="1265" w:type="dxa"/>
          </w:tcPr>
          <w:p w14:paraId="3C392436" w14:textId="77777777" w:rsidR="00B6236E" w:rsidRDefault="00B6236E" w:rsidP="00F93B02">
            <w:pPr>
              <w:spacing w:line="360" w:lineRule="auto"/>
              <w:rPr>
                <w:rFonts w:cs="Arial"/>
              </w:rPr>
            </w:pPr>
            <w:r>
              <w:rPr>
                <w:rFonts w:cs="Arial"/>
              </w:rPr>
              <w:t>140% ↑ at 0%</w:t>
            </w:r>
          </w:p>
        </w:tc>
        <w:tc>
          <w:tcPr>
            <w:tcW w:w="1260" w:type="dxa"/>
          </w:tcPr>
          <w:p w14:paraId="772EF5B8" w14:textId="77777777" w:rsidR="00B6236E" w:rsidRDefault="00B6236E" w:rsidP="00F93B02">
            <w:pPr>
              <w:spacing w:line="360" w:lineRule="auto"/>
              <w:rPr>
                <w:rFonts w:cs="Arial"/>
              </w:rPr>
            </w:pPr>
            <w:r>
              <w:rPr>
                <w:rFonts w:cs="Arial"/>
              </w:rPr>
              <w:t>0% at 50%</w:t>
            </w:r>
          </w:p>
        </w:tc>
        <w:tc>
          <w:tcPr>
            <w:tcW w:w="1265" w:type="dxa"/>
          </w:tcPr>
          <w:p w14:paraId="5F958655" w14:textId="77777777" w:rsidR="00B6236E" w:rsidRDefault="00B6236E" w:rsidP="00F93B02">
            <w:pPr>
              <w:spacing w:line="360" w:lineRule="auto"/>
              <w:rPr>
                <w:rFonts w:cs="Arial"/>
              </w:rPr>
            </w:pPr>
            <w:r>
              <w:rPr>
                <w:rFonts w:cs="Arial"/>
              </w:rPr>
              <w:t>240% ↑ at 0%</w:t>
            </w:r>
          </w:p>
        </w:tc>
      </w:tr>
      <w:tr w:rsidR="00B6236E" w14:paraId="1973938A" w14:textId="77777777" w:rsidTr="002547D4">
        <w:tc>
          <w:tcPr>
            <w:tcW w:w="1489" w:type="dxa"/>
          </w:tcPr>
          <w:p w14:paraId="2D30F44E" w14:textId="2DA125AA" w:rsidR="00B6236E" w:rsidRPr="005953C7" w:rsidRDefault="00B6236E" w:rsidP="00F93B02">
            <w:pPr>
              <w:spacing w:line="360" w:lineRule="auto"/>
              <w:rPr>
                <w:rFonts w:cs="Arial"/>
                <w:b/>
              </w:rPr>
            </w:pPr>
            <w:r w:rsidRPr="005953C7">
              <w:rPr>
                <w:rFonts w:cs="Arial"/>
                <w:b/>
              </w:rPr>
              <w:t>Pou</w:t>
            </w:r>
            <w:r w:rsidR="002F3CB1">
              <w:rPr>
                <w:rFonts w:cs="Arial"/>
                <w:b/>
              </w:rPr>
              <w:t>ch</w:t>
            </w:r>
          </w:p>
        </w:tc>
        <w:tc>
          <w:tcPr>
            <w:tcW w:w="1259" w:type="dxa"/>
          </w:tcPr>
          <w:p w14:paraId="4A192ABA" w14:textId="77777777" w:rsidR="00B6236E" w:rsidRDefault="00B6236E" w:rsidP="00F93B02">
            <w:pPr>
              <w:spacing w:line="360" w:lineRule="auto"/>
              <w:rPr>
                <w:rFonts w:cs="Arial"/>
              </w:rPr>
            </w:pPr>
            <w:r>
              <w:rPr>
                <w:rFonts w:cs="Arial"/>
              </w:rPr>
              <w:t>5% ↑ at 2.5%</w:t>
            </w:r>
          </w:p>
        </w:tc>
        <w:tc>
          <w:tcPr>
            <w:tcW w:w="1264" w:type="dxa"/>
          </w:tcPr>
          <w:p w14:paraId="42890BF8" w14:textId="77777777" w:rsidR="00B6236E" w:rsidRDefault="00B6236E" w:rsidP="00F93B02">
            <w:pPr>
              <w:spacing w:line="360" w:lineRule="auto"/>
              <w:rPr>
                <w:rFonts w:cs="Arial"/>
              </w:rPr>
            </w:pPr>
            <w:r>
              <w:rPr>
                <w:rFonts w:cs="Arial"/>
              </w:rPr>
              <w:t>31% ↑ at 70%+</w:t>
            </w:r>
          </w:p>
        </w:tc>
        <w:tc>
          <w:tcPr>
            <w:tcW w:w="1259" w:type="dxa"/>
          </w:tcPr>
          <w:p w14:paraId="1E9D003D" w14:textId="77777777" w:rsidR="00B6236E" w:rsidRDefault="00B6236E" w:rsidP="00F93B02">
            <w:pPr>
              <w:spacing w:line="360" w:lineRule="auto"/>
              <w:rPr>
                <w:rFonts w:cs="Arial"/>
              </w:rPr>
            </w:pPr>
            <w:r>
              <w:rPr>
                <w:rFonts w:cs="Arial"/>
              </w:rPr>
              <w:t>8% ↓ at 2.5%</w:t>
            </w:r>
          </w:p>
        </w:tc>
        <w:tc>
          <w:tcPr>
            <w:tcW w:w="1265" w:type="dxa"/>
          </w:tcPr>
          <w:p w14:paraId="081EE128" w14:textId="77777777" w:rsidR="00B6236E" w:rsidRDefault="00B6236E" w:rsidP="00F93B02">
            <w:pPr>
              <w:spacing w:line="360" w:lineRule="auto"/>
              <w:rPr>
                <w:rFonts w:cs="Arial"/>
              </w:rPr>
            </w:pPr>
            <w:r>
              <w:rPr>
                <w:rFonts w:cs="Arial"/>
              </w:rPr>
              <w:t xml:space="preserve">17% ↑ at 5% </w:t>
            </w:r>
          </w:p>
        </w:tc>
        <w:tc>
          <w:tcPr>
            <w:tcW w:w="1260" w:type="dxa"/>
          </w:tcPr>
          <w:p w14:paraId="23B06977" w14:textId="77777777" w:rsidR="00B6236E" w:rsidRDefault="00B6236E" w:rsidP="00F93B02">
            <w:pPr>
              <w:spacing w:line="360" w:lineRule="auto"/>
              <w:rPr>
                <w:rFonts w:cs="Arial"/>
              </w:rPr>
            </w:pPr>
            <w:r>
              <w:rPr>
                <w:rFonts w:cs="Arial"/>
              </w:rPr>
              <w:t>3% ↓ at 2.5%</w:t>
            </w:r>
          </w:p>
        </w:tc>
        <w:tc>
          <w:tcPr>
            <w:tcW w:w="1265" w:type="dxa"/>
          </w:tcPr>
          <w:p w14:paraId="41CABAF8" w14:textId="77777777" w:rsidR="00B6236E" w:rsidRDefault="00B6236E" w:rsidP="00F93B02">
            <w:pPr>
              <w:spacing w:line="360" w:lineRule="auto"/>
              <w:rPr>
                <w:rFonts w:cs="Arial"/>
              </w:rPr>
            </w:pPr>
            <w:r>
              <w:rPr>
                <w:rFonts w:cs="Arial"/>
              </w:rPr>
              <w:t>5% ↑ at 70%+</w:t>
            </w:r>
          </w:p>
        </w:tc>
      </w:tr>
      <w:tr w:rsidR="00B6236E" w14:paraId="66CA7C06" w14:textId="77777777" w:rsidTr="002547D4">
        <w:tc>
          <w:tcPr>
            <w:tcW w:w="9061" w:type="dxa"/>
            <w:gridSpan w:val="7"/>
          </w:tcPr>
          <w:p w14:paraId="01EFC7A3" w14:textId="77777777" w:rsidR="00B6236E" w:rsidRPr="005953C7" w:rsidRDefault="00B6236E" w:rsidP="00F93B02">
            <w:pPr>
              <w:spacing w:line="360" w:lineRule="auto"/>
              <w:rPr>
                <w:rFonts w:cs="Arial"/>
                <w:b/>
              </w:rPr>
            </w:pPr>
            <w:r w:rsidRPr="005953C7">
              <w:rPr>
                <w:rFonts w:cs="Arial"/>
                <w:b/>
                <w:bCs/>
              </w:rPr>
              <w:t>For 0.3C, 45</w:t>
            </w:r>
            <w:r w:rsidRPr="005953C7">
              <w:rPr>
                <w:rFonts w:cs="Arial"/>
                <w:b/>
              </w:rPr>
              <w:t>°C</w:t>
            </w:r>
          </w:p>
        </w:tc>
      </w:tr>
      <w:tr w:rsidR="00B6236E" w14:paraId="4E8AD0FF" w14:textId="77777777" w:rsidTr="002547D4">
        <w:tc>
          <w:tcPr>
            <w:tcW w:w="1489" w:type="dxa"/>
          </w:tcPr>
          <w:p w14:paraId="0104DAC9" w14:textId="6335C355" w:rsidR="00B6236E" w:rsidRPr="005953C7" w:rsidRDefault="00B6236E" w:rsidP="00F93B02">
            <w:pPr>
              <w:spacing w:line="360" w:lineRule="auto"/>
              <w:rPr>
                <w:rFonts w:cs="Arial"/>
                <w:b/>
              </w:rPr>
            </w:pPr>
            <w:r w:rsidRPr="005953C7">
              <w:rPr>
                <w:rFonts w:cs="Arial"/>
                <w:b/>
              </w:rPr>
              <w:t>Cyl</w:t>
            </w:r>
            <w:r w:rsidR="00EC0E75">
              <w:rPr>
                <w:rFonts w:cs="Arial"/>
                <w:b/>
              </w:rPr>
              <w:t>indrical</w:t>
            </w:r>
          </w:p>
        </w:tc>
        <w:tc>
          <w:tcPr>
            <w:tcW w:w="1259" w:type="dxa"/>
          </w:tcPr>
          <w:p w14:paraId="324A0B04" w14:textId="77777777" w:rsidR="00B6236E" w:rsidRDefault="00B6236E" w:rsidP="00F93B02">
            <w:pPr>
              <w:spacing w:line="360" w:lineRule="auto"/>
              <w:rPr>
                <w:rFonts w:cs="Arial"/>
              </w:rPr>
            </w:pPr>
            <w:r>
              <w:rPr>
                <w:rFonts w:cs="Arial"/>
              </w:rPr>
              <w:t>6% ↑ at 10%</w:t>
            </w:r>
          </w:p>
        </w:tc>
        <w:tc>
          <w:tcPr>
            <w:tcW w:w="1264" w:type="dxa"/>
          </w:tcPr>
          <w:p w14:paraId="5D95628F" w14:textId="77777777" w:rsidR="00B6236E" w:rsidRDefault="00B6236E" w:rsidP="00F93B02">
            <w:pPr>
              <w:spacing w:line="360" w:lineRule="auto"/>
              <w:rPr>
                <w:rFonts w:cs="Arial"/>
              </w:rPr>
            </w:pPr>
            <w:r>
              <w:rPr>
                <w:rFonts w:cs="Arial"/>
              </w:rPr>
              <w:t>28.5% ↑ at 80%</w:t>
            </w:r>
          </w:p>
        </w:tc>
        <w:tc>
          <w:tcPr>
            <w:tcW w:w="1259" w:type="dxa"/>
          </w:tcPr>
          <w:p w14:paraId="46F2DF94" w14:textId="77777777" w:rsidR="00B6236E" w:rsidRDefault="00B6236E" w:rsidP="00F93B02">
            <w:pPr>
              <w:spacing w:line="360" w:lineRule="auto"/>
              <w:rPr>
                <w:rFonts w:cs="Arial"/>
              </w:rPr>
            </w:pPr>
            <w:r>
              <w:rPr>
                <w:rFonts w:cs="Arial"/>
              </w:rPr>
              <w:t>19% ↓ at 30%</w:t>
            </w:r>
          </w:p>
        </w:tc>
        <w:tc>
          <w:tcPr>
            <w:tcW w:w="1265" w:type="dxa"/>
          </w:tcPr>
          <w:p w14:paraId="6E7807D4" w14:textId="77777777" w:rsidR="00B6236E" w:rsidRDefault="00B6236E" w:rsidP="00F93B02">
            <w:pPr>
              <w:spacing w:line="360" w:lineRule="auto"/>
              <w:rPr>
                <w:rFonts w:cs="Arial"/>
              </w:rPr>
            </w:pPr>
            <w:r>
              <w:rPr>
                <w:rFonts w:cs="Arial"/>
              </w:rPr>
              <w:t>69% ↑ at 0%</w:t>
            </w:r>
          </w:p>
        </w:tc>
        <w:tc>
          <w:tcPr>
            <w:tcW w:w="1260" w:type="dxa"/>
          </w:tcPr>
          <w:p w14:paraId="0DD152C5" w14:textId="77777777" w:rsidR="00B6236E" w:rsidRDefault="00B6236E" w:rsidP="00F93B02">
            <w:pPr>
              <w:spacing w:line="360" w:lineRule="auto"/>
              <w:rPr>
                <w:rFonts w:cs="Arial"/>
              </w:rPr>
            </w:pPr>
            <w:r>
              <w:rPr>
                <w:rFonts w:cs="Arial"/>
              </w:rPr>
              <w:t>15% ↓ at 30%</w:t>
            </w:r>
          </w:p>
        </w:tc>
        <w:tc>
          <w:tcPr>
            <w:tcW w:w="1265" w:type="dxa"/>
          </w:tcPr>
          <w:p w14:paraId="326101B2" w14:textId="77777777" w:rsidR="00B6236E" w:rsidRDefault="00B6236E" w:rsidP="00F93B02">
            <w:pPr>
              <w:spacing w:line="360" w:lineRule="auto"/>
              <w:rPr>
                <w:rFonts w:cs="Arial"/>
              </w:rPr>
            </w:pPr>
            <w:r>
              <w:rPr>
                <w:rFonts w:cs="Arial"/>
              </w:rPr>
              <w:t>97% ↑ at 0%</w:t>
            </w:r>
          </w:p>
        </w:tc>
      </w:tr>
      <w:tr w:rsidR="00B6236E" w14:paraId="388FF891" w14:textId="77777777" w:rsidTr="002547D4">
        <w:tc>
          <w:tcPr>
            <w:tcW w:w="1489" w:type="dxa"/>
          </w:tcPr>
          <w:p w14:paraId="3E809D7B" w14:textId="2565A05B" w:rsidR="00B6236E" w:rsidRPr="005953C7" w:rsidRDefault="00B6236E" w:rsidP="00F93B02">
            <w:pPr>
              <w:spacing w:line="360" w:lineRule="auto"/>
              <w:rPr>
                <w:rFonts w:cs="Arial"/>
                <w:b/>
              </w:rPr>
            </w:pPr>
            <w:r w:rsidRPr="005953C7">
              <w:rPr>
                <w:rFonts w:cs="Arial"/>
                <w:b/>
              </w:rPr>
              <w:t>Pri</w:t>
            </w:r>
            <w:r w:rsidR="00EC0E75">
              <w:rPr>
                <w:rFonts w:cs="Arial"/>
                <w:b/>
              </w:rPr>
              <w:t>smatic</w:t>
            </w:r>
          </w:p>
        </w:tc>
        <w:tc>
          <w:tcPr>
            <w:tcW w:w="1259" w:type="dxa"/>
          </w:tcPr>
          <w:p w14:paraId="67263F2A" w14:textId="77777777" w:rsidR="00B6236E" w:rsidRDefault="00B6236E" w:rsidP="00F93B02">
            <w:pPr>
              <w:spacing w:line="360" w:lineRule="auto"/>
              <w:rPr>
                <w:rFonts w:cs="Arial"/>
              </w:rPr>
            </w:pPr>
            <w:r>
              <w:rPr>
                <w:rFonts w:cs="Arial"/>
              </w:rPr>
              <w:t>22% ↑ at 10%</w:t>
            </w:r>
          </w:p>
        </w:tc>
        <w:tc>
          <w:tcPr>
            <w:tcW w:w="1264" w:type="dxa"/>
          </w:tcPr>
          <w:p w14:paraId="41521309" w14:textId="77777777" w:rsidR="00B6236E" w:rsidRDefault="00B6236E" w:rsidP="00F93B02">
            <w:pPr>
              <w:spacing w:line="360" w:lineRule="auto"/>
              <w:rPr>
                <w:rFonts w:cs="Arial"/>
              </w:rPr>
            </w:pPr>
            <w:r>
              <w:rPr>
                <w:rFonts w:cs="Arial"/>
              </w:rPr>
              <w:t>45% ↑ at 80%</w:t>
            </w:r>
          </w:p>
        </w:tc>
        <w:tc>
          <w:tcPr>
            <w:tcW w:w="1259" w:type="dxa"/>
          </w:tcPr>
          <w:p w14:paraId="04B125E0" w14:textId="77777777" w:rsidR="00B6236E" w:rsidRDefault="00B6236E" w:rsidP="00F93B02">
            <w:pPr>
              <w:spacing w:line="360" w:lineRule="auto"/>
              <w:rPr>
                <w:rFonts w:cs="Arial"/>
              </w:rPr>
            </w:pPr>
            <w:r>
              <w:rPr>
                <w:rFonts w:cs="Arial"/>
              </w:rPr>
              <w:t>21% ↓ at 80%</w:t>
            </w:r>
          </w:p>
        </w:tc>
        <w:tc>
          <w:tcPr>
            <w:tcW w:w="1265" w:type="dxa"/>
          </w:tcPr>
          <w:p w14:paraId="1B06C18B" w14:textId="77777777" w:rsidR="00B6236E" w:rsidRDefault="00B6236E" w:rsidP="00F93B02">
            <w:pPr>
              <w:spacing w:line="360" w:lineRule="auto"/>
              <w:rPr>
                <w:rFonts w:cs="Arial"/>
              </w:rPr>
            </w:pPr>
            <w:r>
              <w:rPr>
                <w:rFonts w:cs="Arial"/>
              </w:rPr>
              <w:t>72% ↑ at 0%</w:t>
            </w:r>
          </w:p>
        </w:tc>
        <w:tc>
          <w:tcPr>
            <w:tcW w:w="1260" w:type="dxa"/>
          </w:tcPr>
          <w:p w14:paraId="6D3BA9B1" w14:textId="77777777" w:rsidR="00B6236E" w:rsidRDefault="00B6236E" w:rsidP="00F93B02">
            <w:pPr>
              <w:spacing w:line="360" w:lineRule="auto"/>
              <w:rPr>
                <w:rFonts w:cs="Arial"/>
              </w:rPr>
            </w:pPr>
            <w:r>
              <w:rPr>
                <w:rFonts w:cs="Arial"/>
              </w:rPr>
              <w:t>14% ↓ at 60%</w:t>
            </w:r>
          </w:p>
        </w:tc>
        <w:tc>
          <w:tcPr>
            <w:tcW w:w="1265" w:type="dxa"/>
          </w:tcPr>
          <w:p w14:paraId="24E9CDFC" w14:textId="77777777" w:rsidR="00B6236E" w:rsidRDefault="00B6236E" w:rsidP="00F93B02">
            <w:pPr>
              <w:spacing w:line="360" w:lineRule="auto"/>
              <w:rPr>
                <w:rFonts w:cs="Arial"/>
              </w:rPr>
            </w:pPr>
            <w:r>
              <w:rPr>
                <w:rFonts w:cs="Arial"/>
              </w:rPr>
              <w:t>116% ↑ at 0%</w:t>
            </w:r>
          </w:p>
        </w:tc>
      </w:tr>
      <w:tr w:rsidR="00B6236E" w14:paraId="7BD66D6D" w14:textId="77777777" w:rsidTr="002547D4">
        <w:tc>
          <w:tcPr>
            <w:tcW w:w="1489" w:type="dxa"/>
          </w:tcPr>
          <w:p w14:paraId="063F991D" w14:textId="06715D0F" w:rsidR="00B6236E" w:rsidRPr="005953C7" w:rsidRDefault="00B6236E" w:rsidP="00F93B02">
            <w:pPr>
              <w:spacing w:line="360" w:lineRule="auto"/>
              <w:rPr>
                <w:rFonts w:cs="Arial"/>
                <w:b/>
              </w:rPr>
            </w:pPr>
            <w:r w:rsidRPr="005953C7">
              <w:rPr>
                <w:rFonts w:cs="Arial"/>
                <w:b/>
              </w:rPr>
              <w:t>Pou</w:t>
            </w:r>
            <w:r w:rsidR="00EC0E75">
              <w:rPr>
                <w:rFonts w:cs="Arial"/>
                <w:b/>
              </w:rPr>
              <w:t>ch</w:t>
            </w:r>
          </w:p>
        </w:tc>
        <w:tc>
          <w:tcPr>
            <w:tcW w:w="1259" w:type="dxa"/>
          </w:tcPr>
          <w:p w14:paraId="50E1971F" w14:textId="77777777" w:rsidR="00B6236E" w:rsidRDefault="00B6236E" w:rsidP="00F93B02">
            <w:pPr>
              <w:spacing w:line="360" w:lineRule="auto"/>
              <w:rPr>
                <w:rFonts w:cs="Arial"/>
              </w:rPr>
            </w:pPr>
            <w:r>
              <w:rPr>
                <w:rFonts w:cs="Arial"/>
              </w:rPr>
              <w:t xml:space="preserve">46% ↓ at 1% </w:t>
            </w:r>
          </w:p>
        </w:tc>
        <w:tc>
          <w:tcPr>
            <w:tcW w:w="1264" w:type="dxa"/>
          </w:tcPr>
          <w:p w14:paraId="796F52D4" w14:textId="77777777" w:rsidR="00B6236E" w:rsidRDefault="00B6236E" w:rsidP="00F93B02">
            <w:pPr>
              <w:spacing w:line="360" w:lineRule="auto"/>
              <w:rPr>
                <w:rFonts w:cs="Arial"/>
              </w:rPr>
            </w:pPr>
            <w:r>
              <w:rPr>
                <w:rFonts w:cs="Arial"/>
              </w:rPr>
              <w:t>33% ↓ at 95%</w:t>
            </w:r>
          </w:p>
        </w:tc>
        <w:tc>
          <w:tcPr>
            <w:tcW w:w="1259" w:type="dxa"/>
          </w:tcPr>
          <w:p w14:paraId="3EC995AA" w14:textId="77777777" w:rsidR="00B6236E" w:rsidRDefault="00B6236E" w:rsidP="00F93B02">
            <w:pPr>
              <w:spacing w:line="360" w:lineRule="auto"/>
              <w:rPr>
                <w:rFonts w:cs="Arial"/>
              </w:rPr>
            </w:pPr>
            <w:r>
              <w:rPr>
                <w:rFonts w:cs="Arial"/>
              </w:rPr>
              <w:t>53% ↓ at 1%</w:t>
            </w:r>
          </w:p>
        </w:tc>
        <w:tc>
          <w:tcPr>
            <w:tcW w:w="1265" w:type="dxa"/>
          </w:tcPr>
          <w:p w14:paraId="567F5DF8" w14:textId="77777777" w:rsidR="00B6236E" w:rsidRDefault="00B6236E" w:rsidP="00F93B02">
            <w:pPr>
              <w:spacing w:line="360" w:lineRule="auto"/>
              <w:rPr>
                <w:rFonts w:cs="Arial"/>
              </w:rPr>
            </w:pPr>
            <w:r>
              <w:rPr>
                <w:rFonts w:cs="Arial"/>
              </w:rPr>
              <w:t>44% ↓ at 10%</w:t>
            </w:r>
          </w:p>
        </w:tc>
        <w:tc>
          <w:tcPr>
            <w:tcW w:w="1260" w:type="dxa"/>
          </w:tcPr>
          <w:p w14:paraId="6F44CA4F" w14:textId="77777777" w:rsidR="00B6236E" w:rsidRDefault="00B6236E" w:rsidP="00F93B02">
            <w:pPr>
              <w:spacing w:line="360" w:lineRule="auto"/>
              <w:rPr>
                <w:rFonts w:cs="Arial"/>
              </w:rPr>
            </w:pPr>
            <w:r>
              <w:rPr>
                <w:rFonts w:cs="Arial"/>
              </w:rPr>
              <w:t>55% ↓ at 5%</w:t>
            </w:r>
          </w:p>
        </w:tc>
        <w:tc>
          <w:tcPr>
            <w:tcW w:w="1265" w:type="dxa"/>
          </w:tcPr>
          <w:p w14:paraId="3D122306" w14:textId="77777777" w:rsidR="00B6236E" w:rsidRDefault="00B6236E" w:rsidP="00F93B02">
            <w:pPr>
              <w:spacing w:line="360" w:lineRule="auto"/>
              <w:rPr>
                <w:rFonts w:cs="Arial"/>
              </w:rPr>
            </w:pPr>
            <w:r>
              <w:rPr>
                <w:rFonts w:cs="Arial"/>
              </w:rPr>
              <w:t>25% ↓ at 95%</w:t>
            </w:r>
          </w:p>
        </w:tc>
      </w:tr>
    </w:tbl>
    <w:p w14:paraId="7D561C8E" w14:textId="48DE8C3E" w:rsidR="00B6236E" w:rsidRPr="00AF2882" w:rsidRDefault="00B6236E" w:rsidP="00AF2882">
      <w:pPr>
        <w:pStyle w:val="Caption"/>
        <w:keepNext/>
        <w:spacing w:line="360" w:lineRule="auto"/>
        <w:jc w:val="left"/>
        <w:rPr>
          <w:sz w:val="20"/>
          <w:szCs w:val="20"/>
        </w:rPr>
      </w:pPr>
      <w:bookmarkStart w:id="280" w:name="_Ref526933707"/>
      <w:bookmarkStart w:id="281" w:name="_Toc528066907"/>
      <w:r w:rsidRPr="00AF2882">
        <w:rPr>
          <w:sz w:val="20"/>
          <w:szCs w:val="20"/>
        </w:rPr>
        <w:lastRenderedPageBreak/>
        <w:t xml:space="preserve">Table </w:t>
      </w:r>
      <w:r w:rsidRPr="00AF2882">
        <w:rPr>
          <w:sz w:val="20"/>
          <w:szCs w:val="20"/>
        </w:rPr>
        <w:fldChar w:fldCharType="begin"/>
      </w:r>
      <w:r w:rsidRPr="00AF2882">
        <w:rPr>
          <w:sz w:val="20"/>
          <w:szCs w:val="20"/>
        </w:rPr>
        <w:instrText xml:space="preserve"> STYLEREF 1 \s </w:instrText>
      </w:r>
      <w:r w:rsidRPr="00AF2882">
        <w:rPr>
          <w:sz w:val="20"/>
          <w:szCs w:val="20"/>
        </w:rPr>
        <w:fldChar w:fldCharType="separate"/>
      </w:r>
      <w:r w:rsidR="00A440CB">
        <w:rPr>
          <w:noProof/>
          <w:sz w:val="20"/>
          <w:szCs w:val="20"/>
        </w:rPr>
        <w:t>5</w:t>
      </w:r>
      <w:r w:rsidRPr="00AF2882">
        <w:rPr>
          <w:sz w:val="20"/>
          <w:szCs w:val="20"/>
        </w:rPr>
        <w:fldChar w:fldCharType="end"/>
      </w:r>
      <w:r w:rsidRPr="00AF2882">
        <w:rPr>
          <w:sz w:val="20"/>
          <w:szCs w:val="20"/>
        </w:rPr>
        <w:t>.</w:t>
      </w:r>
      <w:r w:rsidRPr="00AF2882">
        <w:rPr>
          <w:sz w:val="20"/>
          <w:szCs w:val="20"/>
        </w:rPr>
        <w:fldChar w:fldCharType="begin"/>
      </w:r>
      <w:r w:rsidRPr="00AF2882">
        <w:rPr>
          <w:sz w:val="20"/>
          <w:szCs w:val="20"/>
        </w:rPr>
        <w:instrText xml:space="preserve"> SEQ Table \* ARABIC \s 1 </w:instrText>
      </w:r>
      <w:r w:rsidRPr="00AF2882">
        <w:rPr>
          <w:sz w:val="20"/>
          <w:szCs w:val="20"/>
        </w:rPr>
        <w:fldChar w:fldCharType="separate"/>
      </w:r>
      <w:r w:rsidR="00A440CB">
        <w:rPr>
          <w:noProof/>
          <w:sz w:val="20"/>
          <w:szCs w:val="20"/>
        </w:rPr>
        <w:t>8</w:t>
      </w:r>
      <w:r w:rsidRPr="00AF2882">
        <w:rPr>
          <w:sz w:val="20"/>
          <w:szCs w:val="20"/>
        </w:rPr>
        <w:fldChar w:fldCharType="end"/>
      </w:r>
      <w:bookmarkEnd w:id="280"/>
      <w:r w:rsidRPr="00AF2882">
        <w:rPr>
          <w:sz w:val="20"/>
          <w:szCs w:val="20"/>
        </w:rPr>
        <w:t>. Table showing minima and maxima of resistance change due to aging for a discharging pulse</w:t>
      </w:r>
      <w:bookmarkEnd w:id="281"/>
    </w:p>
    <w:tbl>
      <w:tblPr>
        <w:tblStyle w:val="TableGrid"/>
        <w:tblW w:w="0" w:type="auto"/>
        <w:tblLook w:val="04A0" w:firstRow="1" w:lastRow="0" w:firstColumn="1" w:lastColumn="0" w:noHBand="0" w:noVBand="1"/>
      </w:tblPr>
      <w:tblGrid>
        <w:gridCol w:w="1458"/>
        <w:gridCol w:w="1229"/>
        <w:gridCol w:w="1230"/>
        <w:gridCol w:w="1229"/>
        <w:gridCol w:w="1235"/>
        <w:gridCol w:w="1223"/>
        <w:gridCol w:w="1231"/>
      </w:tblGrid>
      <w:tr w:rsidR="00B6236E" w14:paraId="45139DD4" w14:textId="77777777" w:rsidTr="002547D4">
        <w:tc>
          <w:tcPr>
            <w:tcW w:w="1489" w:type="dxa"/>
            <w:vMerge w:val="restart"/>
          </w:tcPr>
          <w:p w14:paraId="6B928133" w14:textId="10438D74" w:rsidR="00B6236E" w:rsidRPr="005953C7" w:rsidRDefault="00B6236E" w:rsidP="00F93B02">
            <w:pPr>
              <w:spacing w:line="360" w:lineRule="auto"/>
              <w:rPr>
                <w:rFonts w:cs="Arial"/>
                <w:b/>
              </w:rPr>
            </w:pPr>
            <w:r>
              <w:rPr>
                <w:rFonts w:cs="Arial"/>
                <w:b/>
              </w:rPr>
              <w:t>Disc</w:t>
            </w:r>
            <w:r w:rsidRPr="005953C7">
              <w:rPr>
                <w:rFonts w:cs="Arial"/>
                <w:b/>
              </w:rPr>
              <w:t>harg</w:t>
            </w:r>
            <w:r w:rsidR="003D3173">
              <w:rPr>
                <w:rFonts w:cs="Arial"/>
                <w:b/>
              </w:rPr>
              <w:t>e</w:t>
            </w:r>
            <w:r>
              <w:rPr>
                <w:rFonts w:cs="Arial"/>
                <w:b/>
              </w:rPr>
              <w:t xml:space="preserve"> (% change at % SOC)</w:t>
            </w:r>
          </w:p>
        </w:tc>
        <w:tc>
          <w:tcPr>
            <w:tcW w:w="2523" w:type="dxa"/>
            <w:gridSpan w:val="2"/>
          </w:tcPr>
          <w:p w14:paraId="6E73670D" w14:textId="77777777" w:rsidR="00B6236E" w:rsidRPr="005953C7" w:rsidRDefault="00B6236E" w:rsidP="00F93B02">
            <w:pPr>
              <w:spacing w:line="360" w:lineRule="auto"/>
              <w:rPr>
                <w:rFonts w:cs="Arial"/>
                <w:b/>
              </w:rPr>
            </w:pPr>
            <w:r w:rsidRPr="005953C7">
              <w:rPr>
                <w:rFonts w:cs="Arial"/>
                <w:b/>
              </w:rPr>
              <w:t>Ohmic</w:t>
            </w:r>
          </w:p>
        </w:tc>
        <w:tc>
          <w:tcPr>
            <w:tcW w:w="2524" w:type="dxa"/>
            <w:gridSpan w:val="2"/>
          </w:tcPr>
          <w:p w14:paraId="5C4562B8" w14:textId="77777777" w:rsidR="00B6236E" w:rsidRPr="005953C7" w:rsidRDefault="00B6236E" w:rsidP="00F93B02">
            <w:pPr>
              <w:spacing w:line="360" w:lineRule="auto"/>
              <w:rPr>
                <w:rFonts w:cs="Arial"/>
                <w:b/>
              </w:rPr>
            </w:pPr>
            <w:r w:rsidRPr="005953C7">
              <w:rPr>
                <w:rFonts w:cs="Arial"/>
                <w:b/>
              </w:rPr>
              <w:t>Charge transfer</w:t>
            </w:r>
          </w:p>
        </w:tc>
        <w:tc>
          <w:tcPr>
            <w:tcW w:w="2525" w:type="dxa"/>
            <w:gridSpan w:val="2"/>
          </w:tcPr>
          <w:p w14:paraId="6CE91691" w14:textId="77777777" w:rsidR="00B6236E" w:rsidRPr="005953C7" w:rsidRDefault="00B6236E" w:rsidP="00F93B02">
            <w:pPr>
              <w:spacing w:line="360" w:lineRule="auto"/>
              <w:rPr>
                <w:rFonts w:cs="Arial"/>
                <w:b/>
              </w:rPr>
            </w:pPr>
            <w:r w:rsidRPr="005953C7">
              <w:rPr>
                <w:rFonts w:cs="Arial"/>
                <w:b/>
              </w:rPr>
              <w:t>Diffusion</w:t>
            </w:r>
          </w:p>
        </w:tc>
      </w:tr>
      <w:tr w:rsidR="00B6236E" w:rsidRPr="005953C7" w14:paraId="4A690620" w14:textId="77777777" w:rsidTr="002547D4">
        <w:tc>
          <w:tcPr>
            <w:tcW w:w="1489" w:type="dxa"/>
            <w:vMerge/>
          </w:tcPr>
          <w:p w14:paraId="1C9AB040" w14:textId="77777777" w:rsidR="00B6236E" w:rsidRPr="005953C7" w:rsidRDefault="00B6236E" w:rsidP="00F93B02">
            <w:pPr>
              <w:spacing w:line="360" w:lineRule="auto"/>
              <w:rPr>
                <w:rFonts w:cs="Arial"/>
                <w:b/>
              </w:rPr>
            </w:pPr>
          </w:p>
        </w:tc>
        <w:tc>
          <w:tcPr>
            <w:tcW w:w="1259" w:type="dxa"/>
          </w:tcPr>
          <w:p w14:paraId="75683FBE" w14:textId="77777777" w:rsidR="00B6236E" w:rsidRPr="005953C7" w:rsidRDefault="00B6236E" w:rsidP="00F93B02">
            <w:pPr>
              <w:spacing w:line="360" w:lineRule="auto"/>
              <w:rPr>
                <w:rFonts w:cs="Arial"/>
                <w:b/>
              </w:rPr>
            </w:pPr>
            <w:r w:rsidRPr="005953C7">
              <w:rPr>
                <w:rFonts w:cs="Arial"/>
                <w:b/>
              </w:rPr>
              <w:t>Minima</w:t>
            </w:r>
          </w:p>
        </w:tc>
        <w:tc>
          <w:tcPr>
            <w:tcW w:w="1264" w:type="dxa"/>
          </w:tcPr>
          <w:p w14:paraId="3B625A94" w14:textId="77777777" w:rsidR="00B6236E" w:rsidRPr="005953C7" w:rsidRDefault="00B6236E" w:rsidP="00F93B02">
            <w:pPr>
              <w:spacing w:line="360" w:lineRule="auto"/>
              <w:rPr>
                <w:rFonts w:cs="Arial"/>
                <w:b/>
              </w:rPr>
            </w:pPr>
            <w:r w:rsidRPr="005953C7">
              <w:rPr>
                <w:rFonts w:cs="Arial"/>
                <w:b/>
              </w:rPr>
              <w:t>Maxima</w:t>
            </w:r>
          </w:p>
        </w:tc>
        <w:tc>
          <w:tcPr>
            <w:tcW w:w="1259" w:type="dxa"/>
          </w:tcPr>
          <w:p w14:paraId="4739B1AA" w14:textId="77777777" w:rsidR="00B6236E" w:rsidRPr="005953C7" w:rsidRDefault="00B6236E" w:rsidP="00F93B02">
            <w:pPr>
              <w:spacing w:line="360" w:lineRule="auto"/>
              <w:rPr>
                <w:rFonts w:cs="Arial"/>
                <w:b/>
              </w:rPr>
            </w:pPr>
            <w:r w:rsidRPr="005953C7">
              <w:rPr>
                <w:rFonts w:cs="Arial"/>
                <w:b/>
              </w:rPr>
              <w:t>Minima</w:t>
            </w:r>
          </w:p>
        </w:tc>
        <w:tc>
          <w:tcPr>
            <w:tcW w:w="1265" w:type="dxa"/>
          </w:tcPr>
          <w:p w14:paraId="0B618EB1" w14:textId="77777777" w:rsidR="00B6236E" w:rsidRPr="005953C7" w:rsidRDefault="00B6236E" w:rsidP="00F93B02">
            <w:pPr>
              <w:spacing w:line="360" w:lineRule="auto"/>
              <w:rPr>
                <w:rFonts w:cs="Arial"/>
                <w:b/>
              </w:rPr>
            </w:pPr>
            <w:r w:rsidRPr="005953C7">
              <w:rPr>
                <w:rFonts w:cs="Arial"/>
                <w:b/>
              </w:rPr>
              <w:t>Maxima</w:t>
            </w:r>
          </w:p>
        </w:tc>
        <w:tc>
          <w:tcPr>
            <w:tcW w:w="1260" w:type="dxa"/>
          </w:tcPr>
          <w:p w14:paraId="38ABDE2A" w14:textId="77777777" w:rsidR="00B6236E" w:rsidRPr="005953C7" w:rsidRDefault="00B6236E" w:rsidP="00F93B02">
            <w:pPr>
              <w:spacing w:line="360" w:lineRule="auto"/>
              <w:rPr>
                <w:rFonts w:cs="Arial"/>
                <w:b/>
              </w:rPr>
            </w:pPr>
            <w:r w:rsidRPr="005953C7">
              <w:rPr>
                <w:rFonts w:cs="Arial"/>
                <w:b/>
              </w:rPr>
              <w:t>Minima</w:t>
            </w:r>
          </w:p>
        </w:tc>
        <w:tc>
          <w:tcPr>
            <w:tcW w:w="1265" w:type="dxa"/>
          </w:tcPr>
          <w:p w14:paraId="3476BE23" w14:textId="77777777" w:rsidR="00B6236E" w:rsidRPr="005953C7" w:rsidRDefault="00B6236E" w:rsidP="00F93B02">
            <w:pPr>
              <w:spacing w:line="360" w:lineRule="auto"/>
              <w:rPr>
                <w:rFonts w:cs="Arial"/>
                <w:b/>
              </w:rPr>
            </w:pPr>
            <w:r w:rsidRPr="005953C7">
              <w:rPr>
                <w:rFonts w:cs="Arial"/>
                <w:b/>
              </w:rPr>
              <w:t>Maxima</w:t>
            </w:r>
          </w:p>
        </w:tc>
      </w:tr>
      <w:tr w:rsidR="00B6236E" w14:paraId="02338804" w14:textId="77777777" w:rsidTr="002547D4">
        <w:tc>
          <w:tcPr>
            <w:tcW w:w="9061" w:type="dxa"/>
            <w:gridSpan w:val="7"/>
          </w:tcPr>
          <w:p w14:paraId="3A1CE96B" w14:textId="77777777" w:rsidR="00B6236E" w:rsidRDefault="00B6236E" w:rsidP="00F93B02">
            <w:pPr>
              <w:spacing w:line="360" w:lineRule="auto"/>
              <w:rPr>
                <w:rFonts w:cs="Arial"/>
              </w:rPr>
            </w:pPr>
            <w:r>
              <w:rPr>
                <w:rFonts w:cs="Arial"/>
                <w:b/>
                <w:bCs/>
              </w:rPr>
              <w:t>For 0.3C, 5</w:t>
            </w:r>
            <w:r w:rsidRPr="005953C7">
              <w:rPr>
                <w:rFonts w:cs="Arial"/>
                <w:b/>
              </w:rPr>
              <w:t>°C</w:t>
            </w:r>
          </w:p>
        </w:tc>
      </w:tr>
      <w:tr w:rsidR="00B6236E" w14:paraId="3750815B" w14:textId="77777777" w:rsidTr="002547D4">
        <w:tc>
          <w:tcPr>
            <w:tcW w:w="1489" w:type="dxa"/>
          </w:tcPr>
          <w:p w14:paraId="0DF5A246" w14:textId="34BD548B" w:rsidR="00B6236E" w:rsidRPr="005953C7" w:rsidRDefault="00B6236E" w:rsidP="00F93B02">
            <w:pPr>
              <w:spacing w:line="360" w:lineRule="auto"/>
              <w:rPr>
                <w:rFonts w:cs="Arial"/>
                <w:b/>
              </w:rPr>
            </w:pPr>
            <w:r w:rsidRPr="005953C7">
              <w:rPr>
                <w:rFonts w:cs="Arial"/>
                <w:b/>
              </w:rPr>
              <w:t>Cyl</w:t>
            </w:r>
            <w:r w:rsidR="000F27D6">
              <w:rPr>
                <w:rFonts w:cs="Arial"/>
                <w:b/>
              </w:rPr>
              <w:t>indrical</w:t>
            </w:r>
          </w:p>
        </w:tc>
        <w:tc>
          <w:tcPr>
            <w:tcW w:w="1259" w:type="dxa"/>
          </w:tcPr>
          <w:p w14:paraId="235F2057" w14:textId="77777777" w:rsidR="00B6236E" w:rsidRDefault="00B6236E" w:rsidP="00F93B02">
            <w:pPr>
              <w:spacing w:line="360" w:lineRule="auto"/>
              <w:rPr>
                <w:rFonts w:cs="Arial"/>
              </w:rPr>
            </w:pPr>
            <w:r>
              <w:rPr>
                <w:rFonts w:cs="Arial"/>
              </w:rPr>
              <w:t>44% ↓ at 100%</w:t>
            </w:r>
          </w:p>
        </w:tc>
        <w:tc>
          <w:tcPr>
            <w:tcW w:w="1264" w:type="dxa"/>
          </w:tcPr>
          <w:p w14:paraId="136869F9" w14:textId="77777777" w:rsidR="00B6236E" w:rsidRDefault="00B6236E" w:rsidP="00F93B02">
            <w:pPr>
              <w:spacing w:line="360" w:lineRule="auto"/>
              <w:rPr>
                <w:rFonts w:cs="Arial"/>
              </w:rPr>
            </w:pPr>
            <w:r>
              <w:rPr>
                <w:rFonts w:cs="Arial"/>
              </w:rPr>
              <w:t>33% ↓ at 5%</w:t>
            </w:r>
          </w:p>
        </w:tc>
        <w:tc>
          <w:tcPr>
            <w:tcW w:w="1259" w:type="dxa"/>
          </w:tcPr>
          <w:p w14:paraId="27B62A0F" w14:textId="77777777" w:rsidR="00B6236E" w:rsidRDefault="00B6236E" w:rsidP="00F93B02">
            <w:pPr>
              <w:spacing w:line="360" w:lineRule="auto"/>
              <w:rPr>
                <w:rFonts w:cs="Arial"/>
              </w:rPr>
            </w:pPr>
            <w:r>
              <w:rPr>
                <w:rFonts w:cs="Arial"/>
              </w:rPr>
              <w:t>51% ↓ at 100%</w:t>
            </w:r>
          </w:p>
        </w:tc>
        <w:tc>
          <w:tcPr>
            <w:tcW w:w="1265" w:type="dxa"/>
          </w:tcPr>
          <w:p w14:paraId="1278488F" w14:textId="77777777" w:rsidR="00B6236E" w:rsidRDefault="00B6236E" w:rsidP="00F93B02">
            <w:pPr>
              <w:spacing w:line="360" w:lineRule="auto"/>
              <w:rPr>
                <w:rFonts w:cs="Arial"/>
              </w:rPr>
            </w:pPr>
            <w:r>
              <w:rPr>
                <w:rFonts w:cs="Arial"/>
              </w:rPr>
              <w:t>44% ↓ at 90%</w:t>
            </w:r>
          </w:p>
        </w:tc>
        <w:tc>
          <w:tcPr>
            <w:tcW w:w="1260" w:type="dxa"/>
          </w:tcPr>
          <w:p w14:paraId="2B8457E3" w14:textId="77777777" w:rsidR="00B6236E" w:rsidRDefault="00B6236E" w:rsidP="00F93B02">
            <w:pPr>
              <w:spacing w:line="360" w:lineRule="auto"/>
              <w:rPr>
                <w:rFonts w:cs="Arial"/>
              </w:rPr>
            </w:pPr>
            <w:r>
              <w:rPr>
                <w:rFonts w:cs="Arial"/>
              </w:rPr>
              <w:t>30% ↓ at 5%</w:t>
            </w:r>
          </w:p>
        </w:tc>
        <w:tc>
          <w:tcPr>
            <w:tcW w:w="1265" w:type="dxa"/>
          </w:tcPr>
          <w:p w14:paraId="0F2C7350" w14:textId="77777777" w:rsidR="00B6236E" w:rsidRDefault="00B6236E" w:rsidP="00F93B02">
            <w:pPr>
              <w:spacing w:line="360" w:lineRule="auto"/>
              <w:rPr>
                <w:rFonts w:cs="Arial"/>
              </w:rPr>
            </w:pPr>
            <w:r>
              <w:rPr>
                <w:rFonts w:cs="Arial"/>
              </w:rPr>
              <w:t>35% ↑ at 60%</w:t>
            </w:r>
          </w:p>
        </w:tc>
      </w:tr>
      <w:tr w:rsidR="00B6236E" w14:paraId="62F32CEA" w14:textId="77777777" w:rsidTr="002547D4">
        <w:tc>
          <w:tcPr>
            <w:tcW w:w="1489" w:type="dxa"/>
          </w:tcPr>
          <w:p w14:paraId="267F49DD" w14:textId="6DF7AA79" w:rsidR="00B6236E" w:rsidRPr="005953C7" w:rsidRDefault="00B6236E" w:rsidP="00F93B02">
            <w:pPr>
              <w:spacing w:line="360" w:lineRule="auto"/>
              <w:rPr>
                <w:rFonts w:cs="Arial"/>
                <w:b/>
              </w:rPr>
            </w:pPr>
            <w:r w:rsidRPr="005953C7">
              <w:rPr>
                <w:rFonts w:cs="Arial"/>
                <w:b/>
              </w:rPr>
              <w:t>Pri</w:t>
            </w:r>
            <w:r w:rsidR="000F27D6">
              <w:rPr>
                <w:rFonts w:cs="Arial"/>
                <w:b/>
              </w:rPr>
              <w:t>smatic</w:t>
            </w:r>
          </w:p>
        </w:tc>
        <w:tc>
          <w:tcPr>
            <w:tcW w:w="1259" w:type="dxa"/>
          </w:tcPr>
          <w:p w14:paraId="7C4179E6" w14:textId="77777777" w:rsidR="00B6236E" w:rsidRDefault="00B6236E" w:rsidP="00F93B02">
            <w:pPr>
              <w:spacing w:line="360" w:lineRule="auto"/>
              <w:rPr>
                <w:rFonts w:cs="Arial"/>
              </w:rPr>
            </w:pPr>
            <w:r>
              <w:rPr>
                <w:rFonts w:cs="Arial"/>
              </w:rPr>
              <w:t>7% ↓ at 70%</w:t>
            </w:r>
          </w:p>
        </w:tc>
        <w:tc>
          <w:tcPr>
            <w:tcW w:w="1264" w:type="dxa"/>
          </w:tcPr>
          <w:p w14:paraId="76EE6BDB" w14:textId="77777777" w:rsidR="00B6236E" w:rsidRDefault="00B6236E" w:rsidP="00F93B02">
            <w:pPr>
              <w:spacing w:line="360" w:lineRule="auto"/>
              <w:rPr>
                <w:rFonts w:cs="Arial"/>
              </w:rPr>
            </w:pPr>
            <w:r>
              <w:rPr>
                <w:rFonts w:cs="Arial"/>
              </w:rPr>
              <w:t>1% ↑ at 90%</w:t>
            </w:r>
          </w:p>
        </w:tc>
        <w:tc>
          <w:tcPr>
            <w:tcW w:w="1259" w:type="dxa"/>
          </w:tcPr>
          <w:p w14:paraId="33ACA1C7" w14:textId="77777777" w:rsidR="00B6236E" w:rsidRDefault="00B6236E" w:rsidP="00F93B02">
            <w:pPr>
              <w:spacing w:line="360" w:lineRule="auto"/>
              <w:rPr>
                <w:rFonts w:cs="Arial"/>
              </w:rPr>
            </w:pPr>
            <w:r>
              <w:rPr>
                <w:rFonts w:cs="Arial"/>
              </w:rPr>
              <w:t>23% ↓ at 70%</w:t>
            </w:r>
          </w:p>
        </w:tc>
        <w:tc>
          <w:tcPr>
            <w:tcW w:w="1265" w:type="dxa"/>
          </w:tcPr>
          <w:p w14:paraId="00C71475" w14:textId="77777777" w:rsidR="00B6236E" w:rsidRDefault="00B6236E" w:rsidP="00F93B02">
            <w:pPr>
              <w:spacing w:line="360" w:lineRule="auto"/>
              <w:rPr>
                <w:rFonts w:cs="Arial"/>
              </w:rPr>
            </w:pPr>
            <w:r>
              <w:rPr>
                <w:rFonts w:cs="Arial"/>
              </w:rPr>
              <w:t>14% ↑ at 90%</w:t>
            </w:r>
          </w:p>
        </w:tc>
        <w:tc>
          <w:tcPr>
            <w:tcW w:w="1260" w:type="dxa"/>
          </w:tcPr>
          <w:p w14:paraId="706872B7" w14:textId="77777777" w:rsidR="00B6236E" w:rsidRDefault="00B6236E" w:rsidP="00F93B02">
            <w:pPr>
              <w:spacing w:line="360" w:lineRule="auto"/>
              <w:rPr>
                <w:rFonts w:cs="Arial"/>
              </w:rPr>
            </w:pPr>
            <w:r>
              <w:rPr>
                <w:rFonts w:cs="Arial"/>
              </w:rPr>
              <w:t>28% ↓ at 70%</w:t>
            </w:r>
          </w:p>
        </w:tc>
        <w:tc>
          <w:tcPr>
            <w:tcW w:w="1265" w:type="dxa"/>
          </w:tcPr>
          <w:p w14:paraId="7205C8BF" w14:textId="77777777" w:rsidR="00B6236E" w:rsidRDefault="00B6236E" w:rsidP="00F93B02">
            <w:pPr>
              <w:spacing w:line="360" w:lineRule="auto"/>
              <w:rPr>
                <w:rFonts w:cs="Arial"/>
              </w:rPr>
            </w:pPr>
            <w:r>
              <w:rPr>
                <w:rFonts w:cs="Arial"/>
              </w:rPr>
              <w:t>20% ↑ at 90%</w:t>
            </w:r>
          </w:p>
        </w:tc>
      </w:tr>
      <w:tr w:rsidR="00B6236E" w14:paraId="721A990B" w14:textId="77777777" w:rsidTr="002547D4">
        <w:tc>
          <w:tcPr>
            <w:tcW w:w="1489" w:type="dxa"/>
          </w:tcPr>
          <w:p w14:paraId="260EEBA5" w14:textId="278B721A" w:rsidR="00B6236E" w:rsidRPr="005953C7" w:rsidRDefault="00B6236E" w:rsidP="00F93B02">
            <w:pPr>
              <w:spacing w:line="360" w:lineRule="auto"/>
              <w:rPr>
                <w:rFonts w:cs="Arial"/>
                <w:b/>
              </w:rPr>
            </w:pPr>
            <w:r w:rsidRPr="005953C7">
              <w:rPr>
                <w:rFonts w:cs="Arial"/>
                <w:b/>
              </w:rPr>
              <w:t>Pou</w:t>
            </w:r>
            <w:r w:rsidR="000F27D6">
              <w:rPr>
                <w:rFonts w:cs="Arial"/>
                <w:b/>
              </w:rPr>
              <w:t>ch</w:t>
            </w:r>
          </w:p>
        </w:tc>
        <w:tc>
          <w:tcPr>
            <w:tcW w:w="1259" w:type="dxa"/>
          </w:tcPr>
          <w:p w14:paraId="2572DC3B" w14:textId="77777777" w:rsidR="00B6236E" w:rsidRDefault="00B6236E" w:rsidP="00F93B02">
            <w:pPr>
              <w:spacing w:line="360" w:lineRule="auto"/>
              <w:rPr>
                <w:rFonts w:cs="Arial"/>
              </w:rPr>
            </w:pPr>
            <w:r>
              <w:rPr>
                <w:rFonts w:cs="Arial"/>
              </w:rPr>
              <w:t>5% ↑ at 5%</w:t>
            </w:r>
          </w:p>
        </w:tc>
        <w:tc>
          <w:tcPr>
            <w:tcW w:w="1264" w:type="dxa"/>
          </w:tcPr>
          <w:p w14:paraId="42777B41" w14:textId="77777777" w:rsidR="00B6236E" w:rsidRDefault="00B6236E" w:rsidP="00F93B02">
            <w:pPr>
              <w:spacing w:line="360" w:lineRule="auto"/>
              <w:rPr>
                <w:rFonts w:cs="Arial"/>
              </w:rPr>
            </w:pPr>
            <w:r>
              <w:rPr>
                <w:rFonts w:cs="Arial"/>
              </w:rPr>
              <w:t>20% ↑ at 90%</w:t>
            </w:r>
          </w:p>
        </w:tc>
        <w:tc>
          <w:tcPr>
            <w:tcW w:w="1259" w:type="dxa"/>
          </w:tcPr>
          <w:p w14:paraId="7CC052D0" w14:textId="77777777" w:rsidR="00B6236E" w:rsidRDefault="00B6236E" w:rsidP="00F93B02">
            <w:pPr>
              <w:spacing w:line="360" w:lineRule="auto"/>
              <w:rPr>
                <w:rFonts w:cs="Arial"/>
              </w:rPr>
            </w:pPr>
            <w:r>
              <w:rPr>
                <w:rFonts w:cs="Arial"/>
              </w:rPr>
              <w:t>39% ↓ at 5%</w:t>
            </w:r>
          </w:p>
        </w:tc>
        <w:tc>
          <w:tcPr>
            <w:tcW w:w="1265" w:type="dxa"/>
          </w:tcPr>
          <w:p w14:paraId="7935EC78" w14:textId="77777777" w:rsidR="00B6236E" w:rsidRDefault="00B6236E" w:rsidP="00F93B02">
            <w:pPr>
              <w:spacing w:line="360" w:lineRule="auto"/>
              <w:rPr>
                <w:rFonts w:cs="Arial"/>
              </w:rPr>
            </w:pPr>
            <w:r>
              <w:rPr>
                <w:rFonts w:cs="Arial"/>
              </w:rPr>
              <w:t>32% ↑ at 90%</w:t>
            </w:r>
          </w:p>
        </w:tc>
        <w:tc>
          <w:tcPr>
            <w:tcW w:w="1260" w:type="dxa"/>
          </w:tcPr>
          <w:p w14:paraId="24BDC1FD" w14:textId="77777777" w:rsidR="00B6236E" w:rsidRDefault="00B6236E" w:rsidP="00F93B02">
            <w:pPr>
              <w:spacing w:line="360" w:lineRule="auto"/>
              <w:rPr>
                <w:rFonts w:cs="Arial"/>
              </w:rPr>
            </w:pPr>
            <w:r>
              <w:rPr>
                <w:rFonts w:cs="Arial"/>
              </w:rPr>
              <w:t>60% ↓ at 5%</w:t>
            </w:r>
          </w:p>
        </w:tc>
        <w:tc>
          <w:tcPr>
            <w:tcW w:w="1265" w:type="dxa"/>
          </w:tcPr>
          <w:p w14:paraId="1EC7CD45" w14:textId="77777777" w:rsidR="00B6236E" w:rsidRDefault="00B6236E" w:rsidP="00F93B02">
            <w:pPr>
              <w:spacing w:line="360" w:lineRule="auto"/>
              <w:rPr>
                <w:rFonts w:cs="Arial"/>
              </w:rPr>
            </w:pPr>
            <w:r>
              <w:rPr>
                <w:rFonts w:cs="Arial"/>
              </w:rPr>
              <w:t>30% ↑ at 90%</w:t>
            </w:r>
          </w:p>
        </w:tc>
      </w:tr>
      <w:tr w:rsidR="00B6236E" w14:paraId="7C692AB4" w14:textId="77777777" w:rsidTr="002547D4">
        <w:tc>
          <w:tcPr>
            <w:tcW w:w="9061" w:type="dxa"/>
            <w:gridSpan w:val="7"/>
          </w:tcPr>
          <w:p w14:paraId="016E380E" w14:textId="77777777" w:rsidR="00B6236E" w:rsidRPr="005953C7" w:rsidRDefault="00B6236E" w:rsidP="00F93B02">
            <w:pPr>
              <w:spacing w:line="360" w:lineRule="auto"/>
              <w:rPr>
                <w:rFonts w:cs="Arial"/>
                <w:b/>
              </w:rPr>
            </w:pPr>
            <w:r w:rsidRPr="005953C7">
              <w:rPr>
                <w:rFonts w:cs="Arial"/>
                <w:b/>
                <w:bCs/>
              </w:rPr>
              <w:t>For 0.3C, 45</w:t>
            </w:r>
            <w:r w:rsidRPr="005953C7">
              <w:rPr>
                <w:rFonts w:cs="Arial"/>
                <w:b/>
              </w:rPr>
              <w:t>°C</w:t>
            </w:r>
          </w:p>
        </w:tc>
      </w:tr>
      <w:tr w:rsidR="00B6236E" w14:paraId="61517632" w14:textId="77777777" w:rsidTr="002547D4">
        <w:tc>
          <w:tcPr>
            <w:tcW w:w="1489" w:type="dxa"/>
          </w:tcPr>
          <w:p w14:paraId="69982F61" w14:textId="49BE1E04" w:rsidR="00B6236E" w:rsidRPr="005953C7" w:rsidRDefault="00B6236E" w:rsidP="00F93B02">
            <w:pPr>
              <w:spacing w:line="360" w:lineRule="auto"/>
              <w:rPr>
                <w:rFonts w:cs="Arial"/>
                <w:b/>
              </w:rPr>
            </w:pPr>
            <w:r w:rsidRPr="005953C7">
              <w:rPr>
                <w:rFonts w:cs="Arial"/>
                <w:b/>
              </w:rPr>
              <w:t>Cyl</w:t>
            </w:r>
            <w:r w:rsidR="000F27D6">
              <w:rPr>
                <w:rFonts w:cs="Arial"/>
                <w:b/>
              </w:rPr>
              <w:t>indrical</w:t>
            </w:r>
          </w:p>
        </w:tc>
        <w:tc>
          <w:tcPr>
            <w:tcW w:w="1259" w:type="dxa"/>
          </w:tcPr>
          <w:p w14:paraId="0E5E8883" w14:textId="77777777" w:rsidR="00B6236E" w:rsidRDefault="00B6236E" w:rsidP="00F93B02">
            <w:pPr>
              <w:spacing w:line="360" w:lineRule="auto"/>
              <w:rPr>
                <w:rFonts w:cs="Arial"/>
              </w:rPr>
            </w:pPr>
            <w:r>
              <w:rPr>
                <w:rFonts w:cs="Arial"/>
              </w:rPr>
              <w:t>3% ↑ at 10%</w:t>
            </w:r>
          </w:p>
        </w:tc>
        <w:tc>
          <w:tcPr>
            <w:tcW w:w="1264" w:type="dxa"/>
          </w:tcPr>
          <w:p w14:paraId="5BA7CF1F" w14:textId="77777777" w:rsidR="00B6236E" w:rsidRDefault="00B6236E" w:rsidP="00F93B02">
            <w:pPr>
              <w:spacing w:line="360" w:lineRule="auto"/>
              <w:rPr>
                <w:rFonts w:cs="Arial"/>
              </w:rPr>
            </w:pPr>
            <w:r>
              <w:rPr>
                <w:rFonts w:cs="Arial"/>
              </w:rPr>
              <w:t>7.5% ↑ at 80%</w:t>
            </w:r>
          </w:p>
        </w:tc>
        <w:tc>
          <w:tcPr>
            <w:tcW w:w="1259" w:type="dxa"/>
          </w:tcPr>
          <w:p w14:paraId="4FC1C7AE" w14:textId="77777777" w:rsidR="00B6236E" w:rsidRDefault="00B6236E" w:rsidP="00F93B02">
            <w:pPr>
              <w:spacing w:line="360" w:lineRule="auto"/>
              <w:rPr>
                <w:rFonts w:cs="Arial"/>
              </w:rPr>
            </w:pPr>
            <w:r>
              <w:rPr>
                <w:rFonts w:cs="Arial"/>
              </w:rPr>
              <w:t>17% ↓ at 5%</w:t>
            </w:r>
          </w:p>
        </w:tc>
        <w:tc>
          <w:tcPr>
            <w:tcW w:w="1265" w:type="dxa"/>
          </w:tcPr>
          <w:p w14:paraId="58163BDF" w14:textId="77777777" w:rsidR="00B6236E" w:rsidRDefault="00B6236E" w:rsidP="00F93B02">
            <w:pPr>
              <w:spacing w:line="360" w:lineRule="auto"/>
              <w:rPr>
                <w:rFonts w:cs="Arial"/>
              </w:rPr>
            </w:pPr>
            <w:r>
              <w:rPr>
                <w:rFonts w:cs="Arial"/>
              </w:rPr>
              <w:t>8% ↑ at 100%</w:t>
            </w:r>
          </w:p>
        </w:tc>
        <w:tc>
          <w:tcPr>
            <w:tcW w:w="1260" w:type="dxa"/>
          </w:tcPr>
          <w:p w14:paraId="6803B5CC" w14:textId="77777777" w:rsidR="00B6236E" w:rsidRDefault="00B6236E" w:rsidP="00F93B02">
            <w:pPr>
              <w:spacing w:line="360" w:lineRule="auto"/>
              <w:rPr>
                <w:rFonts w:cs="Arial"/>
              </w:rPr>
            </w:pPr>
            <w:r>
              <w:rPr>
                <w:rFonts w:cs="Arial"/>
              </w:rPr>
              <w:t>19% ↓ at 70%</w:t>
            </w:r>
          </w:p>
        </w:tc>
        <w:tc>
          <w:tcPr>
            <w:tcW w:w="1265" w:type="dxa"/>
          </w:tcPr>
          <w:p w14:paraId="71624081" w14:textId="77777777" w:rsidR="00B6236E" w:rsidRDefault="00B6236E" w:rsidP="00F93B02">
            <w:pPr>
              <w:spacing w:line="360" w:lineRule="auto"/>
              <w:rPr>
                <w:rFonts w:cs="Arial"/>
              </w:rPr>
            </w:pPr>
            <w:r>
              <w:rPr>
                <w:rFonts w:cs="Arial"/>
              </w:rPr>
              <w:t>13% ↑ at 95%</w:t>
            </w:r>
          </w:p>
        </w:tc>
      </w:tr>
      <w:tr w:rsidR="00B6236E" w14:paraId="7308D0A7" w14:textId="77777777" w:rsidTr="002547D4">
        <w:tc>
          <w:tcPr>
            <w:tcW w:w="1489" w:type="dxa"/>
          </w:tcPr>
          <w:p w14:paraId="0D303435" w14:textId="1E6C8A3F" w:rsidR="00B6236E" w:rsidRPr="005953C7" w:rsidRDefault="00B6236E" w:rsidP="00F93B02">
            <w:pPr>
              <w:spacing w:line="360" w:lineRule="auto"/>
              <w:rPr>
                <w:rFonts w:cs="Arial"/>
                <w:b/>
              </w:rPr>
            </w:pPr>
            <w:r w:rsidRPr="005953C7">
              <w:rPr>
                <w:rFonts w:cs="Arial"/>
                <w:b/>
              </w:rPr>
              <w:t>Pri</w:t>
            </w:r>
            <w:r w:rsidR="000F27D6">
              <w:rPr>
                <w:rFonts w:cs="Arial"/>
                <w:b/>
              </w:rPr>
              <w:t>smatic</w:t>
            </w:r>
          </w:p>
        </w:tc>
        <w:tc>
          <w:tcPr>
            <w:tcW w:w="1259" w:type="dxa"/>
          </w:tcPr>
          <w:p w14:paraId="0D4F9924" w14:textId="77777777" w:rsidR="00B6236E" w:rsidRDefault="00B6236E" w:rsidP="00F93B02">
            <w:pPr>
              <w:spacing w:line="360" w:lineRule="auto"/>
              <w:rPr>
                <w:rFonts w:cs="Arial"/>
              </w:rPr>
            </w:pPr>
            <w:r>
              <w:rPr>
                <w:rFonts w:cs="Arial"/>
              </w:rPr>
              <w:t>16% ↑ at 100%</w:t>
            </w:r>
          </w:p>
        </w:tc>
        <w:tc>
          <w:tcPr>
            <w:tcW w:w="1264" w:type="dxa"/>
          </w:tcPr>
          <w:p w14:paraId="41B2C349" w14:textId="77777777" w:rsidR="00B6236E" w:rsidRDefault="00B6236E" w:rsidP="00F93B02">
            <w:pPr>
              <w:spacing w:line="360" w:lineRule="auto"/>
              <w:rPr>
                <w:rFonts w:cs="Arial"/>
              </w:rPr>
            </w:pPr>
            <w:r>
              <w:rPr>
                <w:rFonts w:cs="Arial"/>
              </w:rPr>
              <w:t>23% ↑ at 80%</w:t>
            </w:r>
          </w:p>
        </w:tc>
        <w:tc>
          <w:tcPr>
            <w:tcW w:w="1259" w:type="dxa"/>
          </w:tcPr>
          <w:p w14:paraId="01FA8CC2" w14:textId="77777777" w:rsidR="00B6236E" w:rsidRDefault="00B6236E" w:rsidP="00F93B02">
            <w:pPr>
              <w:spacing w:line="360" w:lineRule="auto"/>
              <w:rPr>
                <w:rFonts w:cs="Arial"/>
              </w:rPr>
            </w:pPr>
            <w:r>
              <w:rPr>
                <w:rFonts w:cs="Arial"/>
              </w:rPr>
              <w:t>18% ↓ at 10%</w:t>
            </w:r>
          </w:p>
        </w:tc>
        <w:tc>
          <w:tcPr>
            <w:tcW w:w="1265" w:type="dxa"/>
          </w:tcPr>
          <w:p w14:paraId="03F69BAA" w14:textId="77777777" w:rsidR="00B6236E" w:rsidRDefault="00B6236E" w:rsidP="00F93B02">
            <w:pPr>
              <w:spacing w:line="360" w:lineRule="auto"/>
              <w:rPr>
                <w:rFonts w:cs="Arial"/>
              </w:rPr>
            </w:pPr>
            <w:r>
              <w:rPr>
                <w:rFonts w:cs="Arial"/>
              </w:rPr>
              <w:t>2% ↑ at 80%</w:t>
            </w:r>
          </w:p>
        </w:tc>
        <w:tc>
          <w:tcPr>
            <w:tcW w:w="1260" w:type="dxa"/>
          </w:tcPr>
          <w:p w14:paraId="26BE6A2E" w14:textId="77777777" w:rsidR="00B6236E" w:rsidRDefault="00B6236E" w:rsidP="00F93B02">
            <w:pPr>
              <w:spacing w:line="360" w:lineRule="auto"/>
              <w:rPr>
                <w:rFonts w:cs="Arial"/>
              </w:rPr>
            </w:pPr>
            <w:r>
              <w:rPr>
                <w:rFonts w:cs="Arial"/>
              </w:rPr>
              <w:t>16% ↓ at 10%</w:t>
            </w:r>
          </w:p>
        </w:tc>
        <w:tc>
          <w:tcPr>
            <w:tcW w:w="1265" w:type="dxa"/>
          </w:tcPr>
          <w:p w14:paraId="71FC31A1" w14:textId="77777777" w:rsidR="00B6236E" w:rsidRDefault="00B6236E" w:rsidP="00F93B02">
            <w:pPr>
              <w:spacing w:line="360" w:lineRule="auto"/>
              <w:rPr>
                <w:rFonts w:cs="Arial"/>
              </w:rPr>
            </w:pPr>
            <w:r>
              <w:rPr>
                <w:rFonts w:cs="Arial"/>
              </w:rPr>
              <w:t>10% ↑ at 80%</w:t>
            </w:r>
          </w:p>
        </w:tc>
      </w:tr>
      <w:tr w:rsidR="00B6236E" w14:paraId="3D4A2C7B" w14:textId="77777777" w:rsidTr="002547D4">
        <w:tc>
          <w:tcPr>
            <w:tcW w:w="1489" w:type="dxa"/>
          </w:tcPr>
          <w:p w14:paraId="34399320" w14:textId="1BAC713E" w:rsidR="00B6236E" w:rsidRPr="005953C7" w:rsidRDefault="00B6236E" w:rsidP="00F93B02">
            <w:pPr>
              <w:spacing w:line="360" w:lineRule="auto"/>
              <w:rPr>
                <w:rFonts w:cs="Arial"/>
                <w:b/>
              </w:rPr>
            </w:pPr>
            <w:r w:rsidRPr="005953C7">
              <w:rPr>
                <w:rFonts w:cs="Arial"/>
                <w:b/>
              </w:rPr>
              <w:t>Pou</w:t>
            </w:r>
            <w:r w:rsidR="000F27D6">
              <w:rPr>
                <w:rFonts w:cs="Arial"/>
                <w:b/>
              </w:rPr>
              <w:t>ch</w:t>
            </w:r>
          </w:p>
        </w:tc>
        <w:tc>
          <w:tcPr>
            <w:tcW w:w="1259" w:type="dxa"/>
          </w:tcPr>
          <w:p w14:paraId="1FCE013A" w14:textId="77777777" w:rsidR="00B6236E" w:rsidRDefault="00B6236E" w:rsidP="00F93B02">
            <w:pPr>
              <w:spacing w:line="360" w:lineRule="auto"/>
              <w:rPr>
                <w:rFonts w:cs="Arial"/>
              </w:rPr>
            </w:pPr>
            <w:r>
              <w:rPr>
                <w:rFonts w:cs="Arial"/>
              </w:rPr>
              <w:t>35% ↓ at 20%</w:t>
            </w:r>
          </w:p>
        </w:tc>
        <w:tc>
          <w:tcPr>
            <w:tcW w:w="1264" w:type="dxa"/>
          </w:tcPr>
          <w:p w14:paraId="3D11D64D" w14:textId="77777777" w:rsidR="00B6236E" w:rsidRDefault="00B6236E" w:rsidP="00F93B02">
            <w:pPr>
              <w:spacing w:line="360" w:lineRule="auto"/>
              <w:rPr>
                <w:rFonts w:cs="Arial"/>
              </w:rPr>
            </w:pPr>
            <w:r>
              <w:rPr>
                <w:rFonts w:cs="Arial"/>
              </w:rPr>
              <w:t>24% ↓ at 90%</w:t>
            </w:r>
          </w:p>
        </w:tc>
        <w:tc>
          <w:tcPr>
            <w:tcW w:w="1259" w:type="dxa"/>
          </w:tcPr>
          <w:p w14:paraId="705725B5" w14:textId="77777777" w:rsidR="00B6236E" w:rsidRDefault="00B6236E" w:rsidP="00F93B02">
            <w:pPr>
              <w:spacing w:line="360" w:lineRule="auto"/>
              <w:rPr>
                <w:rFonts w:cs="Arial"/>
              </w:rPr>
            </w:pPr>
            <w:r>
              <w:rPr>
                <w:rFonts w:cs="Arial"/>
              </w:rPr>
              <w:t>65% ↓ at 70%</w:t>
            </w:r>
          </w:p>
        </w:tc>
        <w:tc>
          <w:tcPr>
            <w:tcW w:w="1265" w:type="dxa"/>
          </w:tcPr>
          <w:p w14:paraId="5A4E7382" w14:textId="77777777" w:rsidR="00B6236E" w:rsidRDefault="00B6236E" w:rsidP="00F93B02">
            <w:pPr>
              <w:spacing w:line="360" w:lineRule="auto"/>
              <w:rPr>
                <w:rFonts w:cs="Arial"/>
              </w:rPr>
            </w:pPr>
            <w:r>
              <w:rPr>
                <w:rFonts w:cs="Arial"/>
              </w:rPr>
              <w:t>35% ↓ at 90%</w:t>
            </w:r>
          </w:p>
        </w:tc>
        <w:tc>
          <w:tcPr>
            <w:tcW w:w="1260" w:type="dxa"/>
          </w:tcPr>
          <w:p w14:paraId="0EB22BA7" w14:textId="77777777" w:rsidR="00B6236E" w:rsidRDefault="00B6236E" w:rsidP="00F93B02">
            <w:pPr>
              <w:spacing w:line="360" w:lineRule="auto"/>
              <w:rPr>
                <w:rFonts w:cs="Arial"/>
              </w:rPr>
            </w:pPr>
            <w:r>
              <w:rPr>
                <w:rFonts w:cs="Arial"/>
              </w:rPr>
              <w:t>67% ↓ at 5%</w:t>
            </w:r>
          </w:p>
        </w:tc>
        <w:tc>
          <w:tcPr>
            <w:tcW w:w="1265" w:type="dxa"/>
          </w:tcPr>
          <w:p w14:paraId="64416EF2" w14:textId="77777777" w:rsidR="00B6236E" w:rsidRDefault="00B6236E" w:rsidP="00F93B02">
            <w:pPr>
              <w:spacing w:line="360" w:lineRule="auto"/>
              <w:rPr>
                <w:rFonts w:cs="Arial"/>
              </w:rPr>
            </w:pPr>
            <w:r>
              <w:rPr>
                <w:rFonts w:cs="Arial"/>
              </w:rPr>
              <w:t>28% ↓ at 90%</w:t>
            </w:r>
          </w:p>
        </w:tc>
      </w:tr>
    </w:tbl>
    <w:p w14:paraId="48459D14" w14:textId="7E6D315A" w:rsidR="00186B53" w:rsidRDefault="00E81AFF" w:rsidP="00F9180E">
      <w:pPr>
        <w:spacing w:before="360" w:line="360" w:lineRule="auto"/>
        <w:rPr>
          <w:rFonts w:cs="Arial"/>
        </w:rPr>
      </w:pPr>
      <w:r>
        <w:rPr>
          <w:rFonts w:cs="Arial"/>
        </w:rPr>
        <w:t xml:space="preserve">In </w:t>
      </w:r>
      <w:r>
        <w:rPr>
          <w:rFonts w:cs="Arial"/>
        </w:rPr>
        <w:fldChar w:fldCharType="begin"/>
      </w:r>
      <w:r>
        <w:rPr>
          <w:rFonts w:cs="Arial"/>
        </w:rPr>
        <w:instrText xml:space="preserve"> REF _Ref526933705 \h </w:instrText>
      </w:r>
      <w:r w:rsidR="00186B53">
        <w:rPr>
          <w:rFonts w:cs="Arial"/>
        </w:rPr>
        <w:instrText xml:space="preserve"> \* MERGEFORMAT </w:instrText>
      </w:r>
      <w:r>
        <w:rPr>
          <w:rFonts w:cs="Arial"/>
        </w:rPr>
      </w:r>
      <w:r>
        <w:rPr>
          <w:rFonts w:cs="Arial"/>
        </w:rPr>
        <w:fldChar w:fldCharType="separate"/>
      </w:r>
      <w:r w:rsidR="00A440CB" w:rsidRPr="00A440CB">
        <w:t xml:space="preserve">Table </w:t>
      </w:r>
      <w:r w:rsidR="00A440CB" w:rsidRPr="00A440CB">
        <w:rPr>
          <w:noProof/>
        </w:rPr>
        <w:t>5.7</w:t>
      </w:r>
      <w:r>
        <w:rPr>
          <w:rFonts w:cs="Arial"/>
        </w:rPr>
        <w:fldChar w:fldCharType="end"/>
      </w:r>
      <w:r>
        <w:rPr>
          <w:rFonts w:cs="Arial"/>
        </w:rPr>
        <w:t xml:space="preserve"> and </w:t>
      </w:r>
      <w:r>
        <w:rPr>
          <w:rFonts w:cs="Arial"/>
        </w:rPr>
        <w:fldChar w:fldCharType="begin"/>
      </w:r>
      <w:r>
        <w:rPr>
          <w:rFonts w:cs="Arial"/>
        </w:rPr>
        <w:instrText xml:space="preserve"> REF _Ref526933707 \h </w:instrText>
      </w:r>
      <w:r w:rsidR="00186B53">
        <w:rPr>
          <w:rFonts w:cs="Arial"/>
        </w:rPr>
        <w:instrText xml:space="preserve"> \* MERGEFORMAT </w:instrText>
      </w:r>
      <w:r>
        <w:rPr>
          <w:rFonts w:cs="Arial"/>
        </w:rPr>
      </w:r>
      <w:r>
        <w:rPr>
          <w:rFonts w:cs="Arial"/>
        </w:rPr>
        <w:fldChar w:fldCharType="separate"/>
      </w:r>
      <w:r w:rsidR="00A440CB" w:rsidRPr="00A440CB">
        <w:t xml:space="preserve">Table </w:t>
      </w:r>
      <w:r w:rsidR="00A440CB" w:rsidRPr="00A440CB">
        <w:rPr>
          <w:noProof/>
        </w:rPr>
        <w:t>5.8</w:t>
      </w:r>
      <w:r>
        <w:rPr>
          <w:rFonts w:cs="Arial"/>
        </w:rPr>
        <w:fldChar w:fldCharType="end"/>
      </w:r>
      <w:r>
        <w:rPr>
          <w:rFonts w:cs="Arial"/>
        </w:rPr>
        <w:t>, the sign ↑ refers to an increase in the resistance with respect to an unaged cell and ↓ refers to a decrease. It is interesting t</w:t>
      </w:r>
      <w:r w:rsidR="003D3173">
        <w:rPr>
          <w:rFonts w:cs="Arial"/>
        </w:rPr>
        <w:t>o note that for the pouch cell at 45</w:t>
      </w:r>
      <w:r w:rsidR="003D3173" w:rsidRPr="003D3173">
        <w:rPr>
          <w:rFonts w:cs="Arial"/>
        </w:rPr>
        <w:t>°C</w:t>
      </w:r>
      <w:r w:rsidR="003D3173">
        <w:rPr>
          <w:rFonts w:cs="Arial"/>
        </w:rPr>
        <w:t xml:space="preserve"> all the resistance values have reduced from the unaged cell for both charge and discharge pulses.</w:t>
      </w:r>
      <w:r w:rsidR="005D6995">
        <w:rPr>
          <w:rFonts w:cs="Arial"/>
        </w:rPr>
        <w:t xml:space="preserve"> The cylindrical cell at 5</w:t>
      </w:r>
      <w:r w:rsidR="005D6995" w:rsidRPr="005D6995">
        <w:rPr>
          <w:rFonts w:cs="Arial"/>
        </w:rPr>
        <w:t>°C</w:t>
      </w:r>
      <w:r w:rsidR="005D6995">
        <w:rPr>
          <w:rFonts w:cs="Arial"/>
        </w:rPr>
        <w:t xml:space="preserve"> also shows a consistently reduced value of ohmic and charge transfer kinetic resistances for the discharge pulse.</w:t>
      </w:r>
      <w:r w:rsidR="00CB5E69">
        <w:rPr>
          <w:rFonts w:cs="Arial"/>
        </w:rPr>
        <w:t xml:space="preserve"> Overall, the ohmic resistance shows lesser variations with SOC for all the geometries.</w:t>
      </w:r>
      <w:r w:rsidR="00186B53">
        <w:rPr>
          <w:rFonts w:cs="Arial"/>
        </w:rPr>
        <w:t xml:space="preserve"> </w:t>
      </w:r>
      <w:r w:rsidR="00CB5E69">
        <w:rPr>
          <w:rFonts w:cs="Arial"/>
        </w:rPr>
        <w:t xml:space="preserve">Another interesting observation </w:t>
      </w:r>
      <w:r w:rsidR="00186B53">
        <w:rPr>
          <w:rFonts w:cs="Arial"/>
        </w:rPr>
        <w:t>is that for pouch cell at 5</w:t>
      </w:r>
      <w:r w:rsidR="00186B53" w:rsidRPr="00186B53">
        <w:rPr>
          <w:rFonts w:cs="Arial"/>
        </w:rPr>
        <w:t>°C</w:t>
      </w:r>
      <w:r w:rsidR="00186B53">
        <w:rPr>
          <w:rFonts w:cs="Arial"/>
        </w:rPr>
        <w:t xml:space="preserve">, all the minima and maxima occur at 5% and 90% SOCs, respectively, for the discharge pulse. For the prismatic cell at </w:t>
      </w:r>
      <w:r w:rsidR="00186B53" w:rsidRPr="00186B53">
        <w:rPr>
          <w:rFonts w:cs="Arial"/>
        </w:rPr>
        <w:t>5°C</w:t>
      </w:r>
      <w:r w:rsidR="00186B53">
        <w:rPr>
          <w:rFonts w:cs="Arial"/>
        </w:rPr>
        <w:t xml:space="preserve">, all the minima and maxima occur at 70% and 90% SOCs, respectively, for the discharge pulses. </w:t>
      </w:r>
    </w:p>
    <w:p w14:paraId="54728027" w14:textId="1C2301AD" w:rsidR="00186B53" w:rsidRPr="00D342AD" w:rsidRDefault="00186B53" w:rsidP="00F93B02">
      <w:pPr>
        <w:spacing w:line="360" w:lineRule="auto"/>
        <w:rPr>
          <w:noProof/>
        </w:rPr>
      </w:pPr>
      <w:r>
        <w:rPr>
          <w:rFonts w:cs="Arial"/>
        </w:rPr>
        <w:lastRenderedPageBreak/>
        <w:t xml:space="preserve">For a further detailed comparison, the IRR values and the actual resistance values of the aged cells are tabulated in </w:t>
      </w:r>
      <w:r>
        <w:fldChar w:fldCharType="begin"/>
      </w:r>
      <w:r>
        <w:instrText xml:space="preserve"> REF _Ref523764589 \h  \* MERGEFORMAT </w:instrText>
      </w:r>
      <w:r>
        <w:fldChar w:fldCharType="separate"/>
      </w:r>
      <w:r w:rsidR="00A440CB" w:rsidRPr="00A440CB">
        <w:t xml:space="preserve">Table </w:t>
      </w:r>
      <w:r w:rsidR="00A440CB" w:rsidRPr="00A440CB">
        <w:rPr>
          <w:noProof/>
        </w:rPr>
        <w:t>5.9</w:t>
      </w:r>
      <w:r>
        <w:fldChar w:fldCharType="end"/>
      </w:r>
      <w:r>
        <w:rPr>
          <w:rFonts w:cs="Arial"/>
        </w:rPr>
        <w:t xml:space="preserve"> and </w:t>
      </w:r>
      <w:r>
        <w:fldChar w:fldCharType="begin"/>
      </w:r>
      <w:r>
        <w:instrText xml:space="preserve"> REF _Ref523764598 \h  \* MERGEFORMAT </w:instrText>
      </w:r>
      <w:r>
        <w:fldChar w:fldCharType="separate"/>
      </w:r>
      <w:r w:rsidR="00A440CB" w:rsidRPr="00A440CB">
        <w:rPr>
          <w:noProof/>
        </w:rPr>
        <w:t>Table</w:t>
      </w:r>
      <w:r w:rsidR="00A440CB" w:rsidRPr="00A440CB">
        <w:t xml:space="preserve"> </w:t>
      </w:r>
      <w:r w:rsidR="00A440CB" w:rsidRPr="00A440CB">
        <w:rPr>
          <w:noProof/>
        </w:rPr>
        <w:t>5.10</w:t>
      </w:r>
      <w:r>
        <w:fldChar w:fldCharType="end"/>
      </w:r>
      <w:r>
        <w:t xml:space="preserve"> for the SOCs 5%, 50% and 95%. </w:t>
      </w:r>
    </w:p>
    <w:p w14:paraId="1B83CECD" w14:textId="0A43872C" w:rsidR="00D70B0F" w:rsidRPr="00E26EC6" w:rsidRDefault="00D70B0F" w:rsidP="00E26EC6">
      <w:pPr>
        <w:pStyle w:val="Caption"/>
        <w:keepNext/>
        <w:spacing w:line="360" w:lineRule="auto"/>
        <w:jc w:val="both"/>
        <w:rPr>
          <w:sz w:val="20"/>
          <w:szCs w:val="20"/>
        </w:rPr>
      </w:pPr>
      <w:bookmarkStart w:id="282" w:name="_Ref523764589"/>
      <w:bookmarkStart w:id="283" w:name="_Toc528066908"/>
      <w:r w:rsidRPr="00E26EC6">
        <w:rPr>
          <w:sz w:val="20"/>
          <w:szCs w:val="20"/>
        </w:rPr>
        <w:t xml:space="preserve">Table </w:t>
      </w:r>
      <w:r w:rsidR="00CA6FF9" w:rsidRPr="00E26EC6">
        <w:rPr>
          <w:sz w:val="20"/>
          <w:szCs w:val="20"/>
        </w:rPr>
        <w:fldChar w:fldCharType="begin"/>
      </w:r>
      <w:r w:rsidR="00CA6FF9" w:rsidRPr="00E26EC6">
        <w:rPr>
          <w:sz w:val="20"/>
          <w:szCs w:val="20"/>
        </w:rPr>
        <w:instrText xml:space="preserve"> STYLEREF 1 \s </w:instrText>
      </w:r>
      <w:r w:rsidR="00CA6FF9" w:rsidRPr="00E26EC6">
        <w:rPr>
          <w:sz w:val="20"/>
          <w:szCs w:val="20"/>
        </w:rPr>
        <w:fldChar w:fldCharType="separate"/>
      </w:r>
      <w:r w:rsidR="00A440CB">
        <w:rPr>
          <w:noProof/>
          <w:sz w:val="20"/>
          <w:szCs w:val="20"/>
        </w:rPr>
        <w:t>5</w:t>
      </w:r>
      <w:r w:rsidR="00CA6FF9" w:rsidRPr="00E26EC6">
        <w:rPr>
          <w:sz w:val="20"/>
          <w:szCs w:val="20"/>
        </w:rPr>
        <w:fldChar w:fldCharType="end"/>
      </w:r>
      <w:r w:rsidR="00CA6FF9" w:rsidRPr="00E26EC6">
        <w:rPr>
          <w:sz w:val="20"/>
          <w:szCs w:val="20"/>
        </w:rPr>
        <w:t>.</w:t>
      </w:r>
      <w:r w:rsidR="00CA6FF9" w:rsidRPr="00E26EC6">
        <w:rPr>
          <w:sz w:val="20"/>
          <w:szCs w:val="20"/>
        </w:rPr>
        <w:fldChar w:fldCharType="begin"/>
      </w:r>
      <w:r w:rsidR="00CA6FF9" w:rsidRPr="00E26EC6">
        <w:rPr>
          <w:sz w:val="20"/>
          <w:szCs w:val="20"/>
        </w:rPr>
        <w:instrText xml:space="preserve"> SEQ Table \* ARABIC \s 1 </w:instrText>
      </w:r>
      <w:r w:rsidR="00CA6FF9" w:rsidRPr="00E26EC6">
        <w:rPr>
          <w:sz w:val="20"/>
          <w:szCs w:val="20"/>
        </w:rPr>
        <w:fldChar w:fldCharType="separate"/>
      </w:r>
      <w:r w:rsidR="00A440CB">
        <w:rPr>
          <w:noProof/>
          <w:sz w:val="20"/>
          <w:szCs w:val="20"/>
        </w:rPr>
        <w:t>9</w:t>
      </w:r>
      <w:r w:rsidR="00CA6FF9" w:rsidRPr="00E26EC6">
        <w:rPr>
          <w:sz w:val="20"/>
          <w:szCs w:val="20"/>
        </w:rPr>
        <w:fldChar w:fldCharType="end"/>
      </w:r>
      <w:bookmarkEnd w:id="282"/>
      <w:r w:rsidRPr="00E26EC6">
        <w:rPr>
          <w:sz w:val="20"/>
          <w:szCs w:val="20"/>
        </w:rPr>
        <w:t xml:space="preserve">. Change in internal </w:t>
      </w:r>
      <w:commentRangeStart w:id="284"/>
      <w:r w:rsidRPr="00E26EC6">
        <w:rPr>
          <w:sz w:val="20"/>
          <w:szCs w:val="20"/>
        </w:rPr>
        <w:t>resistance</w:t>
      </w:r>
      <w:commentRangeEnd w:id="284"/>
      <w:r w:rsidR="00CB56DA">
        <w:rPr>
          <w:rStyle w:val="CommentReference"/>
          <w:bCs w:val="0"/>
        </w:rPr>
        <w:commentReference w:id="284"/>
      </w:r>
      <w:r w:rsidRPr="00E26EC6">
        <w:rPr>
          <w:sz w:val="20"/>
          <w:szCs w:val="20"/>
        </w:rPr>
        <w:t xml:space="preserve"> due to aging (for charging pulses)</w:t>
      </w:r>
      <w:bookmarkEnd w:id="283"/>
    </w:p>
    <w:tbl>
      <w:tblPr>
        <w:tblStyle w:val="LightShading-Accent1"/>
        <w:tblW w:w="5000" w:type="pct"/>
        <w:jc w:val="center"/>
        <w:tblLook w:val="0660" w:firstRow="1" w:lastRow="1" w:firstColumn="0" w:lastColumn="0" w:noHBand="1" w:noVBand="1"/>
      </w:tblPr>
      <w:tblGrid>
        <w:gridCol w:w="1673"/>
        <w:gridCol w:w="795"/>
        <w:gridCol w:w="795"/>
        <w:gridCol w:w="796"/>
        <w:gridCol w:w="796"/>
        <w:gridCol w:w="796"/>
        <w:gridCol w:w="796"/>
        <w:gridCol w:w="796"/>
        <w:gridCol w:w="796"/>
        <w:gridCol w:w="796"/>
      </w:tblGrid>
      <w:tr w:rsidR="003C0DEE" w:rsidRPr="0074301E" w14:paraId="225069B5" w14:textId="77777777" w:rsidTr="009F2680">
        <w:trPr>
          <w:cnfStyle w:val="100000000000" w:firstRow="1" w:lastRow="0" w:firstColumn="0" w:lastColumn="0" w:oddVBand="0" w:evenVBand="0" w:oddHBand="0" w:evenHBand="0" w:firstRowFirstColumn="0" w:firstRowLastColumn="0" w:lastRowFirstColumn="0" w:lastRowLastColumn="0"/>
          <w:jc w:val="center"/>
        </w:trPr>
        <w:tc>
          <w:tcPr>
            <w:tcW w:w="800" w:type="pct"/>
            <w:vMerge w:val="restart"/>
            <w:tcBorders>
              <w:left w:val="single" w:sz="4" w:space="0" w:color="auto"/>
              <w:right w:val="single" w:sz="4" w:space="0" w:color="auto"/>
            </w:tcBorders>
            <w:noWrap/>
          </w:tcPr>
          <w:p w14:paraId="2AA14E77" w14:textId="6DEF89E0" w:rsidR="003C0DEE" w:rsidRPr="007E0E35" w:rsidRDefault="00DE45E8" w:rsidP="009F2680">
            <w:pPr>
              <w:spacing w:line="360" w:lineRule="auto"/>
              <w:rPr>
                <w:rFonts w:cs="Arial"/>
                <w:color w:val="auto"/>
              </w:rPr>
            </w:pPr>
            <w:r>
              <w:rPr>
                <w:rFonts w:cs="Arial"/>
                <w:color w:val="auto"/>
              </w:rPr>
              <w:t>Cell type &amp; SOH</w:t>
            </w:r>
          </w:p>
        </w:tc>
        <w:tc>
          <w:tcPr>
            <w:tcW w:w="1307" w:type="pct"/>
            <w:gridSpan w:val="3"/>
            <w:tcBorders>
              <w:left w:val="single" w:sz="4" w:space="0" w:color="auto"/>
              <w:right w:val="single" w:sz="4" w:space="0" w:color="auto"/>
            </w:tcBorders>
          </w:tcPr>
          <w:p w14:paraId="094BE35B" w14:textId="77777777" w:rsidR="003C0DEE" w:rsidRPr="007E0E35" w:rsidRDefault="003C0DEE" w:rsidP="00F93B02">
            <w:pPr>
              <w:spacing w:line="360" w:lineRule="auto"/>
              <w:rPr>
                <w:rFonts w:cs="Arial"/>
                <w:color w:val="auto"/>
              </w:rPr>
            </w:pPr>
            <w:r w:rsidRPr="007E0E35">
              <w:rPr>
                <w:rFonts w:cs="Arial"/>
                <w:color w:val="auto"/>
              </w:rPr>
              <w:t>5%</w:t>
            </w:r>
          </w:p>
        </w:tc>
        <w:tc>
          <w:tcPr>
            <w:tcW w:w="1447" w:type="pct"/>
            <w:gridSpan w:val="3"/>
            <w:tcBorders>
              <w:left w:val="single" w:sz="4" w:space="0" w:color="auto"/>
              <w:right w:val="single" w:sz="4" w:space="0" w:color="auto"/>
            </w:tcBorders>
          </w:tcPr>
          <w:p w14:paraId="3F5DCF68" w14:textId="77777777" w:rsidR="003C0DEE" w:rsidRPr="007E0E35" w:rsidRDefault="003C0DEE" w:rsidP="00F93B02">
            <w:pPr>
              <w:spacing w:line="360" w:lineRule="auto"/>
              <w:rPr>
                <w:rFonts w:cs="Arial"/>
                <w:color w:val="auto"/>
              </w:rPr>
            </w:pPr>
            <w:r w:rsidRPr="007E0E35">
              <w:rPr>
                <w:rFonts w:cs="Arial"/>
                <w:color w:val="auto"/>
              </w:rPr>
              <w:t xml:space="preserve">50% </w:t>
            </w:r>
          </w:p>
        </w:tc>
        <w:tc>
          <w:tcPr>
            <w:tcW w:w="1447" w:type="pct"/>
            <w:gridSpan w:val="3"/>
            <w:tcBorders>
              <w:left w:val="single" w:sz="4" w:space="0" w:color="auto"/>
              <w:right w:val="single" w:sz="4" w:space="0" w:color="auto"/>
            </w:tcBorders>
          </w:tcPr>
          <w:p w14:paraId="0CEAAF36" w14:textId="77777777" w:rsidR="003C0DEE" w:rsidRPr="007E0E35" w:rsidRDefault="003C0DEE" w:rsidP="00F93B02">
            <w:pPr>
              <w:spacing w:line="360" w:lineRule="auto"/>
              <w:rPr>
                <w:rFonts w:cs="Arial"/>
                <w:color w:val="auto"/>
              </w:rPr>
            </w:pPr>
            <w:r w:rsidRPr="007E0E35">
              <w:rPr>
                <w:rFonts w:cs="Arial"/>
                <w:color w:val="auto"/>
              </w:rPr>
              <w:t xml:space="preserve">95% </w:t>
            </w:r>
          </w:p>
        </w:tc>
      </w:tr>
      <w:tr w:rsidR="003C0DEE" w:rsidRPr="0074301E" w14:paraId="346112DF" w14:textId="77777777" w:rsidTr="009F2680">
        <w:trPr>
          <w:jc w:val="center"/>
        </w:trPr>
        <w:tc>
          <w:tcPr>
            <w:tcW w:w="800" w:type="pct"/>
            <w:vMerge/>
            <w:tcBorders>
              <w:left w:val="single" w:sz="4" w:space="0" w:color="auto"/>
              <w:bottom w:val="single" w:sz="8" w:space="0" w:color="4F81BD" w:themeColor="accent1"/>
              <w:right w:val="single" w:sz="4" w:space="0" w:color="auto"/>
            </w:tcBorders>
            <w:noWrap/>
          </w:tcPr>
          <w:p w14:paraId="01F41C59" w14:textId="6A4838FF" w:rsidR="003C0DEE" w:rsidRPr="007E0E35" w:rsidRDefault="003C0DEE" w:rsidP="00F93B02">
            <w:pPr>
              <w:spacing w:line="360" w:lineRule="auto"/>
              <w:rPr>
                <w:rStyle w:val="SubtleEmphasis"/>
                <w:rFonts w:cs="Arial"/>
                <w:b/>
                <w:bCs/>
                <w:color w:val="auto"/>
              </w:rPr>
            </w:pPr>
          </w:p>
        </w:tc>
        <w:tc>
          <w:tcPr>
            <w:tcW w:w="342" w:type="pct"/>
            <w:tcBorders>
              <w:left w:val="single" w:sz="4" w:space="0" w:color="auto"/>
              <w:bottom w:val="single" w:sz="8" w:space="0" w:color="4F81BD" w:themeColor="accent1"/>
              <w:right w:val="single" w:sz="4" w:space="0" w:color="auto"/>
            </w:tcBorders>
          </w:tcPr>
          <w:p w14:paraId="0CF042C6"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Ohm</w:t>
            </w:r>
          </w:p>
        </w:tc>
        <w:tc>
          <w:tcPr>
            <w:tcW w:w="483" w:type="pct"/>
            <w:tcBorders>
              <w:left w:val="single" w:sz="4" w:space="0" w:color="auto"/>
              <w:bottom w:val="single" w:sz="8" w:space="0" w:color="4F81BD" w:themeColor="accent1"/>
              <w:right w:val="single" w:sz="4" w:space="0" w:color="auto"/>
            </w:tcBorders>
          </w:tcPr>
          <w:p w14:paraId="783E617F"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CTK</w:t>
            </w:r>
          </w:p>
        </w:tc>
        <w:tc>
          <w:tcPr>
            <w:tcW w:w="483" w:type="pct"/>
            <w:tcBorders>
              <w:left w:val="single" w:sz="4" w:space="0" w:color="auto"/>
              <w:bottom w:val="single" w:sz="8" w:space="0" w:color="4F81BD" w:themeColor="accent1"/>
              <w:right w:val="single" w:sz="4" w:space="0" w:color="auto"/>
            </w:tcBorders>
          </w:tcPr>
          <w:p w14:paraId="0C2F457C"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Dif</w:t>
            </w:r>
          </w:p>
        </w:tc>
        <w:tc>
          <w:tcPr>
            <w:tcW w:w="482" w:type="pct"/>
            <w:tcBorders>
              <w:left w:val="single" w:sz="4" w:space="0" w:color="auto"/>
              <w:bottom w:val="single" w:sz="8" w:space="0" w:color="4F81BD" w:themeColor="accent1"/>
              <w:right w:val="single" w:sz="4" w:space="0" w:color="auto"/>
            </w:tcBorders>
          </w:tcPr>
          <w:p w14:paraId="0C895016"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Ohm</w:t>
            </w:r>
          </w:p>
        </w:tc>
        <w:tc>
          <w:tcPr>
            <w:tcW w:w="482" w:type="pct"/>
            <w:tcBorders>
              <w:left w:val="single" w:sz="4" w:space="0" w:color="auto"/>
              <w:bottom w:val="single" w:sz="8" w:space="0" w:color="4F81BD" w:themeColor="accent1"/>
              <w:right w:val="single" w:sz="4" w:space="0" w:color="auto"/>
            </w:tcBorders>
          </w:tcPr>
          <w:p w14:paraId="0AD20BA6"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CTK</w:t>
            </w:r>
          </w:p>
        </w:tc>
        <w:tc>
          <w:tcPr>
            <w:tcW w:w="482" w:type="pct"/>
            <w:tcBorders>
              <w:left w:val="single" w:sz="4" w:space="0" w:color="auto"/>
              <w:bottom w:val="single" w:sz="8" w:space="0" w:color="4F81BD" w:themeColor="accent1"/>
              <w:right w:val="single" w:sz="4" w:space="0" w:color="auto"/>
            </w:tcBorders>
          </w:tcPr>
          <w:p w14:paraId="3715A6DD"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Dif</w:t>
            </w:r>
          </w:p>
        </w:tc>
        <w:tc>
          <w:tcPr>
            <w:tcW w:w="482" w:type="pct"/>
            <w:tcBorders>
              <w:left w:val="single" w:sz="4" w:space="0" w:color="auto"/>
              <w:bottom w:val="single" w:sz="8" w:space="0" w:color="4F81BD" w:themeColor="accent1"/>
              <w:right w:val="single" w:sz="4" w:space="0" w:color="auto"/>
            </w:tcBorders>
          </w:tcPr>
          <w:p w14:paraId="54AF31AB"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Ohm</w:t>
            </w:r>
          </w:p>
        </w:tc>
        <w:tc>
          <w:tcPr>
            <w:tcW w:w="482" w:type="pct"/>
            <w:tcBorders>
              <w:left w:val="single" w:sz="4" w:space="0" w:color="auto"/>
              <w:bottom w:val="single" w:sz="8" w:space="0" w:color="4F81BD" w:themeColor="accent1"/>
              <w:right w:val="single" w:sz="4" w:space="0" w:color="auto"/>
            </w:tcBorders>
          </w:tcPr>
          <w:p w14:paraId="60114E9A"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CTK</w:t>
            </w:r>
          </w:p>
        </w:tc>
        <w:tc>
          <w:tcPr>
            <w:tcW w:w="482" w:type="pct"/>
            <w:tcBorders>
              <w:left w:val="single" w:sz="4" w:space="0" w:color="auto"/>
              <w:bottom w:val="single" w:sz="8" w:space="0" w:color="4F81BD" w:themeColor="accent1"/>
              <w:right w:val="single" w:sz="4" w:space="0" w:color="auto"/>
            </w:tcBorders>
          </w:tcPr>
          <w:p w14:paraId="13014FDA" w14:textId="77777777" w:rsidR="003C0DEE" w:rsidRPr="007E0E35" w:rsidRDefault="003C0DEE" w:rsidP="00F93B02">
            <w:pPr>
              <w:spacing w:line="360" w:lineRule="auto"/>
              <w:rPr>
                <w:rStyle w:val="SubtleEmphasis"/>
                <w:rFonts w:cs="Arial"/>
                <w:b/>
                <w:bCs/>
                <w:color w:val="auto"/>
              </w:rPr>
            </w:pPr>
            <w:r>
              <w:rPr>
                <w:rStyle w:val="SubtleEmphasis"/>
                <w:rFonts w:cs="Arial"/>
                <w:b/>
                <w:bCs/>
                <w:color w:val="auto"/>
              </w:rPr>
              <w:t>Dif</w:t>
            </w:r>
          </w:p>
        </w:tc>
      </w:tr>
      <w:tr w:rsidR="00D70B0F" w:rsidRPr="0074301E" w14:paraId="0FD2072D" w14:textId="77777777" w:rsidTr="00D42610">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14:paraId="0B1DC317" w14:textId="77777777" w:rsidR="00D70B0F" w:rsidRPr="00E26EC6" w:rsidRDefault="00D70B0F" w:rsidP="00E26EC6">
            <w:pPr>
              <w:spacing w:line="360" w:lineRule="auto"/>
              <w:jc w:val="center"/>
              <w:rPr>
                <w:rFonts w:cs="Arial"/>
                <w:b/>
                <w:bCs/>
                <w:i/>
                <w:iCs/>
                <w:color w:val="auto"/>
              </w:rPr>
            </w:pPr>
            <w:r w:rsidRPr="00E26EC6">
              <w:rPr>
                <w:rStyle w:val="SubtleEmphasis"/>
                <w:rFonts w:cs="Arial"/>
                <w:b/>
                <w:bCs/>
                <w:i w:val="0"/>
                <w:iCs w:val="0"/>
                <w:color w:val="auto"/>
              </w:rPr>
              <w:t xml:space="preserve">Charging pulse for cells at </w:t>
            </w:r>
            <w:r w:rsidRPr="00E26EC6">
              <w:rPr>
                <w:rFonts w:cs="Arial"/>
                <w:b/>
                <w:bCs/>
                <w:color w:val="auto"/>
              </w:rPr>
              <w:t>5°C/0.3C</w:t>
            </w:r>
          </w:p>
        </w:tc>
      </w:tr>
      <w:tr w:rsidR="00D70B0F" w:rsidRPr="0074301E" w14:paraId="7ADB9440" w14:textId="77777777" w:rsidTr="009F2680">
        <w:trPr>
          <w:jc w:val="center"/>
        </w:trPr>
        <w:tc>
          <w:tcPr>
            <w:tcW w:w="800" w:type="pct"/>
            <w:tcBorders>
              <w:top w:val="single" w:sz="4" w:space="0" w:color="auto"/>
              <w:left w:val="single" w:sz="4" w:space="0" w:color="auto"/>
              <w:right w:val="single" w:sz="4" w:space="0" w:color="auto"/>
            </w:tcBorders>
            <w:noWrap/>
          </w:tcPr>
          <w:p w14:paraId="073D6607" w14:textId="53DC9F28" w:rsidR="00D70B0F" w:rsidRPr="007E0E35" w:rsidRDefault="00D70B0F" w:rsidP="00301AB3">
            <w:pPr>
              <w:pStyle w:val="DecimalAligned"/>
              <w:spacing w:line="360" w:lineRule="auto"/>
              <w:jc w:val="both"/>
              <w:rPr>
                <w:rFonts w:ascii="Arial" w:hAnsi="Arial" w:cs="Arial"/>
                <w:b/>
                <w:bCs/>
                <w:color w:val="auto"/>
              </w:rPr>
            </w:pPr>
            <w:r w:rsidRPr="007E0E35">
              <w:rPr>
                <w:rFonts w:ascii="Arial" w:hAnsi="Arial" w:cs="Arial"/>
                <w:b/>
                <w:bCs/>
                <w:color w:val="auto"/>
              </w:rPr>
              <w:t>Cyl</w:t>
            </w:r>
            <w:r w:rsidR="00E26DA7">
              <w:rPr>
                <w:rFonts w:ascii="Arial" w:hAnsi="Arial" w:cs="Arial"/>
                <w:b/>
                <w:bCs/>
                <w:color w:val="auto"/>
              </w:rPr>
              <w:t>indric</w:t>
            </w:r>
            <w:r w:rsidR="009F2680">
              <w:rPr>
                <w:rFonts w:ascii="Arial" w:hAnsi="Arial" w:cs="Arial"/>
                <w:b/>
                <w:bCs/>
                <w:color w:val="auto"/>
              </w:rPr>
              <w:t>al</w:t>
            </w:r>
          </w:p>
        </w:tc>
        <w:tc>
          <w:tcPr>
            <w:tcW w:w="342" w:type="pct"/>
            <w:tcBorders>
              <w:top w:val="single" w:sz="4" w:space="0" w:color="auto"/>
              <w:left w:val="single" w:sz="4" w:space="0" w:color="auto"/>
              <w:bottom w:val="single" w:sz="4" w:space="0" w:color="auto"/>
              <w:right w:val="single" w:sz="4" w:space="0" w:color="auto"/>
            </w:tcBorders>
          </w:tcPr>
          <w:p w14:paraId="597FCFBE" w14:textId="2207B246"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3.1</w:t>
            </w:r>
            <w:r w:rsidR="00E26EC6">
              <w:rPr>
                <w:rFonts w:ascii="Arial" w:hAnsi="Arial" w:cs="Arial"/>
                <w:color w:val="auto"/>
              </w:rPr>
              <w:t>1</w:t>
            </w:r>
          </w:p>
        </w:tc>
        <w:tc>
          <w:tcPr>
            <w:tcW w:w="483" w:type="pct"/>
            <w:tcBorders>
              <w:top w:val="single" w:sz="4" w:space="0" w:color="auto"/>
              <w:left w:val="single" w:sz="4" w:space="0" w:color="auto"/>
              <w:bottom w:val="single" w:sz="4" w:space="0" w:color="auto"/>
              <w:right w:val="single" w:sz="4" w:space="0" w:color="auto"/>
            </w:tcBorders>
          </w:tcPr>
          <w:p w14:paraId="17518484" w14:textId="69C6850D" w:rsidR="00D70B0F" w:rsidRPr="00AC7B0B" w:rsidRDefault="00E26EC6" w:rsidP="00F93B02">
            <w:pPr>
              <w:pStyle w:val="DecimalAligned"/>
              <w:spacing w:line="360" w:lineRule="auto"/>
              <w:rPr>
                <w:rFonts w:ascii="Arial" w:hAnsi="Arial" w:cs="Arial"/>
                <w:color w:val="auto"/>
              </w:rPr>
            </w:pPr>
            <w:r>
              <w:rPr>
                <w:rFonts w:ascii="Arial" w:hAnsi="Arial" w:cs="Arial"/>
                <w:color w:val="auto"/>
              </w:rPr>
              <w:t>2.57</w:t>
            </w:r>
          </w:p>
        </w:tc>
        <w:tc>
          <w:tcPr>
            <w:tcW w:w="483" w:type="pct"/>
            <w:tcBorders>
              <w:top w:val="single" w:sz="4" w:space="0" w:color="auto"/>
              <w:left w:val="single" w:sz="4" w:space="0" w:color="auto"/>
              <w:bottom w:val="single" w:sz="4" w:space="0" w:color="auto"/>
              <w:right w:val="single" w:sz="4" w:space="0" w:color="auto"/>
            </w:tcBorders>
          </w:tcPr>
          <w:p w14:paraId="2D558349" w14:textId="46825C48"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1.7</w:t>
            </w:r>
            <w:r w:rsidR="00E26EC6">
              <w:rPr>
                <w:rFonts w:ascii="Arial" w:hAnsi="Arial" w:cs="Arial"/>
                <w:color w:val="auto"/>
              </w:rPr>
              <w:t>5</w:t>
            </w:r>
          </w:p>
        </w:tc>
        <w:tc>
          <w:tcPr>
            <w:tcW w:w="482" w:type="pct"/>
            <w:tcBorders>
              <w:top w:val="single" w:sz="4" w:space="0" w:color="auto"/>
              <w:left w:val="single" w:sz="4" w:space="0" w:color="auto"/>
              <w:bottom w:val="single" w:sz="4" w:space="0" w:color="auto"/>
              <w:right w:val="single" w:sz="4" w:space="0" w:color="auto"/>
            </w:tcBorders>
          </w:tcPr>
          <w:p w14:paraId="449A5E5D" w14:textId="69133BFB" w:rsidR="00D70B0F" w:rsidRPr="00AC7B0B" w:rsidRDefault="00301AB3" w:rsidP="00F93B02">
            <w:pPr>
              <w:pStyle w:val="DecimalAligned"/>
              <w:spacing w:line="360" w:lineRule="auto"/>
              <w:rPr>
                <w:rFonts w:ascii="Arial" w:hAnsi="Arial" w:cs="Arial"/>
                <w:color w:val="auto"/>
              </w:rPr>
            </w:pPr>
            <w:r>
              <w:rPr>
                <w:rFonts w:ascii="Arial" w:hAnsi="Arial" w:cs="Arial"/>
                <w:color w:val="auto"/>
              </w:rPr>
              <w:t>2.87</w:t>
            </w:r>
          </w:p>
        </w:tc>
        <w:tc>
          <w:tcPr>
            <w:tcW w:w="482" w:type="pct"/>
            <w:tcBorders>
              <w:top w:val="single" w:sz="4" w:space="0" w:color="auto"/>
              <w:left w:val="single" w:sz="4" w:space="0" w:color="auto"/>
              <w:bottom w:val="single" w:sz="4" w:space="0" w:color="auto"/>
              <w:right w:val="single" w:sz="4" w:space="0" w:color="auto"/>
            </w:tcBorders>
          </w:tcPr>
          <w:p w14:paraId="7122DD44" w14:textId="3C2E99EE"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2.1</w:t>
            </w:r>
            <w:r w:rsidR="00301AB3">
              <w:rPr>
                <w:rFonts w:ascii="Arial" w:hAnsi="Arial" w:cs="Arial"/>
                <w:color w:val="auto"/>
              </w:rPr>
              <w:t>5</w:t>
            </w:r>
          </w:p>
        </w:tc>
        <w:tc>
          <w:tcPr>
            <w:tcW w:w="482" w:type="pct"/>
            <w:tcBorders>
              <w:top w:val="single" w:sz="4" w:space="0" w:color="auto"/>
              <w:left w:val="single" w:sz="4" w:space="0" w:color="auto"/>
              <w:bottom w:val="single" w:sz="4" w:space="0" w:color="auto"/>
              <w:right w:val="single" w:sz="4" w:space="0" w:color="auto"/>
            </w:tcBorders>
          </w:tcPr>
          <w:p w14:paraId="618F5E7B" w14:textId="0A699FDD"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1.7</w:t>
            </w:r>
            <w:r w:rsidR="00301AB3">
              <w:rPr>
                <w:rFonts w:ascii="Arial" w:hAnsi="Arial" w:cs="Arial"/>
                <w:color w:val="auto"/>
              </w:rPr>
              <w:t>5</w:t>
            </w:r>
          </w:p>
        </w:tc>
        <w:tc>
          <w:tcPr>
            <w:tcW w:w="482" w:type="pct"/>
            <w:tcBorders>
              <w:top w:val="single" w:sz="4" w:space="0" w:color="auto"/>
              <w:left w:val="single" w:sz="4" w:space="0" w:color="auto"/>
              <w:bottom w:val="single" w:sz="4" w:space="0" w:color="auto"/>
              <w:right w:val="single" w:sz="4" w:space="0" w:color="auto"/>
            </w:tcBorders>
          </w:tcPr>
          <w:p w14:paraId="54287A5C" w14:textId="020DB915" w:rsidR="00D70B0F" w:rsidRPr="00AC7B0B" w:rsidRDefault="00301AB3" w:rsidP="00F93B02">
            <w:pPr>
              <w:pStyle w:val="DecimalAligned"/>
              <w:spacing w:line="360" w:lineRule="auto"/>
              <w:rPr>
                <w:rFonts w:ascii="Arial" w:hAnsi="Arial" w:cs="Arial"/>
                <w:color w:val="auto"/>
              </w:rPr>
            </w:pPr>
            <w:r>
              <w:rPr>
                <w:rFonts w:ascii="Arial" w:hAnsi="Arial" w:cs="Arial"/>
                <w:color w:val="auto"/>
              </w:rPr>
              <w:t>2.82</w:t>
            </w:r>
          </w:p>
        </w:tc>
        <w:tc>
          <w:tcPr>
            <w:tcW w:w="482" w:type="pct"/>
            <w:tcBorders>
              <w:top w:val="single" w:sz="4" w:space="0" w:color="auto"/>
              <w:left w:val="single" w:sz="4" w:space="0" w:color="auto"/>
              <w:bottom w:val="single" w:sz="4" w:space="0" w:color="auto"/>
              <w:right w:val="single" w:sz="4" w:space="0" w:color="auto"/>
            </w:tcBorders>
          </w:tcPr>
          <w:p w14:paraId="2FEB07EB" w14:textId="6451AB67" w:rsidR="00D70B0F" w:rsidRPr="00AC7B0B" w:rsidRDefault="00301AB3" w:rsidP="00F93B02">
            <w:pPr>
              <w:pStyle w:val="DecimalAligned"/>
              <w:spacing w:line="360" w:lineRule="auto"/>
              <w:rPr>
                <w:rFonts w:ascii="Arial" w:hAnsi="Arial" w:cs="Arial"/>
                <w:color w:val="auto"/>
              </w:rPr>
            </w:pPr>
            <w:r>
              <w:rPr>
                <w:rFonts w:ascii="Arial" w:hAnsi="Arial" w:cs="Arial"/>
                <w:color w:val="auto"/>
              </w:rPr>
              <w:t>2.62</w:t>
            </w:r>
          </w:p>
        </w:tc>
        <w:tc>
          <w:tcPr>
            <w:tcW w:w="482" w:type="pct"/>
            <w:tcBorders>
              <w:top w:val="single" w:sz="4" w:space="0" w:color="auto"/>
              <w:left w:val="single" w:sz="4" w:space="0" w:color="auto"/>
              <w:bottom w:val="single" w:sz="4" w:space="0" w:color="auto"/>
              <w:right w:val="single" w:sz="4" w:space="0" w:color="auto"/>
            </w:tcBorders>
          </w:tcPr>
          <w:p w14:paraId="669B9CCF" w14:textId="3F168F80" w:rsidR="00D70B0F" w:rsidRPr="00AC7B0B" w:rsidRDefault="00301AB3" w:rsidP="00F93B02">
            <w:pPr>
              <w:pStyle w:val="DecimalAligned"/>
              <w:spacing w:line="360" w:lineRule="auto"/>
              <w:rPr>
                <w:rFonts w:ascii="Arial" w:hAnsi="Arial" w:cs="Arial"/>
                <w:color w:val="auto"/>
              </w:rPr>
            </w:pPr>
            <w:r>
              <w:rPr>
                <w:rFonts w:ascii="Arial" w:hAnsi="Arial" w:cs="Arial"/>
                <w:color w:val="auto"/>
              </w:rPr>
              <w:t>5.20</w:t>
            </w:r>
          </w:p>
        </w:tc>
      </w:tr>
      <w:tr w:rsidR="00D70B0F" w:rsidRPr="0074301E" w14:paraId="3F1BA84C" w14:textId="77777777" w:rsidTr="009F2680">
        <w:trPr>
          <w:jc w:val="center"/>
        </w:trPr>
        <w:tc>
          <w:tcPr>
            <w:tcW w:w="800" w:type="pct"/>
            <w:tcBorders>
              <w:left w:val="single" w:sz="4" w:space="0" w:color="auto"/>
              <w:bottom w:val="single" w:sz="4" w:space="0" w:color="auto"/>
              <w:right w:val="single" w:sz="4" w:space="0" w:color="auto"/>
            </w:tcBorders>
            <w:noWrap/>
          </w:tcPr>
          <w:p w14:paraId="54D36066" w14:textId="75A4E2D8" w:rsidR="00D70B0F" w:rsidRPr="007E0E35" w:rsidRDefault="00301AB3" w:rsidP="00F93B02">
            <w:pPr>
              <w:pStyle w:val="DecimalAligned"/>
              <w:spacing w:line="360" w:lineRule="auto"/>
              <w:rPr>
                <w:rFonts w:ascii="Arial" w:hAnsi="Arial" w:cs="Arial"/>
                <w:b/>
                <w:bCs/>
                <w:color w:val="auto"/>
              </w:rPr>
            </w:pPr>
            <w:r w:rsidRPr="007E0E35">
              <w:rPr>
                <w:rFonts w:ascii="Arial" w:hAnsi="Arial" w:cs="Arial"/>
                <w:b/>
                <w:bCs/>
                <w:color w:val="auto"/>
              </w:rPr>
              <w:t>76.6%</w:t>
            </w:r>
          </w:p>
        </w:tc>
        <w:tc>
          <w:tcPr>
            <w:tcW w:w="342" w:type="pct"/>
            <w:tcBorders>
              <w:left w:val="single" w:sz="4" w:space="0" w:color="auto"/>
              <w:bottom w:val="single" w:sz="4" w:space="0" w:color="auto"/>
              <w:right w:val="single" w:sz="4" w:space="0" w:color="auto"/>
            </w:tcBorders>
            <w:shd w:val="clear" w:color="auto" w:fill="E5DFEC" w:themeFill="accent4" w:themeFillTint="33"/>
          </w:tcPr>
          <w:p w14:paraId="4C25FA5A" w14:textId="53280112"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0.98</w:t>
            </w:r>
          </w:p>
        </w:tc>
        <w:tc>
          <w:tcPr>
            <w:tcW w:w="483" w:type="pct"/>
            <w:tcBorders>
              <w:left w:val="single" w:sz="4" w:space="0" w:color="auto"/>
              <w:bottom w:val="single" w:sz="4" w:space="0" w:color="auto"/>
              <w:right w:val="single" w:sz="4" w:space="0" w:color="auto"/>
            </w:tcBorders>
            <w:shd w:val="clear" w:color="auto" w:fill="E5DFEC" w:themeFill="accent4" w:themeFillTint="33"/>
          </w:tcPr>
          <w:p w14:paraId="68022B9B" w14:textId="3F7D3CB2"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1.69</w:t>
            </w:r>
          </w:p>
        </w:tc>
        <w:tc>
          <w:tcPr>
            <w:tcW w:w="483" w:type="pct"/>
            <w:tcBorders>
              <w:left w:val="single" w:sz="4" w:space="0" w:color="auto"/>
              <w:bottom w:val="single" w:sz="4" w:space="0" w:color="auto"/>
              <w:right w:val="single" w:sz="4" w:space="0" w:color="auto"/>
            </w:tcBorders>
            <w:shd w:val="clear" w:color="auto" w:fill="E5DFEC" w:themeFill="accent4" w:themeFillTint="33"/>
          </w:tcPr>
          <w:p w14:paraId="364FBC24" w14:textId="4366E095"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301AB3">
              <w:rPr>
                <w:rFonts w:ascii="Arial" w:hAnsi="Arial" w:cs="Arial"/>
                <w:i/>
                <w:color w:val="auto"/>
              </w:rPr>
              <w:t>59</w:t>
            </w:r>
          </w:p>
        </w:tc>
        <w:tc>
          <w:tcPr>
            <w:tcW w:w="482" w:type="pct"/>
            <w:tcBorders>
              <w:left w:val="single" w:sz="4" w:space="0" w:color="auto"/>
              <w:bottom w:val="single" w:sz="4" w:space="0" w:color="auto"/>
              <w:right w:val="single" w:sz="4" w:space="0" w:color="auto"/>
            </w:tcBorders>
            <w:shd w:val="clear" w:color="auto" w:fill="E5DFEC" w:themeFill="accent4" w:themeFillTint="33"/>
          </w:tcPr>
          <w:p w14:paraId="2BF17AF5" w14:textId="3B11E25E"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0.86</w:t>
            </w:r>
          </w:p>
        </w:tc>
        <w:tc>
          <w:tcPr>
            <w:tcW w:w="482" w:type="pct"/>
            <w:tcBorders>
              <w:left w:val="single" w:sz="4" w:space="0" w:color="auto"/>
              <w:bottom w:val="single" w:sz="4" w:space="0" w:color="auto"/>
              <w:right w:val="single" w:sz="4" w:space="0" w:color="auto"/>
            </w:tcBorders>
            <w:shd w:val="clear" w:color="auto" w:fill="E5DFEC" w:themeFill="accent4" w:themeFillTint="33"/>
          </w:tcPr>
          <w:p w14:paraId="6A06E696" w14:textId="5AB8FA1B"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301AB3">
              <w:rPr>
                <w:rFonts w:ascii="Arial" w:hAnsi="Arial" w:cs="Arial"/>
                <w:i/>
                <w:color w:val="auto"/>
              </w:rPr>
              <w:t>27</w:t>
            </w:r>
          </w:p>
        </w:tc>
        <w:tc>
          <w:tcPr>
            <w:tcW w:w="482" w:type="pct"/>
            <w:tcBorders>
              <w:left w:val="single" w:sz="4" w:space="0" w:color="auto"/>
              <w:bottom w:val="single" w:sz="4" w:space="0" w:color="auto"/>
              <w:right w:val="single" w:sz="4" w:space="0" w:color="auto"/>
            </w:tcBorders>
            <w:shd w:val="clear" w:color="auto" w:fill="E5DFEC" w:themeFill="accent4" w:themeFillTint="33"/>
          </w:tcPr>
          <w:p w14:paraId="25C903AD" w14:textId="0818B152"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301AB3">
              <w:rPr>
                <w:rFonts w:ascii="Arial" w:hAnsi="Arial" w:cs="Arial"/>
                <w:i/>
                <w:color w:val="auto"/>
              </w:rPr>
              <w:t>09</w:t>
            </w:r>
          </w:p>
        </w:tc>
        <w:tc>
          <w:tcPr>
            <w:tcW w:w="482" w:type="pct"/>
            <w:tcBorders>
              <w:left w:val="single" w:sz="4" w:space="0" w:color="auto"/>
              <w:bottom w:val="single" w:sz="4" w:space="0" w:color="auto"/>
              <w:right w:val="single" w:sz="4" w:space="0" w:color="auto"/>
            </w:tcBorders>
            <w:shd w:val="clear" w:color="auto" w:fill="E5DFEC" w:themeFill="accent4" w:themeFillTint="33"/>
          </w:tcPr>
          <w:p w14:paraId="2B9ECF01" w14:textId="0BA8A7CF"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0.88</w:t>
            </w:r>
          </w:p>
        </w:tc>
        <w:tc>
          <w:tcPr>
            <w:tcW w:w="482" w:type="pct"/>
            <w:tcBorders>
              <w:left w:val="single" w:sz="4" w:space="0" w:color="auto"/>
              <w:bottom w:val="single" w:sz="4" w:space="0" w:color="auto"/>
              <w:right w:val="single" w:sz="4" w:space="0" w:color="auto"/>
            </w:tcBorders>
            <w:shd w:val="clear" w:color="auto" w:fill="E5DFEC" w:themeFill="accent4" w:themeFillTint="33"/>
          </w:tcPr>
          <w:p w14:paraId="067813F6" w14:textId="2BDFF69D"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1.46</w:t>
            </w:r>
          </w:p>
        </w:tc>
        <w:tc>
          <w:tcPr>
            <w:tcW w:w="482" w:type="pct"/>
            <w:tcBorders>
              <w:left w:val="single" w:sz="4" w:space="0" w:color="auto"/>
              <w:bottom w:val="single" w:sz="4" w:space="0" w:color="auto"/>
              <w:right w:val="single" w:sz="4" w:space="0" w:color="auto"/>
            </w:tcBorders>
            <w:shd w:val="clear" w:color="auto" w:fill="E5DFEC" w:themeFill="accent4" w:themeFillTint="33"/>
          </w:tcPr>
          <w:p w14:paraId="47A2797E" w14:textId="3861E3C4"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301AB3">
              <w:rPr>
                <w:rFonts w:ascii="Arial" w:hAnsi="Arial" w:cs="Arial"/>
                <w:i/>
                <w:color w:val="auto"/>
              </w:rPr>
              <w:t>70</w:t>
            </w:r>
          </w:p>
        </w:tc>
      </w:tr>
      <w:tr w:rsidR="00D70B0F" w:rsidRPr="0074301E" w14:paraId="4402390E" w14:textId="77777777" w:rsidTr="009F2680">
        <w:trPr>
          <w:jc w:val="center"/>
        </w:trPr>
        <w:tc>
          <w:tcPr>
            <w:tcW w:w="800" w:type="pct"/>
            <w:tcBorders>
              <w:top w:val="single" w:sz="4" w:space="0" w:color="auto"/>
              <w:left w:val="single" w:sz="4" w:space="0" w:color="auto"/>
              <w:right w:val="single" w:sz="4" w:space="0" w:color="auto"/>
            </w:tcBorders>
            <w:noWrap/>
          </w:tcPr>
          <w:p w14:paraId="59913747" w14:textId="497CF771"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Pri</w:t>
            </w:r>
            <w:r w:rsidR="00301AB3">
              <w:rPr>
                <w:rFonts w:ascii="Arial" w:hAnsi="Arial" w:cs="Arial"/>
                <w:b/>
                <w:bCs/>
                <w:color w:val="auto"/>
              </w:rPr>
              <w:t>smatic</w:t>
            </w:r>
          </w:p>
        </w:tc>
        <w:tc>
          <w:tcPr>
            <w:tcW w:w="342" w:type="pct"/>
            <w:tcBorders>
              <w:top w:val="single" w:sz="4" w:space="0" w:color="auto"/>
              <w:left w:val="single" w:sz="4" w:space="0" w:color="auto"/>
              <w:bottom w:val="single" w:sz="4" w:space="0" w:color="auto"/>
              <w:right w:val="single" w:sz="4" w:space="0" w:color="auto"/>
            </w:tcBorders>
          </w:tcPr>
          <w:p w14:paraId="33029029" w14:textId="5F9E96A7" w:rsidR="00D70B0F" w:rsidRPr="00AC7B0B" w:rsidRDefault="00301AB3" w:rsidP="00F93B02">
            <w:pPr>
              <w:pStyle w:val="DecimalAligned"/>
              <w:spacing w:line="360" w:lineRule="auto"/>
              <w:rPr>
                <w:rFonts w:ascii="Arial" w:hAnsi="Arial" w:cs="Arial"/>
                <w:color w:val="auto"/>
              </w:rPr>
            </w:pPr>
            <w:r>
              <w:rPr>
                <w:rFonts w:ascii="Arial" w:hAnsi="Arial" w:cs="Arial"/>
                <w:color w:val="auto"/>
              </w:rPr>
              <w:t>3.63</w:t>
            </w:r>
          </w:p>
        </w:tc>
        <w:tc>
          <w:tcPr>
            <w:tcW w:w="483" w:type="pct"/>
            <w:tcBorders>
              <w:top w:val="single" w:sz="4" w:space="0" w:color="auto"/>
              <w:left w:val="single" w:sz="4" w:space="0" w:color="auto"/>
              <w:bottom w:val="single" w:sz="4" w:space="0" w:color="auto"/>
              <w:right w:val="single" w:sz="4" w:space="0" w:color="auto"/>
            </w:tcBorders>
          </w:tcPr>
          <w:p w14:paraId="046147EB" w14:textId="51830479" w:rsidR="00D70B0F" w:rsidRPr="00AC7B0B" w:rsidRDefault="00301AB3" w:rsidP="00F93B02">
            <w:pPr>
              <w:pStyle w:val="DecimalAligned"/>
              <w:spacing w:line="360" w:lineRule="auto"/>
              <w:rPr>
                <w:rFonts w:ascii="Arial" w:hAnsi="Arial" w:cs="Arial"/>
                <w:color w:val="auto"/>
              </w:rPr>
            </w:pPr>
            <w:r>
              <w:rPr>
                <w:rFonts w:ascii="Arial" w:hAnsi="Arial" w:cs="Arial"/>
                <w:color w:val="auto"/>
              </w:rPr>
              <w:t>1.95</w:t>
            </w:r>
          </w:p>
        </w:tc>
        <w:tc>
          <w:tcPr>
            <w:tcW w:w="483" w:type="pct"/>
            <w:tcBorders>
              <w:top w:val="single" w:sz="4" w:space="0" w:color="auto"/>
              <w:left w:val="single" w:sz="4" w:space="0" w:color="auto"/>
              <w:bottom w:val="single" w:sz="4" w:space="0" w:color="auto"/>
              <w:right w:val="single" w:sz="4" w:space="0" w:color="auto"/>
            </w:tcBorders>
          </w:tcPr>
          <w:p w14:paraId="2310BFBD" w14:textId="1994AD2D" w:rsidR="00D70B0F" w:rsidRPr="00AC7B0B" w:rsidRDefault="00301AB3" w:rsidP="00F93B02">
            <w:pPr>
              <w:pStyle w:val="DecimalAligned"/>
              <w:spacing w:line="360" w:lineRule="auto"/>
              <w:rPr>
                <w:rFonts w:ascii="Arial" w:hAnsi="Arial" w:cs="Arial"/>
                <w:color w:val="auto"/>
              </w:rPr>
            </w:pPr>
            <w:r>
              <w:rPr>
                <w:rFonts w:ascii="Arial" w:hAnsi="Arial" w:cs="Arial"/>
                <w:color w:val="auto"/>
              </w:rPr>
              <w:t>1.40</w:t>
            </w:r>
          </w:p>
        </w:tc>
        <w:tc>
          <w:tcPr>
            <w:tcW w:w="482" w:type="pct"/>
            <w:tcBorders>
              <w:top w:val="single" w:sz="4" w:space="0" w:color="auto"/>
              <w:left w:val="single" w:sz="4" w:space="0" w:color="auto"/>
              <w:bottom w:val="single" w:sz="4" w:space="0" w:color="auto"/>
              <w:right w:val="single" w:sz="4" w:space="0" w:color="auto"/>
            </w:tcBorders>
          </w:tcPr>
          <w:p w14:paraId="5498866F" w14:textId="0C4D31D4"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3.4</w:t>
            </w:r>
            <w:r w:rsidR="00301AB3">
              <w:rPr>
                <w:rFonts w:ascii="Arial" w:hAnsi="Arial" w:cs="Arial"/>
                <w:color w:val="auto"/>
              </w:rPr>
              <w:t>3</w:t>
            </w:r>
          </w:p>
        </w:tc>
        <w:tc>
          <w:tcPr>
            <w:tcW w:w="482" w:type="pct"/>
            <w:tcBorders>
              <w:top w:val="single" w:sz="4" w:space="0" w:color="auto"/>
              <w:left w:val="single" w:sz="4" w:space="0" w:color="auto"/>
              <w:bottom w:val="single" w:sz="4" w:space="0" w:color="auto"/>
              <w:right w:val="single" w:sz="4" w:space="0" w:color="auto"/>
            </w:tcBorders>
          </w:tcPr>
          <w:p w14:paraId="7A6A22D1" w14:textId="674BA048"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1.65</w:t>
            </w:r>
          </w:p>
        </w:tc>
        <w:tc>
          <w:tcPr>
            <w:tcW w:w="482" w:type="pct"/>
            <w:tcBorders>
              <w:top w:val="single" w:sz="4" w:space="0" w:color="auto"/>
              <w:left w:val="single" w:sz="4" w:space="0" w:color="auto"/>
              <w:bottom w:val="single" w:sz="4" w:space="0" w:color="auto"/>
              <w:right w:val="single" w:sz="4" w:space="0" w:color="auto"/>
            </w:tcBorders>
          </w:tcPr>
          <w:p w14:paraId="54C6AB9A" w14:textId="3E36D981" w:rsidR="00D70B0F" w:rsidRPr="00AC7B0B" w:rsidRDefault="00301AB3" w:rsidP="00F93B02">
            <w:pPr>
              <w:pStyle w:val="DecimalAligned"/>
              <w:spacing w:line="360" w:lineRule="auto"/>
              <w:rPr>
                <w:rFonts w:ascii="Arial" w:hAnsi="Arial" w:cs="Arial"/>
                <w:color w:val="auto"/>
              </w:rPr>
            </w:pPr>
            <w:r>
              <w:rPr>
                <w:rFonts w:ascii="Arial" w:hAnsi="Arial" w:cs="Arial"/>
                <w:color w:val="auto"/>
              </w:rPr>
              <w:t>1.53</w:t>
            </w:r>
          </w:p>
        </w:tc>
        <w:tc>
          <w:tcPr>
            <w:tcW w:w="482" w:type="pct"/>
            <w:tcBorders>
              <w:top w:val="single" w:sz="4" w:space="0" w:color="auto"/>
              <w:left w:val="single" w:sz="4" w:space="0" w:color="auto"/>
              <w:bottom w:val="single" w:sz="4" w:space="0" w:color="auto"/>
              <w:right w:val="single" w:sz="4" w:space="0" w:color="auto"/>
            </w:tcBorders>
          </w:tcPr>
          <w:p w14:paraId="64B22090" w14:textId="6D135354" w:rsidR="00D70B0F" w:rsidRPr="00AC7B0B" w:rsidRDefault="00301AB3" w:rsidP="00F93B02">
            <w:pPr>
              <w:pStyle w:val="DecimalAligned"/>
              <w:spacing w:line="360" w:lineRule="auto"/>
              <w:rPr>
                <w:rFonts w:ascii="Arial" w:hAnsi="Arial" w:cs="Arial"/>
                <w:color w:val="auto"/>
              </w:rPr>
            </w:pPr>
            <w:r>
              <w:rPr>
                <w:rFonts w:ascii="Arial" w:hAnsi="Arial" w:cs="Arial"/>
                <w:color w:val="auto"/>
              </w:rPr>
              <w:t>3.37</w:t>
            </w:r>
          </w:p>
        </w:tc>
        <w:tc>
          <w:tcPr>
            <w:tcW w:w="482" w:type="pct"/>
            <w:tcBorders>
              <w:top w:val="single" w:sz="4" w:space="0" w:color="auto"/>
              <w:left w:val="single" w:sz="4" w:space="0" w:color="auto"/>
              <w:bottom w:val="single" w:sz="4" w:space="0" w:color="auto"/>
              <w:right w:val="single" w:sz="4" w:space="0" w:color="auto"/>
            </w:tcBorders>
          </w:tcPr>
          <w:p w14:paraId="20982A8D" w14:textId="3F94E8AE" w:rsidR="00D70B0F" w:rsidRPr="00AC7B0B" w:rsidRDefault="00301AB3" w:rsidP="00F93B02">
            <w:pPr>
              <w:pStyle w:val="DecimalAligned"/>
              <w:spacing w:line="360" w:lineRule="auto"/>
              <w:rPr>
                <w:rFonts w:ascii="Arial" w:hAnsi="Arial" w:cs="Arial"/>
                <w:color w:val="auto"/>
              </w:rPr>
            </w:pPr>
            <w:r>
              <w:rPr>
                <w:rFonts w:ascii="Arial" w:hAnsi="Arial" w:cs="Arial"/>
                <w:color w:val="auto"/>
              </w:rPr>
              <w:t>2.08</w:t>
            </w:r>
          </w:p>
        </w:tc>
        <w:tc>
          <w:tcPr>
            <w:tcW w:w="482" w:type="pct"/>
            <w:tcBorders>
              <w:top w:val="single" w:sz="4" w:space="0" w:color="auto"/>
              <w:left w:val="single" w:sz="4" w:space="0" w:color="auto"/>
              <w:bottom w:val="single" w:sz="4" w:space="0" w:color="auto"/>
              <w:right w:val="single" w:sz="4" w:space="0" w:color="auto"/>
            </w:tcBorders>
          </w:tcPr>
          <w:p w14:paraId="08A52ED4" w14:textId="3E123FAC" w:rsidR="00D70B0F" w:rsidRPr="00AC7B0B" w:rsidRDefault="00301AB3" w:rsidP="00F93B02">
            <w:pPr>
              <w:pStyle w:val="DecimalAligned"/>
              <w:spacing w:line="360" w:lineRule="auto"/>
              <w:rPr>
                <w:rFonts w:ascii="Arial" w:hAnsi="Arial" w:cs="Arial"/>
                <w:color w:val="auto"/>
              </w:rPr>
            </w:pPr>
            <w:r>
              <w:rPr>
                <w:rFonts w:ascii="Arial" w:hAnsi="Arial" w:cs="Arial"/>
                <w:color w:val="auto"/>
              </w:rPr>
              <w:t>3.66</w:t>
            </w:r>
          </w:p>
        </w:tc>
      </w:tr>
      <w:tr w:rsidR="00D70B0F" w:rsidRPr="0074301E" w14:paraId="0B485F81" w14:textId="77777777" w:rsidTr="009F2680">
        <w:trPr>
          <w:jc w:val="center"/>
        </w:trPr>
        <w:tc>
          <w:tcPr>
            <w:tcW w:w="800" w:type="pct"/>
            <w:tcBorders>
              <w:left w:val="single" w:sz="4" w:space="0" w:color="auto"/>
              <w:bottom w:val="single" w:sz="4" w:space="0" w:color="auto"/>
              <w:right w:val="single" w:sz="4" w:space="0" w:color="auto"/>
            </w:tcBorders>
            <w:noWrap/>
          </w:tcPr>
          <w:p w14:paraId="2453B736" w14:textId="7F2EC484" w:rsidR="00D70B0F" w:rsidRPr="007E0E35" w:rsidRDefault="00301AB3" w:rsidP="00F93B02">
            <w:pPr>
              <w:pStyle w:val="DecimalAligned"/>
              <w:spacing w:line="360" w:lineRule="auto"/>
              <w:rPr>
                <w:rFonts w:ascii="Arial" w:hAnsi="Arial" w:cs="Arial"/>
                <w:b/>
                <w:bCs/>
                <w:color w:val="auto"/>
              </w:rPr>
            </w:pPr>
            <w:r w:rsidRPr="007E0E35">
              <w:rPr>
                <w:rFonts w:ascii="Arial" w:hAnsi="Arial" w:cs="Arial"/>
                <w:b/>
                <w:bCs/>
                <w:color w:val="auto"/>
              </w:rPr>
              <w:t>81.2%</w:t>
            </w:r>
          </w:p>
        </w:tc>
        <w:tc>
          <w:tcPr>
            <w:tcW w:w="34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AA86663" w14:textId="2DAA1020"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1.08</w:t>
            </w:r>
          </w:p>
        </w:tc>
        <w:tc>
          <w:tcPr>
            <w:tcW w:w="48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96CC0A6" w14:textId="7DF2FC9C"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301AB3">
              <w:rPr>
                <w:rFonts w:ascii="Arial" w:hAnsi="Arial" w:cs="Arial"/>
                <w:i/>
                <w:color w:val="auto"/>
              </w:rPr>
              <w:t>42</w:t>
            </w:r>
          </w:p>
        </w:tc>
        <w:tc>
          <w:tcPr>
            <w:tcW w:w="48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C279499" w14:textId="0BBF67F6"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301AB3">
              <w:rPr>
                <w:rFonts w:ascii="Arial" w:hAnsi="Arial" w:cs="Arial"/>
                <w:i/>
                <w:color w:val="auto"/>
              </w:rPr>
              <w:t>35</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57C6176" w14:textId="2906ED04"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0.98</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FB3C853" w14:textId="08FC58A7"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0.96</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F191DE6" w14:textId="5BE03A06"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1.00</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19CE33C" w14:textId="44DB3D71"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1.01</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AC6571A" w14:textId="4BD11973"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1.1</w:t>
            </w:r>
            <w:r w:rsidR="009F6D05" w:rsidRPr="00AC7B0B">
              <w:rPr>
                <w:rFonts w:ascii="Arial" w:hAnsi="Arial" w:cs="Arial"/>
                <w:i/>
                <w:color w:val="auto"/>
              </w:rPr>
              <w:t>1</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6086647" w14:textId="67AAA50E"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301AB3">
              <w:rPr>
                <w:rFonts w:ascii="Arial" w:hAnsi="Arial" w:cs="Arial"/>
                <w:i/>
                <w:color w:val="auto"/>
              </w:rPr>
              <w:t>16</w:t>
            </w:r>
          </w:p>
        </w:tc>
      </w:tr>
      <w:tr w:rsidR="00D70B0F" w:rsidRPr="0074301E" w14:paraId="267B1591" w14:textId="77777777" w:rsidTr="009F2680">
        <w:trPr>
          <w:jc w:val="center"/>
        </w:trPr>
        <w:tc>
          <w:tcPr>
            <w:tcW w:w="800" w:type="pct"/>
            <w:tcBorders>
              <w:top w:val="single" w:sz="4" w:space="0" w:color="auto"/>
              <w:left w:val="single" w:sz="4" w:space="0" w:color="auto"/>
              <w:right w:val="single" w:sz="4" w:space="0" w:color="auto"/>
            </w:tcBorders>
            <w:noWrap/>
          </w:tcPr>
          <w:p w14:paraId="60BD2778" w14:textId="4E1B4F18"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Po</w:t>
            </w:r>
            <w:r w:rsidR="00301AB3">
              <w:rPr>
                <w:rFonts w:ascii="Arial" w:hAnsi="Arial" w:cs="Arial"/>
                <w:b/>
                <w:bCs/>
                <w:color w:val="auto"/>
              </w:rPr>
              <w:t>uch</w:t>
            </w:r>
          </w:p>
        </w:tc>
        <w:tc>
          <w:tcPr>
            <w:tcW w:w="342" w:type="pct"/>
            <w:tcBorders>
              <w:top w:val="single" w:sz="4" w:space="0" w:color="auto"/>
              <w:left w:val="single" w:sz="4" w:space="0" w:color="auto"/>
              <w:bottom w:val="single" w:sz="4" w:space="0" w:color="auto"/>
              <w:right w:val="single" w:sz="4" w:space="0" w:color="auto"/>
            </w:tcBorders>
          </w:tcPr>
          <w:p w14:paraId="539FFE55" w14:textId="510AA790" w:rsidR="00D70B0F" w:rsidRPr="00AC7B0B" w:rsidRDefault="00301AB3" w:rsidP="00F93B02">
            <w:pPr>
              <w:pStyle w:val="DecimalAligned"/>
              <w:spacing w:line="360" w:lineRule="auto"/>
              <w:rPr>
                <w:rFonts w:ascii="Arial" w:hAnsi="Arial" w:cs="Arial"/>
                <w:color w:val="auto"/>
              </w:rPr>
            </w:pPr>
            <w:r>
              <w:rPr>
                <w:rFonts w:ascii="Arial" w:hAnsi="Arial" w:cs="Arial"/>
                <w:color w:val="auto"/>
              </w:rPr>
              <w:t>2.24</w:t>
            </w:r>
          </w:p>
        </w:tc>
        <w:tc>
          <w:tcPr>
            <w:tcW w:w="483" w:type="pct"/>
            <w:tcBorders>
              <w:top w:val="single" w:sz="4" w:space="0" w:color="auto"/>
              <w:left w:val="single" w:sz="4" w:space="0" w:color="auto"/>
              <w:bottom w:val="single" w:sz="4" w:space="0" w:color="auto"/>
              <w:right w:val="single" w:sz="4" w:space="0" w:color="auto"/>
            </w:tcBorders>
          </w:tcPr>
          <w:p w14:paraId="3BECF79E" w14:textId="27C50312"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2.1</w:t>
            </w:r>
            <w:r w:rsidR="00301AB3">
              <w:rPr>
                <w:rFonts w:ascii="Arial" w:hAnsi="Arial" w:cs="Arial"/>
                <w:color w:val="auto"/>
              </w:rPr>
              <w:t>5</w:t>
            </w:r>
          </w:p>
        </w:tc>
        <w:tc>
          <w:tcPr>
            <w:tcW w:w="483" w:type="pct"/>
            <w:tcBorders>
              <w:top w:val="single" w:sz="4" w:space="0" w:color="auto"/>
              <w:left w:val="single" w:sz="4" w:space="0" w:color="auto"/>
              <w:bottom w:val="single" w:sz="4" w:space="0" w:color="auto"/>
              <w:right w:val="single" w:sz="4" w:space="0" w:color="auto"/>
            </w:tcBorders>
          </w:tcPr>
          <w:p w14:paraId="0CE44217" w14:textId="7CD234F5"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1.47</w:t>
            </w:r>
          </w:p>
        </w:tc>
        <w:tc>
          <w:tcPr>
            <w:tcW w:w="482" w:type="pct"/>
            <w:tcBorders>
              <w:top w:val="single" w:sz="4" w:space="0" w:color="auto"/>
              <w:left w:val="single" w:sz="4" w:space="0" w:color="auto"/>
              <w:bottom w:val="single" w:sz="4" w:space="0" w:color="auto"/>
              <w:right w:val="single" w:sz="4" w:space="0" w:color="auto"/>
            </w:tcBorders>
          </w:tcPr>
          <w:p w14:paraId="2BC83018" w14:textId="30ACF562"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w:t>
            </w:r>
            <w:r w:rsidR="00301AB3">
              <w:rPr>
                <w:rFonts w:ascii="Arial" w:hAnsi="Arial" w:cs="Arial"/>
                <w:color w:val="auto"/>
              </w:rPr>
              <w:t>30</w:t>
            </w:r>
          </w:p>
        </w:tc>
        <w:tc>
          <w:tcPr>
            <w:tcW w:w="482" w:type="pct"/>
            <w:tcBorders>
              <w:top w:val="single" w:sz="4" w:space="0" w:color="auto"/>
              <w:left w:val="single" w:sz="4" w:space="0" w:color="auto"/>
              <w:bottom w:val="single" w:sz="4" w:space="0" w:color="auto"/>
              <w:right w:val="single" w:sz="4" w:space="0" w:color="auto"/>
            </w:tcBorders>
          </w:tcPr>
          <w:p w14:paraId="39E9C3FD" w14:textId="4AA572D1" w:rsidR="00D70B0F" w:rsidRPr="00AC7B0B" w:rsidRDefault="00301AB3" w:rsidP="00F93B02">
            <w:pPr>
              <w:pStyle w:val="DecimalAligned"/>
              <w:spacing w:line="360" w:lineRule="auto"/>
              <w:rPr>
                <w:rFonts w:ascii="Arial" w:hAnsi="Arial" w:cs="Arial"/>
                <w:color w:val="auto"/>
              </w:rPr>
            </w:pPr>
            <w:r>
              <w:rPr>
                <w:rFonts w:ascii="Arial" w:hAnsi="Arial" w:cs="Arial"/>
                <w:color w:val="auto"/>
              </w:rPr>
              <w:t>1.85</w:t>
            </w:r>
          </w:p>
        </w:tc>
        <w:tc>
          <w:tcPr>
            <w:tcW w:w="482" w:type="pct"/>
            <w:tcBorders>
              <w:top w:val="single" w:sz="4" w:space="0" w:color="auto"/>
              <w:left w:val="single" w:sz="4" w:space="0" w:color="auto"/>
              <w:bottom w:val="single" w:sz="4" w:space="0" w:color="auto"/>
              <w:right w:val="single" w:sz="4" w:space="0" w:color="auto"/>
            </w:tcBorders>
          </w:tcPr>
          <w:p w14:paraId="58108E63" w14:textId="01525733" w:rsidR="00D70B0F" w:rsidRPr="00AC7B0B" w:rsidRDefault="00301AB3" w:rsidP="00F93B02">
            <w:pPr>
              <w:pStyle w:val="DecimalAligned"/>
              <w:spacing w:line="360" w:lineRule="auto"/>
              <w:rPr>
                <w:rFonts w:ascii="Arial" w:hAnsi="Arial" w:cs="Arial"/>
                <w:color w:val="auto"/>
              </w:rPr>
            </w:pPr>
            <w:r>
              <w:rPr>
                <w:rFonts w:ascii="Arial" w:hAnsi="Arial" w:cs="Arial"/>
                <w:color w:val="auto"/>
              </w:rPr>
              <w:t>1.50</w:t>
            </w:r>
          </w:p>
        </w:tc>
        <w:tc>
          <w:tcPr>
            <w:tcW w:w="482" w:type="pct"/>
            <w:tcBorders>
              <w:top w:val="single" w:sz="4" w:space="0" w:color="auto"/>
              <w:left w:val="single" w:sz="4" w:space="0" w:color="auto"/>
              <w:bottom w:val="single" w:sz="4" w:space="0" w:color="auto"/>
              <w:right w:val="single" w:sz="4" w:space="0" w:color="auto"/>
            </w:tcBorders>
          </w:tcPr>
          <w:p w14:paraId="0E333EC4" w14:textId="38EF9852" w:rsidR="00D70B0F" w:rsidRPr="00AC7B0B" w:rsidRDefault="00301AB3" w:rsidP="00F93B02">
            <w:pPr>
              <w:pStyle w:val="DecimalAligned"/>
              <w:spacing w:line="360" w:lineRule="auto"/>
              <w:rPr>
                <w:rFonts w:ascii="Arial" w:hAnsi="Arial" w:cs="Arial"/>
                <w:color w:val="auto"/>
              </w:rPr>
            </w:pPr>
            <w:r>
              <w:rPr>
                <w:rFonts w:ascii="Arial" w:hAnsi="Arial" w:cs="Arial"/>
                <w:color w:val="auto"/>
              </w:rPr>
              <w:t>2.32</w:t>
            </w:r>
          </w:p>
        </w:tc>
        <w:tc>
          <w:tcPr>
            <w:tcW w:w="482" w:type="pct"/>
            <w:tcBorders>
              <w:top w:val="single" w:sz="4" w:space="0" w:color="auto"/>
              <w:left w:val="single" w:sz="4" w:space="0" w:color="auto"/>
              <w:bottom w:val="single" w:sz="4" w:space="0" w:color="auto"/>
              <w:right w:val="single" w:sz="4" w:space="0" w:color="auto"/>
            </w:tcBorders>
          </w:tcPr>
          <w:p w14:paraId="5EFB8DAA" w14:textId="307A30FA" w:rsidR="00D70B0F" w:rsidRPr="00AC7B0B" w:rsidRDefault="00301AB3" w:rsidP="00F93B02">
            <w:pPr>
              <w:pStyle w:val="DecimalAligned"/>
              <w:spacing w:line="360" w:lineRule="auto"/>
              <w:rPr>
                <w:rFonts w:ascii="Arial" w:hAnsi="Arial" w:cs="Arial"/>
                <w:color w:val="auto"/>
              </w:rPr>
            </w:pPr>
            <w:r>
              <w:rPr>
                <w:rFonts w:ascii="Arial" w:hAnsi="Arial" w:cs="Arial"/>
                <w:color w:val="auto"/>
              </w:rPr>
              <w:t>2.28</w:t>
            </w:r>
          </w:p>
        </w:tc>
        <w:tc>
          <w:tcPr>
            <w:tcW w:w="482" w:type="pct"/>
            <w:tcBorders>
              <w:top w:val="single" w:sz="4" w:space="0" w:color="auto"/>
              <w:left w:val="single" w:sz="4" w:space="0" w:color="auto"/>
              <w:bottom w:val="single" w:sz="4" w:space="0" w:color="auto"/>
              <w:right w:val="single" w:sz="4" w:space="0" w:color="auto"/>
            </w:tcBorders>
          </w:tcPr>
          <w:p w14:paraId="73768FE4" w14:textId="6B15D67E" w:rsidR="00D70B0F" w:rsidRPr="00AC7B0B" w:rsidRDefault="00301AB3" w:rsidP="00F93B02">
            <w:pPr>
              <w:pStyle w:val="DecimalAligned"/>
              <w:spacing w:line="360" w:lineRule="auto"/>
              <w:rPr>
                <w:rFonts w:ascii="Arial" w:hAnsi="Arial" w:cs="Arial"/>
                <w:color w:val="auto"/>
              </w:rPr>
            </w:pPr>
            <w:r>
              <w:rPr>
                <w:rFonts w:ascii="Arial" w:hAnsi="Arial" w:cs="Arial"/>
                <w:color w:val="auto"/>
              </w:rPr>
              <w:t>2.14</w:t>
            </w:r>
          </w:p>
        </w:tc>
      </w:tr>
      <w:tr w:rsidR="00D70B0F" w:rsidRPr="0074301E" w14:paraId="700B7E67" w14:textId="77777777" w:rsidTr="009F2680">
        <w:trPr>
          <w:jc w:val="center"/>
        </w:trPr>
        <w:tc>
          <w:tcPr>
            <w:tcW w:w="800" w:type="pct"/>
            <w:tcBorders>
              <w:left w:val="single" w:sz="4" w:space="0" w:color="auto"/>
              <w:bottom w:val="single" w:sz="4" w:space="0" w:color="auto"/>
              <w:right w:val="single" w:sz="4" w:space="0" w:color="auto"/>
            </w:tcBorders>
            <w:noWrap/>
          </w:tcPr>
          <w:p w14:paraId="5AF71957" w14:textId="2430429A" w:rsidR="00D70B0F" w:rsidRPr="007E0E35" w:rsidRDefault="00301AB3" w:rsidP="00F93B02">
            <w:pPr>
              <w:pStyle w:val="DecimalAligned"/>
              <w:spacing w:line="360" w:lineRule="auto"/>
              <w:rPr>
                <w:rFonts w:ascii="Arial" w:hAnsi="Arial" w:cs="Arial"/>
                <w:b/>
                <w:bCs/>
                <w:color w:val="auto"/>
              </w:rPr>
            </w:pPr>
            <w:r w:rsidRPr="007E0E35">
              <w:rPr>
                <w:rFonts w:ascii="Arial" w:hAnsi="Arial" w:cs="Arial"/>
                <w:b/>
                <w:bCs/>
                <w:color w:val="auto"/>
              </w:rPr>
              <w:t>75.4%</w:t>
            </w:r>
          </w:p>
        </w:tc>
        <w:tc>
          <w:tcPr>
            <w:tcW w:w="34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4940B40" w14:textId="6B36C548"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1.14</w:t>
            </w:r>
          </w:p>
        </w:tc>
        <w:tc>
          <w:tcPr>
            <w:tcW w:w="48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E807EA0" w14:textId="314F34CA"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1.17</w:t>
            </w:r>
          </w:p>
        </w:tc>
        <w:tc>
          <w:tcPr>
            <w:tcW w:w="48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2869AF0" w14:textId="4ABBB4A9"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1.1</w:t>
            </w:r>
            <w:r w:rsidR="00301AB3">
              <w:rPr>
                <w:rFonts w:ascii="Arial" w:hAnsi="Arial" w:cs="Arial"/>
                <w:i/>
                <w:color w:val="auto"/>
              </w:rPr>
              <w:t>3</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0F2C8B8" w14:textId="37952588"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1.14</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D0B2B63" w14:textId="7A4E19CF"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0.6</w:t>
            </w:r>
            <w:r w:rsidR="00301AB3">
              <w:rPr>
                <w:rFonts w:ascii="Arial" w:hAnsi="Arial" w:cs="Arial"/>
                <w:i/>
                <w:color w:val="auto"/>
              </w:rPr>
              <w:t>3</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08C4836" w14:textId="07E73AF5" w:rsidR="00D70B0F" w:rsidRPr="00AC7B0B" w:rsidRDefault="009F6D05" w:rsidP="00F93B02">
            <w:pPr>
              <w:pStyle w:val="DecimalAligned"/>
              <w:spacing w:line="360" w:lineRule="auto"/>
              <w:rPr>
                <w:rFonts w:ascii="Arial" w:hAnsi="Arial" w:cs="Arial"/>
                <w:i/>
                <w:color w:val="auto"/>
              </w:rPr>
            </w:pPr>
            <w:r w:rsidRPr="00AC7B0B">
              <w:rPr>
                <w:rFonts w:ascii="Arial" w:hAnsi="Arial" w:cs="Arial"/>
                <w:i/>
                <w:color w:val="auto"/>
              </w:rPr>
              <w:t>1.</w:t>
            </w:r>
            <w:r w:rsidR="00301AB3">
              <w:rPr>
                <w:rFonts w:ascii="Arial" w:hAnsi="Arial" w:cs="Arial"/>
                <w:i/>
                <w:color w:val="auto"/>
              </w:rPr>
              <w:t>03</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0BB11E4" w14:textId="436738F7"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1.31</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3AA1C3C" w14:textId="6EBCF0C5"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1.16</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00A23C9" w14:textId="0EFFCDB6"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1.</w:t>
            </w:r>
            <w:r w:rsidR="00301AB3">
              <w:rPr>
                <w:rFonts w:ascii="Arial" w:hAnsi="Arial" w:cs="Arial"/>
                <w:i/>
                <w:color w:val="auto"/>
              </w:rPr>
              <w:t>52</w:t>
            </w:r>
          </w:p>
        </w:tc>
      </w:tr>
      <w:tr w:rsidR="00D70B0F" w:rsidRPr="0074301E" w14:paraId="23720CEC" w14:textId="77777777" w:rsidTr="00D42610">
        <w:trPr>
          <w:jc w:val="center"/>
        </w:trPr>
        <w:tc>
          <w:tcPr>
            <w:tcW w:w="5000" w:type="pct"/>
            <w:gridSpan w:val="10"/>
            <w:tcBorders>
              <w:top w:val="single" w:sz="4" w:space="0" w:color="auto"/>
              <w:left w:val="single" w:sz="4" w:space="0" w:color="auto"/>
              <w:bottom w:val="single" w:sz="4" w:space="0" w:color="auto"/>
              <w:right w:val="single" w:sz="4" w:space="0" w:color="auto"/>
            </w:tcBorders>
          </w:tcPr>
          <w:p w14:paraId="03FD31F4" w14:textId="77777777" w:rsidR="00D70B0F" w:rsidRPr="00E26EC6" w:rsidRDefault="00D70B0F" w:rsidP="00E26EC6">
            <w:pPr>
              <w:spacing w:line="360" w:lineRule="auto"/>
              <w:jc w:val="center"/>
              <w:rPr>
                <w:rFonts w:cs="Arial"/>
                <w:b/>
                <w:bCs/>
                <w:i/>
                <w:iCs/>
                <w:color w:val="auto"/>
              </w:rPr>
            </w:pPr>
            <w:r w:rsidRPr="00E26EC6">
              <w:rPr>
                <w:rStyle w:val="SubtleEmphasis"/>
                <w:rFonts w:cs="Arial"/>
                <w:b/>
                <w:bCs/>
                <w:i w:val="0"/>
                <w:iCs w:val="0"/>
                <w:color w:val="auto"/>
              </w:rPr>
              <w:t>Charging pulse for cells at 4</w:t>
            </w:r>
            <w:r w:rsidRPr="00E26EC6">
              <w:rPr>
                <w:rFonts w:cs="Arial"/>
                <w:b/>
                <w:bCs/>
                <w:color w:val="auto"/>
              </w:rPr>
              <w:t>5°C/0.3C</w:t>
            </w:r>
          </w:p>
        </w:tc>
      </w:tr>
      <w:tr w:rsidR="00D70B0F" w:rsidRPr="0074301E" w14:paraId="71CDBA17" w14:textId="77777777" w:rsidTr="009F2680">
        <w:trPr>
          <w:jc w:val="center"/>
        </w:trPr>
        <w:tc>
          <w:tcPr>
            <w:tcW w:w="800" w:type="pct"/>
            <w:tcBorders>
              <w:top w:val="single" w:sz="4" w:space="0" w:color="auto"/>
              <w:left w:val="single" w:sz="4" w:space="0" w:color="auto"/>
              <w:right w:val="single" w:sz="4" w:space="0" w:color="auto"/>
            </w:tcBorders>
            <w:noWrap/>
          </w:tcPr>
          <w:p w14:paraId="1D01F98E" w14:textId="7056EF1D"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Cy</w:t>
            </w:r>
            <w:r w:rsidR="00E26DA7">
              <w:rPr>
                <w:rFonts w:ascii="Arial" w:hAnsi="Arial" w:cs="Arial"/>
                <w:b/>
                <w:bCs/>
                <w:color w:val="auto"/>
              </w:rPr>
              <w:t>lindric</w:t>
            </w:r>
            <w:r w:rsidR="009F2680">
              <w:rPr>
                <w:rFonts w:ascii="Arial" w:hAnsi="Arial" w:cs="Arial"/>
                <w:b/>
                <w:bCs/>
                <w:color w:val="auto"/>
              </w:rPr>
              <w:t>al</w:t>
            </w:r>
          </w:p>
        </w:tc>
        <w:tc>
          <w:tcPr>
            <w:tcW w:w="342" w:type="pct"/>
            <w:tcBorders>
              <w:top w:val="single" w:sz="4" w:space="0" w:color="auto"/>
              <w:left w:val="single" w:sz="4" w:space="0" w:color="auto"/>
              <w:bottom w:val="single" w:sz="4" w:space="0" w:color="auto"/>
              <w:right w:val="single" w:sz="4" w:space="0" w:color="auto"/>
            </w:tcBorders>
          </w:tcPr>
          <w:p w14:paraId="6FCF75D4" w14:textId="79C7E9B9" w:rsidR="00D70B0F" w:rsidRPr="00AC7B0B" w:rsidRDefault="00301AB3" w:rsidP="00F93B02">
            <w:pPr>
              <w:pStyle w:val="DecimalAligned"/>
              <w:spacing w:line="360" w:lineRule="auto"/>
              <w:rPr>
                <w:rFonts w:ascii="Arial" w:hAnsi="Arial" w:cs="Arial"/>
                <w:color w:val="auto"/>
              </w:rPr>
            </w:pPr>
            <w:r>
              <w:rPr>
                <w:rFonts w:ascii="Arial" w:hAnsi="Arial" w:cs="Arial"/>
                <w:color w:val="auto"/>
              </w:rPr>
              <w:t>2.88</w:t>
            </w:r>
          </w:p>
        </w:tc>
        <w:tc>
          <w:tcPr>
            <w:tcW w:w="483" w:type="pct"/>
            <w:tcBorders>
              <w:top w:val="single" w:sz="4" w:space="0" w:color="auto"/>
              <w:left w:val="single" w:sz="4" w:space="0" w:color="auto"/>
              <w:bottom w:val="single" w:sz="4" w:space="0" w:color="auto"/>
              <w:right w:val="single" w:sz="4" w:space="0" w:color="auto"/>
            </w:tcBorders>
          </w:tcPr>
          <w:p w14:paraId="04E83D88" w14:textId="2222C197" w:rsidR="00D70B0F" w:rsidRPr="00AC7B0B" w:rsidRDefault="00301AB3" w:rsidP="00F93B02">
            <w:pPr>
              <w:pStyle w:val="DecimalAligned"/>
              <w:spacing w:line="360" w:lineRule="auto"/>
              <w:rPr>
                <w:rFonts w:ascii="Arial" w:hAnsi="Arial" w:cs="Arial"/>
                <w:color w:val="auto"/>
              </w:rPr>
            </w:pPr>
            <w:r>
              <w:rPr>
                <w:rFonts w:ascii="Arial" w:hAnsi="Arial" w:cs="Arial"/>
                <w:color w:val="auto"/>
              </w:rPr>
              <w:t>1.79</w:t>
            </w:r>
          </w:p>
        </w:tc>
        <w:tc>
          <w:tcPr>
            <w:tcW w:w="483" w:type="pct"/>
            <w:tcBorders>
              <w:top w:val="single" w:sz="4" w:space="0" w:color="auto"/>
              <w:left w:val="single" w:sz="4" w:space="0" w:color="auto"/>
              <w:bottom w:val="single" w:sz="4" w:space="0" w:color="auto"/>
              <w:right w:val="single" w:sz="4" w:space="0" w:color="auto"/>
            </w:tcBorders>
          </w:tcPr>
          <w:p w14:paraId="5C8D3317" w14:textId="798A02BE"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1.4</w:t>
            </w:r>
            <w:r w:rsidR="00301AB3">
              <w:rPr>
                <w:rFonts w:ascii="Arial" w:hAnsi="Arial" w:cs="Arial"/>
                <w:color w:val="auto"/>
              </w:rPr>
              <w:t>6</w:t>
            </w:r>
          </w:p>
        </w:tc>
        <w:tc>
          <w:tcPr>
            <w:tcW w:w="482" w:type="pct"/>
            <w:tcBorders>
              <w:top w:val="single" w:sz="4" w:space="0" w:color="auto"/>
              <w:left w:val="single" w:sz="4" w:space="0" w:color="auto"/>
              <w:bottom w:val="single" w:sz="4" w:space="0" w:color="auto"/>
              <w:right w:val="single" w:sz="4" w:space="0" w:color="auto"/>
            </w:tcBorders>
          </w:tcPr>
          <w:p w14:paraId="2FEDEB66" w14:textId="6EE6C9F6" w:rsidR="00D70B0F" w:rsidRPr="00AC7B0B" w:rsidRDefault="00301AB3" w:rsidP="00F93B02">
            <w:pPr>
              <w:pStyle w:val="DecimalAligned"/>
              <w:spacing w:line="360" w:lineRule="auto"/>
              <w:rPr>
                <w:rFonts w:ascii="Arial" w:hAnsi="Arial" w:cs="Arial"/>
                <w:color w:val="auto"/>
              </w:rPr>
            </w:pPr>
            <w:r>
              <w:rPr>
                <w:rFonts w:ascii="Arial" w:hAnsi="Arial" w:cs="Arial"/>
                <w:color w:val="auto"/>
              </w:rPr>
              <w:t>2.82</w:t>
            </w:r>
          </w:p>
        </w:tc>
        <w:tc>
          <w:tcPr>
            <w:tcW w:w="482" w:type="pct"/>
            <w:tcBorders>
              <w:top w:val="single" w:sz="4" w:space="0" w:color="auto"/>
              <w:left w:val="single" w:sz="4" w:space="0" w:color="auto"/>
              <w:bottom w:val="single" w:sz="4" w:space="0" w:color="auto"/>
              <w:right w:val="single" w:sz="4" w:space="0" w:color="auto"/>
            </w:tcBorders>
          </w:tcPr>
          <w:p w14:paraId="556C6D10" w14:textId="7220B32B" w:rsidR="00D70B0F" w:rsidRPr="00AC7B0B" w:rsidRDefault="00301AB3" w:rsidP="00F93B02">
            <w:pPr>
              <w:pStyle w:val="DecimalAligned"/>
              <w:spacing w:line="360" w:lineRule="auto"/>
              <w:rPr>
                <w:rFonts w:ascii="Arial" w:hAnsi="Arial" w:cs="Arial"/>
                <w:color w:val="auto"/>
              </w:rPr>
            </w:pPr>
            <w:r>
              <w:rPr>
                <w:rFonts w:ascii="Arial" w:hAnsi="Arial" w:cs="Arial"/>
                <w:color w:val="auto"/>
              </w:rPr>
              <w:t>1.51</w:t>
            </w:r>
          </w:p>
        </w:tc>
        <w:tc>
          <w:tcPr>
            <w:tcW w:w="482" w:type="pct"/>
            <w:tcBorders>
              <w:top w:val="single" w:sz="4" w:space="0" w:color="auto"/>
              <w:left w:val="single" w:sz="4" w:space="0" w:color="auto"/>
              <w:bottom w:val="single" w:sz="4" w:space="0" w:color="auto"/>
              <w:right w:val="single" w:sz="4" w:space="0" w:color="auto"/>
            </w:tcBorders>
          </w:tcPr>
          <w:p w14:paraId="3BA0E3D1" w14:textId="1CC960CE" w:rsidR="00D70B0F" w:rsidRPr="00AC7B0B" w:rsidRDefault="00301AB3" w:rsidP="00F93B02">
            <w:pPr>
              <w:pStyle w:val="DecimalAligned"/>
              <w:spacing w:line="360" w:lineRule="auto"/>
              <w:rPr>
                <w:rFonts w:ascii="Arial" w:hAnsi="Arial" w:cs="Arial"/>
                <w:color w:val="auto"/>
              </w:rPr>
            </w:pPr>
            <w:r>
              <w:rPr>
                <w:rFonts w:ascii="Arial" w:hAnsi="Arial" w:cs="Arial"/>
                <w:color w:val="auto"/>
              </w:rPr>
              <w:t>1.48</w:t>
            </w:r>
          </w:p>
        </w:tc>
        <w:tc>
          <w:tcPr>
            <w:tcW w:w="482" w:type="pct"/>
            <w:tcBorders>
              <w:top w:val="single" w:sz="4" w:space="0" w:color="auto"/>
              <w:left w:val="single" w:sz="4" w:space="0" w:color="auto"/>
              <w:bottom w:val="single" w:sz="4" w:space="0" w:color="auto"/>
              <w:right w:val="single" w:sz="4" w:space="0" w:color="auto"/>
            </w:tcBorders>
          </w:tcPr>
          <w:p w14:paraId="26509D12" w14:textId="59CD7DCA"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2.6</w:t>
            </w:r>
            <w:r w:rsidR="00301AB3">
              <w:rPr>
                <w:rFonts w:ascii="Arial" w:hAnsi="Arial" w:cs="Arial"/>
                <w:color w:val="auto"/>
              </w:rPr>
              <w:t>6</w:t>
            </w:r>
          </w:p>
        </w:tc>
        <w:tc>
          <w:tcPr>
            <w:tcW w:w="482" w:type="pct"/>
            <w:tcBorders>
              <w:top w:val="single" w:sz="4" w:space="0" w:color="auto"/>
              <w:left w:val="single" w:sz="4" w:space="0" w:color="auto"/>
              <w:bottom w:val="single" w:sz="4" w:space="0" w:color="auto"/>
              <w:right w:val="single" w:sz="4" w:space="0" w:color="auto"/>
            </w:tcBorders>
          </w:tcPr>
          <w:p w14:paraId="7DA694B3" w14:textId="5E6532AD"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1.5</w:t>
            </w:r>
            <w:r w:rsidR="00301AB3">
              <w:rPr>
                <w:rFonts w:ascii="Arial" w:hAnsi="Arial" w:cs="Arial"/>
                <w:color w:val="auto"/>
              </w:rPr>
              <w:t>4</w:t>
            </w:r>
          </w:p>
        </w:tc>
        <w:tc>
          <w:tcPr>
            <w:tcW w:w="482" w:type="pct"/>
            <w:tcBorders>
              <w:top w:val="single" w:sz="4" w:space="0" w:color="auto"/>
              <w:left w:val="single" w:sz="4" w:space="0" w:color="auto"/>
              <w:bottom w:val="single" w:sz="4" w:space="0" w:color="auto"/>
              <w:right w:val="single" w:sz="4" w:space="0" w:color="auto"/>
            </w:tcBorders>
          </w:tcPr>
          <w:p w14:paraId="7AA39D12" w14:textId="5A8E8D0E" w:rsidR="00D70B0F" w:rsidRPr="00AC7B0B" w:rsidRDefault="00301AB3" w:rsidP="00F93B02">
            <w:pPr>
              <w:pStyle w:val="DecimalAligned"/>
              <w:spacing w:line="360" w:lineRule="auto"/>
              <w:rPr>
                <w:rFonts w:ascii="Arial" w:hAnsi="Arial" w:cs="Arial"/>
                <w:color w:val="auto"/>
              </w:rPr>
            </w:pPr>
            <w:r>
              <w:rPr>
                <w:rFonts w:ascii="Arial" w:hAnsi="Arial" w:cs="Arial"/>
                <w:color w:val="auto"/>
              </w:rPr>
              <w:t>2.35</w:t>
            </w:r>
          </w:p>
        </w:tc>
      </w:tr>
      <w:tr w:rsidR="00D70B0F" w:rsidRPr="0074301E" w14:paraId="01E7BE1D" w14:textId="77777777" w:rsidTr="009F2680">
        <w:trPr>
          <w:jc w:val="center"/>
        </w:trPr>
        <w:tc>
          <w:tcPr>
            <w:tcW w:w="800" w:type="pct"/>
            <w:tcBorders>
              <w:left w:val="single" w:sz="4" w:space="0" w:color="auto"/>
              <w:bottom w:val="single" w:sz="4" w:space="0" w:color="auto"/>
              <w:right w:val="single" w:sz="4" w:space="0" w:color="auto"/>
            </w:tcBorders>
            <w:noWrap/>
          </w:tcPr>
          <w:p w14:paraId="7C68FC9D" w14:textId="16615FA8" w:rsidR="00D70B0F" w:rsidRPr="007E0E35" w:rsidRDefault="00301AB3" w:rsidP="00F93B02">
            <w:pPr>
              <w:pStyle w:val="DecimalAligned"/>
              <w:spacing w:line="360" w:lineRule="auto"/>
              <w:rPr>
                <w:rFonts w:ascii="Arial" w:hAnsi="Arial" w:cs="Arial"/>
                <w:b/>
                <w:bCs/>
                <w:color w:val="auto"/>
              </w:rPr>
            </w:pPr>
            <w:r w:rsidRPr="007E0E35">
              <w:rPr>
                <w:rFonts w:ascii="Arial" w:hAnsi="Arial" w:cs="Arial"/>
                <w:b/>
                <w:bCs/>
                <w:color w:val="auto"/>
              </w:rPr>
              <w:t>89.2%</w:t>
            </w:r>
          </w:p>
        </w:tc>
        <w:tc>
          <w:tcPr>
            <w:tcW w:w="342" w:type="pct"/>
            <w:tcBorders>
              <w:left w:val="single" w:sz="4" w:space="0" w:color="auto"/>
              <w:bottom w:val="single" w:sz="4" w:space="0" w:color="auto"/>
              <w:right w:val="single" w:sz="4" w:space="0" w:color="auto"/>
            </w:tcBorders>
            <w:shd w:val="clear" w:color="auto" w:fill="E5DFEC" w:themeFill="accent4" w:themeFillTint="33"/>
          </w:tcPr>
          <w:p w14:paraId="62B00167" w14:textId="46B6BE51"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1.08</w:t>
            </w:r>
          </w:p>
        </w:tc>
        <w:tc>
          <w:tcPr>
            <w:tcW w:w="483" w:type="pct"/>
            <w:tcBorders>
              <w:left w:val="single" w:sz="4" w:space="0" w:color="auto"/>
              <w:bottom w:val="single" w:sz="4" w:space="0" w:color="auto"/>
              <w:right w:val="single" w:sz="4" w:space="0" w:color="auto"/>
            </w:tcBorders>
            <w:shd w:val="clear" w:color="auto" w:fill="E5DFEC" w:themeFill="accent4" w:themeFillTint="33"/>
          </w:tcPr>
          <w:p w14:paraId="1532BBB0" w14:textId="16247ADA"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1.27</w:t>
            </w:r>
          </w:p>
        </w:tc>
        <w:tc>
          <w:tcPr>
            <w:tcW w:w="483" w:type="pct"/>
            <w:tcBorders>
              <w:left w:val="single" w:sz="4" w:space="0" w:color="auto"/>
              <w:bottom w:val="single" w:sz="4" w:space="0" w:color="auto"/>
              <w:right w:val="single" w:sz="4" w:space="0" w:color="auto"/>
            </w:tcBorders>
            <w:shd w:val="clear" w:color="auto" w:fill="E5DFEC" w:themeFill="accent4" w:themeFillTint="33"/>
          </w:tcPr>
          <w:p w14:paraId="56571EA9" w14:textId="0824B976"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1.54</w:t>
            </w:r>
          </w:p>
        </w:tc>
        <w:tc>
          <w:tcPr>
            <w:tcW w:w="482" w:type="pct"/>
            <w:tcBorders>
              <w:left w:val="single" w:sz="4" w:space="0" w:color="auto"/>
              <w:bottom w:val="single" w:sz="4" w:space="0" w:color="auto"/>
              <w:right w:val="single" w:sz="4" w:space="0" w:color="auto"/>
            </w:tcBorders>
            <w:shd w:val="clear" w:color="auto" w:fill="E5DFEC" w:themeFill="accent4" w:themeFillTint="33"/>
          </w:tcPr>
          <w:p w14:paraId="67401D6C" w14:textId="78AFB6B8"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1.13</w:t>
            </w:r>
          </w:p>
        </w:tc>
        <w:tc>
          <w:tcPr>
            <w:tcW w:w="482" w:type="pct"/>
            <w:tcBorders>
              <w:left w:val="single" w:sz="4" w:space="0" w:color="auto"/>
              <w:bottom w:val="single" w:sz="4" w:space="0" w:color="auto"/>
              <w:right w:val="single" w:sz="4" w:space="0" w:color="auto"/>
            </w:tcBorders>
            <w:shd w:val="clear" w:color="auto" w:fill="E5DFEC" w:themeFill="accent4" w:themeFillTint="33"/>
          </w:tcPr>
          <w:p w14:paraId="21B5A4E2" w14:textId="3F4E3E23"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0.83</w:t>
            </w:r>
          </w:p>
        </w:tc>
        <w:tc>
          <w:tcPr>
            <w:tcW w:w="482" w:type="pct"/>
            <w:tcBorders>
              <w:left w:val="single" w:sz="4" w:space="0" w:color="auto"/>
              <w:bottom w:val="single" w:sz="4" w:space="0" w:color="auto"/>
              <w:right w:val="single" w:sz="4" w:space="0" w:color="auto"/>
            </w:tcBorders>
            <w:shd w:val="clear" w:color="auto" w:fill="E5DFEC" w:themeFill="accent4" w:themeFillTint="33"/>
          </w:tcPr>
          <w:p w14:paraId="5083341D" w14:textId="04A46681"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0.95</w:t>
            </w:r>
          </w:p>
        </w:tc>
        <w:tc>
          <w:tcPr>
            <w:tcW w:w="482" w:type="pct"/>
            <w:tcBorders>
              <w:left w:val="single" w:sz="4" w:space="0" w:color="auto"/>
              <w:bottom w:val="single" w:sz="4" w:space="0" w:color="auto"/>
              <w:right w:val="single" w:sz="4" w:space="0" w:color="auto"/>
            </w:tcBorders>
            <w:shd w:val="clear" w:color="auto" w:fill="E5DFEC" w:themeFill="accent4" w:themeFillTint="33"/>
          </w:tcPr>
          <w:p w14:paraId="54731759" w14:textId="1810AE73"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1.19</w:t>
            </w:r>
          </w:p>
        </w:tc>
        <w:tc>
          <w:tcPr>
            <w:tcW w:w="482" w:type="pct"/>
            <w:tcBorders>
              <w:left w:val="single" w:sz="4" w:space="0" w:color="auto"/>
              <w:bottom w:val="single" w:sz="4" w:space="0" w:color="auto"/>
              <w:right w:val="single" w:sz="4" w:space="0" w:color="auto"/>
            </w:tcBorders>
            <w:shd w:val="clear" w:color="auto" w:fill="E5DFEC" w:themeFill="accent4" w:themeFillTint="33"/>
          </w:tcPr>
          <w:p w14:paraId="5E5390DD" w14:textId="1493E2A2"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0.77</w:t>
            </w:r>
          </w:p>
        </w:tc>
        <w:tc>
          <w:tcPr>
            <w:tcW w:w="482" w:type="pct"/>
            <w:tcBorders>
              <w:left w:val="single" w:sz="4" w:space="0" w:color="auto"/>
              <w:bottom w:val="single" w:sz="4" w:space="0" w:color="auto"/>
              <w:right w:val="single" w:sz="4" w:space="0" w:color="auto"/>
            </w:tcBorders>
            <w:shd w:val="clear" w:color="auto" w:fill="E5DFEC" w:themeFill="accent4" w:themeFillTint="33"/>
          </w:tcPr>
          <w:p w14:paraId="46E95ED4" w14:textId="75ACD2A2"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0.91</w:t>
            </w:r>
          </w:p>
        </w:tc>
      </w:tr>
      <w:tr w:rsidR="00D70B0F" w:rsidRPr="0074301E" w14:paraId="01056520" w14:textId="77777777" w:rsidTr="009F2680">
        <w:trPr>
          <w:jc w:val="center"/>
        </w:trPr>
        <w:tc>
          <w:tcPr>
            <w:tcW w:w="800" w:type="pct"/>
            <w:tcBorders>
              <w:top w:val="single" w:sz="4" w:space="0" w:color="auto"/>
              <w:left w:val="single" w:sz="4" w:space="0" w:color="auto"/>
              <w:right w:val="single" w:sz="4" w:space="0" w:color="auto"/>
            </w:tcBorders>
            <w:noWrap/>
          </w:tcPr>
          <w:p w14:paraId="52C791AA" w14:textId="053195FE"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Pri</w:t>
            </w:r>
            <w:r w:rsidR="00301AB3">
              <w:rPr>
                <w:rFonts w:ascii="Arial" w:hAnsi="Arial" w:cs="Arial"/>
                <w:b/>
                <w:bCs/>
                <w:color w:val="auto"/>
              </w:rPr>
              <w:t>smatic</w:t>
            </w:r>
          </w:p>
        </w:tc>
        <w:tc>
          <w:tcPr>
            <w:tcW w:w="342" w:type="pct"/>
            <w:tcBorders>
              <w:top w:val="single" w:sz="4" w:space="0" w:color="auto"/>
              <w:left w:val="single" w:sz="4" w:space="0" w:color="auto"/>
              <w:bottom w:val="single" w:sz="4" w:space="0" w:color="auto"/>
              <w:right w:val="single" w:sz="4" w:space="0" w:color="auto"/>
            </w:tcBorders>
          </w:tcPr>
          <w:p w14:paraId="4D2C10A2" w14:textId="32444D11" w:rsidR="00D70B0F" w:rsidRPr="00AC7B0B" w:rsidRDefault="00301AB3" w:rsidP="00F93B02">
            <w:pPr>
              <w:pStyle w:val="DecimalAligned"/>
              <w:spacing w:line="360" w:lineRule="auto"/>
              <w:rPr>
                <w:rFonts w:ascii="Arial" w:hAnsi="Arial" w:cs="Arial"/>
                <w:color w:val="auto"/>
              </w:rPr>
            </w:pPr>
            <w:r>
              <w:rPr>
                <w:rFonts w:ascii="Arial" w:hAnsi="Arial" w:cs="Arial"/>
                <w:color w:val="auto"/>
              </w:rPr>
              <w:t>3.74</w:t>
            </w:r>
          </w:p>
        </w:tc>
        <w:tc>
          <w:tcPr>
            <w:tcW w:w="483" w:type="pct"/>
            <w:tcBorders>
              <w:top w:val="single" w:sz="4" w:space="0" w:color="auto"/>
              <w:left w:val="single" w:sz="4" w:space="0" w:color="auto"/>
              <w:bottom w:val="single" w:sz="4" w:space="0" w:color="auto"/>
              <w:right w:val="single" w:sz="4" w:space="0" w:color="auto"/>
            </w:tcBorders>
          </w:tcPr>
          <w:p w14:paraId="2E86E394" w14:textId="2576CEF3" w:rsidR="00D70B0F" w:rsidRPr="00AC7B0B" w:rsidRDefault="00301AB3" w:rsidP="00F93B02">
            <w:pPr>
              <w:pStyle w:val="DecimalAligned"/>
              <w:spacing w:line="360" w:lineRule="auto"/>
              <w:rPr>
                <w:rFonts w:ascii="Arial" w:hAnsi="Arial" w:cs="Arial"/>
                <w:color w:val="auto"/>
              </w:rPr>
            </w:pPr>
            <w:r>
              <w:rPr>
                <w:rFonts w:ascii="Arial" w:hAnsi="Arial" w:cs="Arial"/>
                <w:color w:val="auto"/>
              </w:rPr>
              <w:t>1.70</w:t>
            </w:r>
          </w:p>
        </w:tc>
        <w:tc>
          <w:tcPr>
            <w:tcW w:w="483" w:type="pct"/>
            <w:tcBorders>
              <w:top w:val="single" w:sz="4" w:space="0" w:color="auto"/>
              <w:left w:val="single" w:sz="4" w:space="0" w:color="auto"/>
              <w:bottom w:val="single" w:sz="4" w:space="0" w:color="auto"/>
              <w:right w:val="single" w:sz="4" w:space="0" w:color="auto"/>
            </w:tcBorders>
          </w:tcPr>
          <w:p w14:paraId="07D57E9C" w14:textId="31D8EB46" w:rsidR="00D70B0F" w:rsidRPr="00AC7B0B" w:rsidRDefault="00301AB3" w:rsidP="00F93B02">
            <w:pPr>
              <w:pStyle w:val="DecimalAligned"/>
              <w:spacing w:line="360" w:lineRule="auto"/>
              <w:rPr>
                <w:rFonts w:ascii="Arial" w:hAnsi="Arial" w:cs="Arial"/>
                <w:color w:val="auto"/>
              </w:rPr>
            </w:pPr>
            <w:r>
              <w:rPr>
                <w:rFonts w:ascii="Arial" w:hAnsi="Arial" w:cs="Arial"/>
                <w:color w:val="auto"/>
              </w:rPr>
              <w:t>1.41</w:t>
            </w:r>
          </w:p>
        </w:tc>
        <w:tc>
          <w:tcPr>
            <w:tcW w:w="482" w:type="pct"/>
            <w:tcBorders>
              <w:top w:val="single" w:sz="4" w:space="0" w:color="auto"/>
              <w:left w:val="single" w:sz="4" w:space="0" w:color="auto"/>
              <w:bottom w:val="single" w:sz="4" w:space="0" w:color="auto"/>
              <w:right w:val="single" w:sz="4" w:space="0" w:color="auto"/>
            </w:tcBorders>
          </w:tcPr>
          <w:p w14:paraId="2466D1FC" w14:textId="1483A1E0" w:rsidR="00D70B0F" w:rsidRPr="00AC7B0B" w:rsidRDefault="00301AB3" w:rsidP="00F93B02">
            <w:pPr>
              <w:pStyle w:val="DecimalAligned"/>
              <w:spacing w:line="360" w:lineRule="auto"/>
              <w:rPr>
                <w:rFonts w:ascii="Arial" w:hAnsi="Arial" w:cs="Arial"/>
                <w:color w:val="auto"/>
              </w:rPr>
            </w:pPr>
            <w:r>
              <w:rPr>
                <w:rFonts w:ascii="Arial" w:hAnsi="Arial" w:cs="Arial"/>
                <w:color w:val="auto"/>
              </w:rPr>
              <w:t>3.67</w:t>
            </w:r>
          </w:p>
        </w:tc>
        <w:tc>
          <w:tcPr>
            <w:tcW w:w="482" w:type="pct"/>
            <w:tcBorders>
              <w:top w:val="single" w:sz="4" w:space="0" w:color="auto"/>
              <w:left w:val="single" w:sz="4" w:space="0" w:color="auto"/>
              <w:bottom w:val="single" w:sz="4" w:space="0" w:color="auto"/>
              <w:right w:val="single" w:sz="4" w:space="0" w:color="auto"/>
            </w:tcBorders>
          </w:tcPr>
          <w:p w14:paraId="17926393" w14:textId="02709E3D"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1.3</w:t>
            </w:r>
            <w:r w:rsidR="00301AB3">
              <w:rPr>
                <w:rFonts w:ascii="Arial" w:hAnsi="Arial" w:cs="Arial"/>
                <w:color w:val="auto"/>
              </w:rPr>
              <w:t>7</w:t>
            </w:r>
          </w:p>
        </w:tc>
        <w:tc>
          <w:tcPr>
            <w:tcW w:w="482" w:type="pct"/>
            <w:tcBorders>
              <w:top w:val="single" w:sz="4" w:space="0" w:color="auto"/>
              <w:left w:val="single" w:sz="4" w:space="0" w:color="auto"/>
              <w:bottom w:val="single" w:sz="4" w:space="0" w:color="auto"/>
              <w:right w:val="single" w:sz="4" w:space="0" w:color="auto"/>
            </w:tcBorders>
          </w:tcPr>
          <w:p w14:paraId="6602CCA0" w14:textId="150326C8" w:rsidR="00D70B0F" w:rsidRPr="00AC7B0B" w:rsidRDefault="00301AB3" w:rsidP="00F93B02">
            <w:pPr>
              <w:pStyle w:val="DecimalAligned"/>
              <w:spacing w:line="360" w:lineRule="auto"/>
              <w:rPr>
                <w:rFonts w:ascii="Arial" w:hAnsi="Arial" w:cs="Arial"/>
                <w:color w:val="auto"/>
              </w:rPr>
            </w:pPr>
            <w:r>
              <w:rPr>
                <w:rFonts w:ascii="Arial" w:hAnsi="Arial" w:cs="Arial"/>
                <w:color w:val="auto"/>
              </w:rPr>
              <w:t>1.32</w:t>
            </w:r>
          </w:p>
        </w:tc>
        <w:tc>
          <w:tcPr>
            <w:tcW w:w="482" w:type="pct"/>
            <w:tcBorders>
              <w:top w:val="single" w:sz="4" w:space="0" w:color="auto"/>
              <w:left w:val="single" w:sz="4" w:space="0" w:color="auto"/>
              <w:bottom w:val="single" w:sz="4" w:space="0" w:color="auto"/>
              <w:right w:val="single" w:sz="4" w:space="0" w:color="auto"/>
            </w:tcBorders>
          </w:tcPr>
          <w:p w14:paraId="1471083E" w14:textId="237181C2" w:rsidR="00D70B0F" w:rsidRPr="00AC7B0B" w:rsidRDefault="00301AB3" w:rsidP="00F93B02">
            <w:pPr>
              <w:pStyle w:val="DecimalAligned"/>
              <w:spacing w:line="360" w:lineRule="auto"/>
              <w:rPr>
                <w:rFonts w:ascii="Arial" w:hAnsi="Arial" w:cs="Arial"/>
                <w:color w:val="auto"/>
              </w:rPr>
            </w:pPr>
            <w:r>
              <w:rPr>
                <w:rFonts w:ascii="Arial" w:hAnsi="Arial" w:cs="Arial"/>
                <w:color w:val="auto"/>
              </w:rPr>
              <w:t>3.57</w:t>
            </w:r>
          </w:p>
        </w:tc>
        <w:tc>
          <w:tcPr>
            <w:tcW w:w="482" w:type="pct"/>
            <w:tcBorders>
              <w:top w:val="single" w:sz="4" w:space="0" w:color="auto"/>
              <w:left w:val="single" w:sz="4" w:space="0" w:color="auto"/>
              <w:bottom w:val="single" w:sz="4" w:space="0" w:color="auto"/>
              <w:right w:val="single" w:sz="4" w:space="0" w:color="auto"/>
            </w:tcBorders>
          </w:tcPr>
          <w:p w14:paraId="4F55FE80" w14:textId="3FF2DCE0" w:rsidR="00D70B0F" w:rsidRPr="00AC7B0B" w:rsidRDefault="00301AB3" w:rsidP="00F93B02">
            <w:pPr>
              <w:pStyle w:val="DecimalAligned"/>
              <w:spacing w:line="360" w:lineRule="auto"/>
              <w:rPr>
                <w:rFonts w:ascii="Arial" w:hAnsi="Arial" w:cs="Arial"/>
                <w:color w:val="auto"/>
              </w:rPr>
            </w:pPr>
            <w:r>
              <w:rPr>
                <w:rFonts w:ascii="Arial" w:hAnsi="Arial" w:cs="Arial"/>
                <w:color w:val="auto"/>
              </w:rPr>
              <w:t>1.50</w:t>
            </w:r>
          </w:p>
        </w:tc>
        <w:tc>
          <w:tcPr>
            <w:tcW w:w="482" w:type="pct"/>
            <w:tcBorders>
              <w:top w:val="single" w:sz="4" w:space="0" w:color="auto"/>
              <w:left w:val="single" w:sz="4" w:space="0" w:color="auto"/>
              <w:bottom w:val="single" w:sz="4" w:space="0" w:color="auto"/>
              <w:right w:val="single" w:sz="4" w:space="0" w:color="auto"/>
            </w:tcBorders>
          </w:tcPr>
          <w:p w14:paraId="31115562" w14:textId="5E6001EB" w:rsidR="00D70B0F" w:rsidRPr="00AC7B0B" w:rsidRDefault="00301AB3" w:rsidP="00F93B02">
            <w:pPr>
              <w:pStyle w:val="DecimalAligned"/>
              <w:spacing w:line="360" w:lineRule="auto"/>
              <w:rPr>
                <w:rFonts w:ascii="Arial" w:hAnsi="Arial" w:cs="Arial"/>
                <w:color w:val="auto"/>
              </w:rPr>
            </w:pPr>
            <w:r>
              <w:rPr>
                <w:rFonts w:ascii="Arial" w:hAnsi="Arial" w:cs="Arial"/>
                <w:color w:val="auto"/>
              </w:rPr>
              <w:t>2.25</w:t>
            </w:r>
          </w:p>
        </w:tc>
      </w:tr>
      <w:tr w:rsidR="00D70B0F" w:rsidRPr="0074301E" w14:paraId="0C26923A" w14:textId="77777777" w:rsidTr="009F2680">
        <w:trPr>
          <w:jc w:val="center"/>
        </w:trPr>
        <w:tc>
          <w:tcPr>
            <w:tcW w:w="800" w:type="pct"/>
            <w:tcBorders>
              <w:left w:val="single" w:sz="4" w:space="0" w:color="auto"/>
              <w:bottom w:val="single" w:sz="4" w:space="0" w:color="auto"/>
              <w:right w:val="single" w:sz="4" w:space="0" w:color="auto"/>
            </w:tcBorders>
            <w:noWrap/>
          </w:tcPr>
          <w:p w14:paraId="47052BE8" w14:textId="52C40990" w:rsidR="00D70B0F" w:rsidRPr="007E0E35" w:rsidRDefault="00301AB3" w:rsidP="00F93B02">
            <w:pPr>
              <w:pStyle w:val="DecimalAligned"/>
              <w:spacing w:line="360" w:lineRule="auto"/>
              <w:rPr>
                <w:rFonts w:ascii="Arial" w:hAnsi="Arial" w:cs="Arial"/>
                <w:b/>
                <w:bCs/>
                <w:color w:val="auto"/>
              </w:rPr>
            </w:pPr>
            <w:r w:rsidRPr="007E0E35">
              <w:rPr>
                <w:rFonts w:ascii="Arial" w:hAnsi="Arial" w:cs="Arial"/>
                <w:b/>
                <w:bCs/>
                <w:color w:val="auto"/>
              </w:rPr>
              <w:t>87.6%</w:t>
            </w:r>
          </w:p>
        </w:tc>
        <w:tc>
          <w:tcPr>
            <w:tcW w:w="34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C722E5D" w14:textId="79870C47"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1.24</w:t>
            </w:r>
          </w:p>
        </w:tc>
        <w:tc>
          <w:tcPr>
            <w:tcW w:w="48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36964E0" w14:textId="451E8C52"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1.27</w:t>
            </w:r>
          </w:p>
        </w:tc>
        <w:tc>
          <w:tcPr>
            <w:tcW w:w="48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D4FBCF7" w14:textId="4529FDB6"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1.59</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7113689" w14:textId="4C53098A"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1.28</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A65E156" w14:textId="5F4B832B"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0.80</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1828998" w14:textId="73E994F5" w:rsidR="00D70B0F" w:rsidRPr="00AC7B0B" w:rsidRDefault="00C81E4C" w:rsidP="00F93B02">
            <w:pPr>
              <w:pStyle w:val="DecimalAligned"/>
              <w:spacing w:line="360" w:lineRule="auto"/>
              <w:rPr>
                <w:rFonts w:ascii="Arial" w:hAnsi="Arial" w:cs="Arial"/>
                <w:i/>
                <w:color w:val="auto"/>
              </w:rPr>
            </w:pPr>
            <w:r w:rsidRPr="00AC7B0B">
              <w:rPr>
                <w:rFonts w:ascii="Arial" w:hAnsi="Arial" w:cs="Arial"/>
                <w:i/>
                <w:color w:val="auto"/>
              </w:rPr>
              <w:t>0.8</w:t>
            </w:r>
            <w:r w:rsidR="00301AB3">
              <w:rPr>
                <w:rFonts w:ascii="Arial" w:hAnsi="Arial" w:cs="Arial"/>
                <w:i/>
                <w:color w:val="auto"/>
              </w:rPr>
              <w:t>9</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7E54E87" w14:textId="412CAEEA"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1.39</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30287BC" w14:textId="2627969F"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0.82</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31DDFFB" w14:textId="636D0111" w:rsidR="00D70B0F" w:rsidRPr="00AC7B0B" w:rsidRDefault="00301AB3" w:rsidP="00F93B02">
            <w:pPr>
              <w:pStyle w:val="DecimalAligned"/>
              <w:spacing w:line="360" w:lineRule="auto"/>
              <w:rPr>
                <w:rFonts w:ascii="Arial" w:hAnsi="Arial" w:cs="Arial"/>
                <w:i/>
                <w:color w:val="auto"/>
              </w:rPr>
            </w:pPr>
            <w:r>
              <w:rPr>
                <w:rFonts w:ascii="Arial" w:hAnsi="Arial" w:cs="Arial"/>
                <w:i/>
                <w:color w:val="auto"/>
              </w:rPr>
              <w:t>0.93</w:t>
            </w:r>
          </w:p>
        </w:tc>
      </w:tr>
      <w:tr w:rsidR="00D70B0F" w:rsidRPr="0074301E" w14:paraId="554FAFB7" w14:textId="77777777" w:rsidTr="009F2680">
        <w:trPr>
          <w:jc w:val="center"/>
        </w:trPr>
        <w:tc>
          <w:tcPr>
            <w:tcW w:w="800" w:type="pct"/>
            <w:tcBorders>
              <w:top w:val="single" w:sz="4" w:space="0" w:color="auto"/>
              <w:left w:val="single" w:sz="4" w:space="0" w:color="auto"/>
              <w:bottom w:val="nil"/>
              <w:right w:val="single" w:sz="4" w:space="0" w:color="auto"/>
            </w:tcBorders>
            <w:noWrap/>
          </w:tcPr>
          <w:p w14:paraId="13726446" w14:textId="04D704CF"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Po</w:t>
            </w:r>
            <w:r w:rsidR="00301AB3">
              <w:rPr>
                <w:rFonts w:ascii="Arial" w:hAnsi="Arial" w:cs="Arial"/>
                <w:b/>
                <w:bCs/>
                <w:color w:val="auto"/>
              </w:rPr>
              <w:t>uch</w:t>
            </w:r>
          </w:p>
        </w:tc>
        <w:tc>
          <w:tcPr>
            <w:tcW w:w="342" w:type="pct"/>
            <w:tcBorders>
              <w:top w:val="single" w:sz="4" w:space="0" w:color="auto"/>
              <w:left w:val="single" w:sz="4" w:space="0" w:color="auto"/>
              <w:bottom w:val="single" w:sz="4" w:space="0" w:color="auto"/>
              <w:right w:val="single" w:sz="4" w:space="0" w:color="auto"/>
            </w:tcBorders>
          </w:tcPr>
          <w:p w14:paraId="267D7F36" w14:textId="2313FE59" w:rsidR="00D70B0F" w:rsidRPr="00AC7B0B" w:rsidRDefault="00301AB3" w:rsidP="00F93B02">
            <w:pPr>
              <w:pStyle w:val="DecimalAligned"/>
              <w:spacing w:line="360" w:lineRule="auto"/>
              <w:rPr>
                <w:rFonts w:ascii="Arial" w:hAnsi="Arial" w:cs="Arial"/>
                <w:bCs/>
                <w:color w:val="auto"/>
              </w:rPr>
            </w:pPr>
            <w:r>
              <w:rPr>
                <w:rFonts w:ascii="Arial" w:hAnsi="Arial" w:cs="Arial"/>
                <w:bCs/>
                <w:color w:val="auto"/>
              </w:rPr>
              <w:t>1.50</w:t>
            </w:r>
          </w:p>
        </w:tc>
        <w:tc>
          <w:tcPr>
            <w:tcW w:w="483" w:type="pct"/>
            <w:tcBorders>
              <w:top w:val="single" w:sz="4" w:space="0" w:color="auto"/>
              <w:left w:val="single" w:sz="4" w:space="0" w:color="auto"/>
              <w:bottom w:val="single" w:sz="4" w:space="0" w:color="auto"/>
              <w:right w:val="single" w:sz="4" w:space="0" w:color="auto"/>
            </w:tcBorders>
          </w:tcPr>
          <w:p w14:paraId="378613C8" w14:textId="19F67B0B" w:rsidR="00D70B0F" w:rsidRPr="00AC7B0B" w:rsidRDefault="00301AB3" w:rsidP="00F93B02">
            <w:pPr>
              <w:pStyle w:val="DecimalAligned"/>
              <w:spacing w:line="360" w:lineRule="auto"/>
              <w:rPr>
                <w:rFonts w:ascii="Arial" w:hAnsi="Arial" w:cs="Arial"/>
                <w:bCs/>
                <w:color w:val="auto"/>
              </w:rPr>
            </w:pPr>
            <w:r>
              <w:rPr>
                <w:rFonts w:ascii="Arial" w:hAnsi="Arial" w:cs="Arial"/>
                <w:bCs/>
                <w:color w:val="auto"/>
              </w:rPr>
              <w:t>1.00</w:t>
            </w:r>
          </w:p>
        </w:tc>
        <w:tc>
          <w:tcPr>
            <w:tcW w:w="483" w:type="pct"/>
            <w:tcBorders>
              <w:top w:val="single" w:sz="4" w:space="0" w:color="auto"/>
              <w:left w:val="single" w:sz="4" w:space="0" w:color="auto"/>
              <w:bottom w:val="single" w:sz="4" w:space="0" w:color="auto"/>
              <w:right w:val="single" w:sz="4" w:space="0" w:color="auto"/>
            </w:tcBorders>
          </w:tcPr>
          <w:p w14:paraId="2DB1BF57" w14:textId="74C408DC"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0.8</w:t>
            </w:r>
            <w:r w:rsidR="00301AB3">
              <w:rPr>
                <w:rFonts w:ascii="Arial" w:hAnsi="Arial" w:cs="Arial"/>
                <w:bCs/>
                <w:color w:val="auto"/>
              </w:rPr>
              <w:t>4</w:t>
            </w:r>
          </w:p>
        </w:tc>
        <w:tc>
          <w:tcPr>
            <w:tcW w:w="482" w:type="pct"/>
            <w:tcBorders>
              <w:top w:val="single" w:sz="4" w:space="0" w:color="auto"/>
              <w:left w:val="single" w:sz="4" w:space="0" w:color="auto"/>
              <w:bottom w:val="single" w:sz="4" w:space="0" w:color="auto"/>
              <w:right w:val="single" w:sz="4" w:space="0" w:color="auto"/>
            </w:tcBorders>
          </w:tcPr>
          <w:p w14:paraId="170644B9" w14:textId="38CF6D2A" w:rsidR="00D70B0F" w:rsidRPr="00AC7B0B" w:rsidRDefault="00301AB3" w:rsidP="00F93B02">
            <w:pPr>
              <w:pStyle w:val="DecimalAligned"/>
              <w:spacing w:line="360" w:lineRule="auto"/>
              <w:rPr>
                <w:rFonts w:ascii="Arial" w:hAnsi="Arial" w:cs="Arial"/>
                <w:bCs/>
                <w:color w:val="auto"/>
              </w:rPr>
            </w:pPr>
            <w:r>
              <w:rPr>
                <w:rFonts w:ascii="Arial" w:hAnsi="Arial" w:cs="Arial"/>
                <w:bCs/>
                <w:color w:val="auto"/>
              </w:rPr>
              <w:t>1.63</w:t>
            </w:r>
          </w:p>
        </w:tc>
        <w:tc>
          <w:tcPr>
            <w:tcW w:w="482" w:type="pct"/>
            <w:tcBorders>
              <w:top w:val="single" w:sz="4" w:space="0" w:color="auto"/>
              <w:left w:val="single" w:sz="4" w:space="0" w:color="auto"/>
              <w:bottom w:val="single" w:sz="4" w:space="0" w:color="auto"/>
              <w:right w:val="single" w:sz="4" w:space="0" w:color="auto"/>
            </w:tcBorders>
          </w:tcPr>
          <w:p w14:paraId="6687380F" w14:textId="11605A84" w:rsidR="00D70B0F" w:rsidRPr="00AC7B0B" w:rsidRDefault="00301AB3" w:rsidP="00F93B02">
            <w:pPr>
              <w:pStyle w:val="DecimalAligned"/>
              <w:spacing w:line="360" w:lineRule="auto"/>
              <w:rPr>
                <w:rFonts w:ascii="Arial" w:hAnsi="Arial" w:cs="Arial"/>
                <w:bCs/>
                <w:color w:val="auto"/>
              </w:rPr>
            </w:pPr>
            <w:r>
              <w:rPr>
                <w:rFonts w:ascii="Arial" w:hAnsi="Arial" w:cs="Arial"/>
                <w:bCs/>
                <w:color w:val="auto"/>
              </w:rPr>
              <w:t>0.85</w:t>
            </w:r>
          </w:p>
        </w:tc>
        <w:tc>
          <w:tcPr>
            <w:tcW w:w="482" w:type="pct"/>
            <w:tcBorders>
              <w:top w:val="single" w:sz="4" w:space="0" w:color="auto"/>
              <w:left w:val="single" w:sz="4" w:space="0" w:color="auto"/>
              <w:bottom w:val="single" w:sz="4" w:space="0" w:color="auto"/>
              <w:right w:val="single" w:sz="4" w:space="0" w:color="auto"/>
            </w:tcBorders>
          </w:tcPr>
          <w:p w14:paraId="6C7E82E5" w14:textId="1ECD4F98" w:rsidR="00D70B0F" w:rsidRPr="00AC7B0B" w:rsidRDefault="00301AB3" w:rsidP="00F93B02">
            <w:pPr>
              <w:pStyle w:val="DecimalAligned"/>
              <w:spacing w:line="360" w:lineRule="auto"/>
              <w:rPr>
                <w:rFonts w:ascii="Arial" w:hAnsi="Arial" w:cs="Arial"/>
                <w:bCs/>
                <w:color w:val="auto"/>
              </w:rPr>
            </w:pPr>
            <w:r>
              <w:rPr>
                <w:rFonts w:ascii="Arial" w:hAnsi="Arial" w:cs="Arial"/>
                <w:bCs/>
                <w:color w:val="auto"/>
              </w:rPr>
              <w:t>0.71</w:t>
            </w:r>
          </w:p>
        </w:tc>
        <w:tc>
          <w:tcPr>
            <w:tcW w:w="482" w:type="pct"/>
            <w:tcBorders>
              <w:top w:val="single" w:sz="4" w:space="0" w:color="auto"/>
              <w:left w:val="single" w:sz="4" w:space="0" w:color="auto"/>
              <w:bottom w:val="single" w:sz="4" w:space="0" w:color="auto"/>
              <w:right w:val="single" w:sz="4" w:space="0" w:color="auto"/>
            </w:tcBorders>
          </w:tcPr>
          <w:p w14:paraId="4C70772A" w14:textId="4E16B49D" w:rsidR="00D70B0F" w:rsidRPr="00AC7B0B" w:rsidRDefault="00301AB3" w:rsidP="00F93B02">
            <w:pPr>
              <w:pStyle w:val="DecimalAligned"/>
              <w:spacing w:line="360" w:lineRule="auto"/>
              <w:rPr>
                <w:rFonts w:ascii="Arial" w:hAnsi="Arial" w:cs="Arial"/>
                <w:bCs/>
                <w:color w:val="auto"/>
              </w:rPr>
            </w:pPr>
            <w:r>
              <w:rPr>
                <w:rFonts w:ascii="Arial" w:hAnsi="Arial" w:cs="Arial"/>
                <w:bCs/>
                <w:color w:val="auto"/>
              </w:rPr>
              <w:t>1.71</w:t>
            </w:r>
          </w:p>
        </w:tc>
        <w:tc>
          <w:tcPr>
            <w:tcW w:w="482" w:type="pct"/>
            <w:tcBorders>
              <w:top w:val="single" w:sz="4" w:space="0" w:color="auto"/>
              <w:left w:val="single" w:sz="4" w:space="0" w:color="auto"/>
              <w:bottom w:val="single" w:sz="4" w:space="0" w:color="auto"/>
              <w:right w:val="single" w:sz="4" w:space="0" w:color="auto"/>
            </w:tcBorders>
          </w:tcPr>
          <w:p w14:paraId="1198565C" w14:textId="39FF4BF5" w:rsidR="00D70B0F" w:rsidRPr="00AC7B0B" w:rsidRDefault="00301AB3" w:rsidP="00F93B02">
            <w:pPr>
              <w:pStyle w:val="DecimalAligned"/>
              <w:spacing w:line="360" w:lineRule="auto"/>
              <w:rPr>
                <w:rFonts w:ascii="Arial" w:hAnsi="Arial" w:cs="Arial"/>
                <w:bCs/>
                <w:color w:val="auto"/>
              </w:rPr>
            </w:pPr>
            <w:r>
              <w:rPr>
                <w:rFonts w:ascii="Arial" w:hAnsi="Arial" w:cs="Arial"/>
                <w:bCs/>
                <w:color w:val="auto"/>
              </w:rPr>
              <w:t>1.06</w:t>
            </w:r>
          </w:p>
        </w:tc>
        <w:tc>
          <w:tcPr>
            <w:tcW w:w="482" w:type="pct"/>
            <w:tcBorders>
              <w:top w:val="single" w:sz="4" w:space="0" w:color="auto"/>
              <w:left w:val="single" w:sz="4" w:space="0" w:color="auto"/>
              <w:bottom w:val="single" w:sz="4" w:space="0" w:color="auto"/>
              <w:right w:val="single" w:sz="4" w:space="0" w:color="auto"/>
            </w:tcBorders>
          </w:tcPr>
          <w:p w14:paraId="1C35C192" w14:textId="57506B98" w:rsidR="00D70B0F" w:rsidRPr="00AC7B0B" w:rsidRDefault="00301AB3" w:rsidP="00F93B02">
            <w:pPr>
              <w:pStyle w:val="DecimalAligned"/>
              <w:spacing w:line="360" w:lineRule="auto"/>
              <w:rPr>
                <w:rFonts w:ascii="Arial" w:hAnsi="Arial" w:cs="Arial"/>
                <w:bCs/>
                <w:color w:val="auto"/>
              </w:rPr>
            </w:pPr>
            <w:r>
              <w:rPr>
                <w:rFonts w:ascii="Arial" w:hAnsi="Arial" w:cs="Arial"/>
                <w:bCs/>
                <w:color w:val="auto"/>
              </w:rPr>
              <w:t>1.04</w:t>
            </w:r>
          </w:p>
        </w:tc>
      </w:tr>
      <w:tr w:rsidR="00D70B0F" w:rsidRPr="0074301E" w14:paraId="2C734DC3" w14:textId="77777777" w:rsidTr="009F2680">
        <w:trPr>
          <w:cnfStyle w:val="010000000000" w:firstRow="0" w:lastRow="1" w:firstColumn="0" w:lastColumn="0" w:oddVBand="0" w:evenVBand="0" w:oddHBand="0" w:evenHBand="0" w:firstRowFirstColumn="0" w:firstRowLastColumn="0" w:lastRowFirstColumn="0" w:lastRowLastColumn="0"/>
          <w:jc w:val="center"/>
        </w:trPr>
        <w:tc>
          <w:tcPr>
            <w:tcW w:w="800" w:type="pct"/>
            <w:tcBorders>
              <w:top w:val="nil"/>
              <w:left w:val="single" w:sz="4" w:space="0" w:color="auto"/>
              <w:bottom w:val="single" w:sz="4" w:space="0" w:color="auto"/>
              <w:right w:val="single" w:sz="4" w:space="0" w:color="auto"/>
            </w:tcBorders>
            <w:noWrap/>
          </w:tcPr>
          <w:p w14:paraId="6D14E9BA" w14:textId="0FDBF510" w:rsidR="00D70B0F" w:rsidRPr="0074301E" w:rsidRDefault="00301AB3" w:rsidP="00F93B02">
            <w:pPr>
              <w:pStyle w:val="DecimalAligned"/>
              <w:spacing w:line="360" w:lineRule="auto"/>
              <w:rPr>
                <w:rFonts w:ascii="Arial" w:hAnsi="Arial" w:cs="Arial"/>
              </w:rPr>
            </w:pPr>
            <w:r w:rsidRPr="007E0E35">
              <w:rPr>
                <w:rFonts w:ascii="Arial" w:hAnsi="Arial" w:cs="Arial"/>
                <w:b w:val="0"/>
                <w:bCs w:val="0"/>
                <w:color w:val="auto"/>
              </w:rPr>
              <w:t>74.5%</w:t>
            </w:r>
          </w:p>
        </w:tc>
        <w:tc>
          <w:tcPr>
            <w:tcW w:w="34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6577423" w14:textId="35039FF8" w:rsidR="00D70B0F" w:rsidRPr="00AC7B0B" w:rsidRDefault="00301AB3" w:rsidP="00F93B02">
            <w:pPr>
              <w:pStyle w:val="DecimalAligned"/>
              <w:spacing w:line="360" w:lineRule="auto"/>
              <w:rPr>
                <w:rFonts w:ascii="Arial" w:hAnsi="Arial" w:cs="Arial"/>
                <w:b w:val="0"/>
                <w:i/>
                <w:color w:val="auto"/>
              </w:rPr>
            </w:pPr>
            <w:r>
              <w:rPr>
                <w:rFonts w:ascii="Arial" w:hAnsi="Arial" w:cs="Arial"/>
                <w:b w:val="0"/>
                <w:i/>
                <w:color w:val="auto"/>
              </w:rPr>
              <w:t>0.71</w:t>
            </w:r>
          </w:p>
        </w:tc>
        <w:tc>
          <w:tcPr>
            <w:tcW w:w="48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40F4E62" w14:textId="40D4506B" w:rsidR="00D70B0F" w:rsidRPr="00AC7B0B" w:rsidRDefault="00301AB3" w:rsidP="00F93B02">
            <w:pPr>
              <w:pStyle w:val="DecimalAligned"/>
              <w:spacing w:line="360" w:lineRule="auto"/>
              <w:rPr>
                <w:rFonts w:ascii="Arial" w:hAnsi="Arial" w:cs="Arial"/>
                <w:b w:val="0"/>
                <w:i/>
                <w:color w:val="auto"/>
              </w:rPr>
            </w:pPr>
            <w:r>
              <w:rPr>
                <w:rFonts w:ascii="Arial" w:hAnsi="Arial" w:cs="Arial"/>
                <w:b w:val="0"/>
                <w:i/>
                <w:color w:val="auto"/>
              </w:rPr>
              <w:t>0.54</w:t>
            </w:r>
          </w:p>
        </w:tc>
        <w:tc>
          <w:tcPr>
            <w:tcW w:w="48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A3F067B" w14:textId="0C7E87F3" w:rsidR="00D70B0F" w:rsidRPr="00AC7B0B" w:rsidRDefault="00301AB3" w:rsidP="00F93B02">
            <w:pPr>
              <w:pStyle w:val="DecimalAligned"/>
              <w:spacing w:line="360" w:lineRule="auto"/>
              <w:rPr>
                <w:rFonts w:ascii="Arial" w:hAnsi="Arial" w:cs="Arial"/>
                <w:b w:val="0"/>
                <w:i/>
                <w:color w:val="auto"/>
              </w:rPr>
            </w:pPr>
            <w:r>
              <w:rPr>
                <w:rFonts w:ascii="Arial" w:hAnsi="Arial" w:cs="Arial"/>
                <w:b w:val="0"/>
                <w:i/>
                <w:color w:val="auto"/>
              </w:rPr>
              <w:t>0.45</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EE86058" w14:textId="1AE649C4" w:rsidR="00D70B0F" w:rsidRPr="00AC7B0B" w:rsidRDefault="00301AB3" w:rsidP="00F93B02">
            <w:pPr>
              <w:pStyle w:val="DecimalAligned"/>
              <w:spacing w:line="360" w:lineRule="auto"/>
              <w:rPr>
                <w:rFonts w:ascii="Arial" w:hAnsi="Arial" w:cs="Arial"/>
                <w:b w:val="0"/>
                <w:i/>
                <w:color w:val="auto"/>
              </w:rPr>
            </w:pPr>
            <w:r>
              <w:rPr>
                <w:rFonts w:ascii="Arial" w:hAnsi="Arial" w:cs="Arial"/>
                <w:b w:val="0"/>
                <w:i/>
                <w:color w:val="auto"/>
              </w:rPr>
              <w:t>0.74</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3C4EAA2" w14:textId="3F23C33A" w:rsidR="00D70B0F" w:rsidRPr="00AC7B0B" w:rsidRDefault="00301AB3" w:rsidP="00F93B02">
            <w:pPr>
              <w:pStyle w:val="DecimalAligned"/>
              <w:spacing w:line="360" w:lineRule="auto"/>
              <w:rPr>
                <w:rFonts w:ascii="Arial" w:hAnsi="Arial" w:cs="Arial"/>
                <w:b w:val="0"/>
                <w:i/>
                <w:color w:val="auto"/>
              </w:rPr>
            </w:pPr>
            <w:r>
              <w:rPr>
                <w:rFonts w:ascii="Arial" w:hAnsi="Arial" w:cs="Arial"/>
                <w:b w:val="0"/>
                <w:i/>
                <w:color w:val="auto"/>
              </w:rPr>
              <w:t>0.51</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46A1A73" w14:textId="116C4744" w:rsidR="00D70B0F" w:rsidRPr="00AC7B0B" w:rsidRDefault="00301AB3" w:rsidP="00F93B02">
            <w:pPr>
              <w:pStyle w:val="DecimalAligned"/>
              <w:spacing w:line="360" w:lineRule="auto"/>
              <w:rPr>
                <w:rFonts w:ascii="Arial" w:hAnsi="Arial" w:cs="Arial"/>
                <w:b w:val="0"/>
                <w:i/>
                <w:color w:val="auto"/>
              </w:rPr>
            </w:pPr>
            <w:r>
              <w:rPr>
                <w:rFonts w:ascii="Arial" w:hAnsi="Arial" w:cs="Arial"/>
                <w:b w:val="0"/>
                <w:i/>
                <w:color w:val="auto"/>
              </w:rPr>
              <w:t>0.51</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5858034" w14:textId="6B34161B" w:rsidR="00D70B0F" w:rsidRPr="00AC7B0B" w:rsidRDefault="00301AB3" w:rsidP="00F93B02">
            <w:pPr>
              <w:pStyle w:val="DecimalAligned"/>
              <w:spacing w:line="360" w:lineRule="auto"/>
              <w:rPr>
                <w:rFonts w:ascii="Arial" w:hAnsi="Arial" w:cs="Arial"/>
                <w:b w:val="0"/>
                <w:i/>
                <w:color w:val="auto"/>
              </w:rPr>
            </w:pPr>
            <w:r>
              <w:rPr>
                <w:rFonts w:ascii="Arial" w:hAnsi="Arial" w:cs="Arial"/>
                <w:b w:val="0"/>
                <w:i/>
                <w:color w:val="auto"/>
              </w:rPr>
              <w:t>0.91</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D93F6DF" w14:textId="41B8599C" w:rsidR="00D70B0F" w:rsidRPr="00AC7B0B" w:rsidRDefault="00301AB3" w:rsidP="00F93B02">
            <w:pPr>
              <w:pStyle w:val="DecimalAligned"/>
              <w:spacing w:line="360" w:lineRule="auto"/>
              <w:rPr>
                <w:rFonts w:ascii="Arial" w:hAnsi="Arial" w:cs="Arial"/>
                <w:b w:val="0"/>
                <w:i/>
                <w:color w:val="auto"/>
              </w:rPr>
            </w:pPr>
            <w:r>
              <w:rPr>
                <w:rFonts w:ascii="Arial" w:hAnsi="Arial" w:cs="Arial"/>
                <w:b w:val="0"/>
                <w:i/>
                <w:color w:val="auto"/>
              </w:rPr>
              <w:t>0.55</w:t>
            </w:r>
          </w:p>
        </w:tc>
        <w:tc>
          <w:tcPr>
            <w:tcW w:w="48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072BAC0" w14:textId="0BEAF517" w:rsidR="00D70B0F" w:rsidRPr="00AC7B0B" w:rsidRDefault="00301AB3" w:rsidP="00F93B02">
            <w:pPr>
              <w:pStyle w:val="DecimalAligned"/>
              <w:keepNext/>
              <w:spacing w:line="360" w:lineRule="auto"/>
              <w:rPr>
                <w:rFonts w:ascii="Arial" w:hAnsi="Arial" w:cs="Arial"/>
                <w:b w:val="0"/>
                <w:i/>
                <w:color w:val="auto"/>
              </w:rPr>
            </w:pPr>
            <w:r>
              <w:rPr>
                <w:rFonts w:ascii="Arial" w:hAnsi="Arial" w:cs="Arial"/>
                <w:b w:val="0"/>
                <w:i/>
                <w:color w:val="auto"/>
              </w:rPr>
              <w:t>0.74</w:t>
            </w:r>
          </w:p>
        </w:tc>
      </w:tr>
    </w:tbl>
    <w:p w14:paraId="31F77E53" w14:textId="3EF696CF" w:rsidR="00D70B0F" w:rsidRPr="00707FAD" w:rsidRDefault="00D70B0F" w:rsidP="00707FAD">
      <w:pPr>
        <w:pStyle w:val="Caption"/>
        <w:keepNext/>
        <w:spacing w:before="1440" w:line="360" w:lineRule="auto"/>
        <w:jc w:val="both"/>
        <w:rPr>
          <w:sz w:val="20"/>
          <w:szCs w:val="20"/>
        </w:rPr>
      </w:pPr>
      <w:bookmarkStart w:id="285" w:name="_Ref523764598"/>
      <w:bookmarkStart w:id="286" w:name="_Toc528066909"/>
      <w:r w:rsidRPr="00707FAD">
        <w:rPr>
          <w:sz w:val="20"/>
          <w:szCs w:val="20"/>
        </w:rPr>
        <w:lastRenderedPageBreak/>
        <w:t xml:space="preserve">Table </w:t>
      </w:r>
      <w:r w:rsidR="00CA6FF9" w:rsidRPr="00707FAD">
        <w:rPr>
          <w:sz w:val="20"/>
          <w:szCs w:val="20"/>
        </w:rPr>
        <w:fldChar w:fldCharType="begin"/>
      </w:r>
      <w:r w:rsidR="00CA6FF9" w:rsidRPr="00707FAD">
        <w:rPr>
          <w:sz w:val="20"/>
          <w:szCs w:val="20"/>
        </w:rPr>
        <w:instrText xml:space="preserve"> STYLEREF 1 \s </w:instrText>
      </w:r>
      <w:r w:rsidR="00CA6FF9" w:rsidRPr="00707FAD">
        <w:rPr>
          <w:sz w:val="20"/>
          <w:szCs w:val="20"/>
        </w:rPr>
        <w:fldChar w:fldCharType="separate"/>
      </w:r>
      <w:r w:rsidR="00A440CB">
        <w:rPr>
          <w:noProof/>
          <w:sz w:val="20"/>
          <w:szCs w:val="20"/>
        </w:rPr>
        <w:t>5</w:t>
      </w:r>
      <w:r w:rsidR="00CA6FF9" w:rsidRPr="00707FAD">
        <w:rPr>
          <w:sz w:val="20"/>
          <w:szCs w:val="20"/>
        </w:rPr>
        <w:fldChar w:fldCharType="end"/>
      </w:r>
      <w:r w:rsidR="00CA6FF9" w:rsidRPr="00707FAD">
        <w:rPr>
          <w:sz w:val="20"/>
          <w:szCs w:val="20"/>
        </w:rPr>
        <w:t>.</w:t>
      </w:r>
      <w:r w:rsidR="00CA6FF9" w:rsidRPr="00707FAD">
        <w:rPr>
          <w:sz w:val="20"/>
          <w:szCs w:val="20"/>
        </w:rPr>
        <w:fldChar w:fldCharType="begin"/>
      </w:r>
      <w:r w:rsidR="00CA6FF9" w:rsidRPr="00707FAD">
        <w:rPr>
          <w:sz w:val="20"/>
          <w:szCs w:val="20"/>
        </w:rPr>
        <w:instrText xml:space="preserve"> SEQ Table \* ARABIC \s 1 </w:instrText>
      </w:r>
      <w:r w:rsidR="00CA6FF9" w:rsidRPr="00707FAD">
        <w:rPr>
          <w:sz w:val="20"/>
          <w:szCs w:val="20"/>
        </w:rPr>
        <w:fldChar w:fldCharType="separate"/>
      </w:r>
      <w:r w:rsidR="00A440CB">
        <w:rPr>
          <w:noProof/>
          <w:sz w:val="20"/>
          <w:szCs w:val="20"/>
        </w:rPr>
        <w:t>10</w:t>
      </w:r>
      <w:r w:rsidR="00CA6FF9" w:rsidRPr="00707FAD">
        <w:rPr>
          <w:sz w:val="20"/>
          <w:szCs w:val="20"/>
        </w:rPr>
        <w:fldChar w:fldCharType="end"/>
      </w:r>
      <w:bookmarkEnd w:id="285"/>
      <w:r w:rsidRPr="00707FAD">
        <w:rPr>
          <w:sz w:val="20"/>
          <w:szCs w:val="20"/>
        </w:rPr>
        <w:t xml:space="preserve">. Change in internal </w:t>
      </w:r>
      <w:commentRangeStart w:id="287"/>
      <w:r w:rsidRPr="00707FAD">
        <w:rPr>
          <w:sz w:val="20"/>
          <w:szCs w:val="20"/>
        </w:rPr>
        <w:t>resistance</w:t>
      </w:r>
      <w:commentRangeEnd w:id="287"/>
      <w:r w:rsidR="00707FAD">
        <w:rPr>
          <w:rStyle w:val="CommentReference"/>
          <w:bCs w:val="0"/>
        </w:rPr>
        <w:commentReference w:id="287"/>
      </w:r>
      <w:r w:rsidRPr="00707FAD">
        <w:rPr>
          <w:sz w:val="20"/>
          <w:szCs w:val="20"/>
        </w:rPr>
        <w:t xml:space="preserve"> due to aging (for discharging pulses)</w:t>
      </w:r>
      <w:bookmarkEnd w:id="286"/>
    </w:p>
    <w:tbl>
      <w:tblPr>
        <w:tblStyle w:val="LightShading-Accent1"/>
        <w:tblW w:w="5000" w:type="pct"/>
        <w:jc w:val="center"/>
        <w:tblLook w:val="0660" w:firstRow="1" w:lastRow="1" w:firstColumn="0" w:lastColumn="0" w:noHBand="1" w:noVBand="1"/>
      </w:tblPr>
      <w:tblGrid>
        <w:gridCol w:w="1633"/>
        <w:gridCol w:w="801"/>
        <w:gridCol w:w="801"/>
        <w:gridCol w:w="800"/>
        <w:gridCol w:w="800"/>
        <w:gridCol w:w="800"/>
        <w:gridCol w:w="800"/>
        <w:gridCol w:w="800"/>
        <w:gridCol w:w="800"/>
        <w:gridCol w:w="800"/>
      </w:tblGrid>
      <w:tr w:rsidR="003C0DEE" w:rsidRPr="0074301E" w14:paraId="337D3CEC" w14:textId="77777777" w:rsidTr="003C0DEE">
        <w:trPr>
          <w:cnfStyle w:val="100000000000" w:firstRow="1" w:lastRow="0" w:firstColumn="0" w:lastColumn="0" w:oddVBand="0" w:evenVBand="0" w:oddHBand="0" w:evenHBand="0" w:firstRowFirstColumn="0" w:firstRowLastColumn="0" w:lastRowFirstColumn="0" w:lastRowLastColumn="0"/>
          <w:jc w:val="center"/>
        </w:trPr>
        <w:tc>
          <w:tcPr>
            <w:tcW w:w="479" w:type="pct"/>
            <w:vMerge w:val="restart"/>
            <w:tcBorders>
              <w:left w:val="single" w:sz="4" w:space="0" w:color="auto"/>
              <w:right w:val="single" w:sz="4" w:space="0" w:color="auto"/>
            </w:tcBorders>
            <w:noWrap/>
          </w:tcPr>
          <w:p w14:paraId="7EB5F7C9" w14:textId="7A2E52F6" w:rsidR="00DE45E8" w:rsidRPr="00C12063" w:rsidRDefault="00DE45E8" w:rsidP="00CA7933">
            <w:pPr>
              <w:spacing w:line="360" w:lineRule="auto"/>
              <w:rPr>
                <w:rFonts w:cs="Arial"/>
                <w:color w:val="auto"/>
              </w:rPr>
            </w:pPr>
            <w:r>
              <w:rPr>
                <w:rFonts w:cs="Arial"/>
                <w:color w:val="auto"/>
              </w:rPr>
              <w:t>Cell type &amp;SOH</w:t>
            </w:r>
          </w:p>
        </w:tc>
        <w:tc>
          <w:tcPr>
            <w:tcW w:w="1508" w:type="pct"/>
            <w:gridSpan w:val="3"/>
            <w:tcBorders>
              <w:left w:val="single" w:sz="4" w:space="0" w:color="auto"/>
              <w:right w:val="single" w:sz="4" w:space="0" w:color="auto"/>
            </w:tcBorders>
          </w:tcPr>
          <w:p w14:paraId="25EFDEB8" w14:textId="77777777" w:rsidR="003C0DEE" w:rsidRPr="00C12063" w:rsidRDefault="003C0DEE" w:rsidP="00F93B02">
            <w:pPr>
              <w:spacing w:line="360" w:lineRule="auto"/>
              <w:rPr>
                <w:rFonts w:cs="Arial"/>
                <w:color w:val="auto"/>
              </w:rPr>
            </w:pPr>
            <w:r w:rsidRPr="00C12063">
              <w:rPr>
                <w:rFonts w:cs="Arial"/>
                <w:color w:val="auto"/>
              </w:rPr>
              <w:t>5%</w:t>
            </w:r>
          </w:p>
        </w:tc>
        <w:tc>
          <w:tcPr>
            <w:tcW w:w="1506" w:type="pct"/>
            <w:gridSpan w:val="3"/>
            <w:tcBorders>
              <w:left w:val="single" w:sz="4" w:space="0" w:color="auto"/>
              <w:right w:val="single" w:sz="4" w:space="0" w:color="auto"/>
            </w:tcBorders>
          </w:tcPr>
          <w:p w14:paraId="7E4006B1" w14:textId="77777777" w:rsidR="003C0DEE" w:rsidRPr="00C12063" w:rsidRDefault="003C0DEE" w:rsidP="00F93B02">
            <w:pPr>
              <w:spacing w:line="360" w:lineRule="auto"/>
              <w:rPr>
                <w:rFonts w:cs="Arial"/>
                <w:color w:val="auto"/>
              </w:rPr>
            </w:pPr>
            <w:r w:rsidRPr="00C12063">
              <w:rPr>
                <w:rFonts w:cs="Arial"/>
                <w:color w:val="auto"/>
              </w:rPr>
              <w:t xml:space="preserve">50% </w:t>
            </w:r>
          </w:p>
        </w:tc>
        <w:tc>
          <w:tcPr>
            <w:tcW w:w="1506" w:type="pct"/>
            <w:gridSpan w:val="3"/>
            <w:tcBorders>
              <w:left w:val="single" w:sz="4" w:space="0" w:color="auto"/>
              <w:right w:val="single" w:sz="4" w:space="0" w:color="auto"/>
            </w:tcBorders>
          </w:tcPr>
          <w:p w14:paraId="794DA9EF" w14:textId="77777777" w:rsidR="003C0DEE" w:rsidRPr="00C12063" w:rsidRDefault="003C0DEE" w:rsidP="00F93B02">
            <w:pPr>
              <w:spacing w:line="360" w:lineRule="auto"/>
              <w:rPr>
                <w:rFonts w:cs="Arial"/>
                <w:color w:val="auto"/>
              </w:rPr>
            </w:pPr>
            <w:r w:rsidRPr="00C12063">
              <w:rPr>
                <w:rFonts w:cs="Arial"/>
                <w:color w:val="auto"/>
              </w:rPr>
              <w:t xml:space="preserve">95% </w:t>
            </w:r>
          </w:p>
        </w:tc>
      </w:tr>
      <w:tr w:rsidR="003C0DEE" w:rsidRPr="0074301E" w14:paraId="49E7498F" w14:textId="77777777" w:rsidTr="003C0DEE">
        <w:trPr>
          <w:jc w:val="center"/>
        </w:trPr>
        <w:tc>
          <w:tcPr>
            <w:tcW w:w="479" w:type="pct"/>
            <w:vMerge/>
            <w:tcBorders>
              <w:left w:val="single" w:sz="4" w:space="0" w:color="auto"/>
              <w:bottom w:val="single" w:sz="8" w:space="0" w:color="4F81BD" w:themeColor="accent1"/>
              <w:right w:val="single" w:sz="4" w:space="0" w:color="auto"/>
            </w:tcBorders>
            <w:noWrap/>
          </w:tcPr>
          <w:p w14:paraId="6696F064" w14:textId="563EBC19" w:rsidR="003C0DEE" w:rsidRPr="007E0E35" w:rsidRDefault="003C0DEE" w:rsidP="00F93B02">
            <w:pPr>
              <w:spacing w:line="360" w:lineRule="auto"/>
              <w:rPr>
                <w:rStyle w:val="SubtleEmphasis"/>
                <w:rFonts w:cs="Arial"/>
                <w:b/>
                <w:bCs/>
                <w:color w:val="auto"/>
              </w:rPr>
            </w:pPr>
          </w:p>
        </w:tc>
        <w:tc>
          <w:tcPr>
            <w:tcW w:w="503" w:type="pct"/>
            <w:tcBorders>
              <w:left w:val="single" w:sz="4" w:space="0" w:color="auto"/>
              <w:bottom w:val="single" w:sz="8" w:space="0" w:color="4F81BD" w:themeColor="accent1"/>
              <w:right w:val="single" w:sz="4" w:space="0" w:color="auto"/>
            </w:tcBorders>
          </w:tcPr>
          <w:p w14:paraId="4791112E" w14:textId="4BE62EDB" w:rsidR="003C0DEE" w:rsidRPr="007E0E35" w:rsidRDefault="003C0DEE" w:rsidP="00F93B02">
            <w:pPr>
              <w:spacing w:line="360" w:lineRule="auto"/>
              <w:rPr>
                <w:rStyle w:val="SubtleEmphasis"/>
                <w:rFonts w:cs="Arial"/>
                <w:b/>
                <w:bCs/>
                <w:color w:val="auto"/>
              </w:rPr>
            </w:pPr>
            <w:r>
              <w:rPr>
                <w:rStyle w:val="SubtleEmphasis"/>
                <w:rFonts w:cs="Arial"/>
                <w:b/>
                <w:bCs/>
                <w:color w:val="auto"/>
              </w:rPr>
              <w:t>Ohm</w:t>
            </w:r>
          </w:p>
        </w:tc>
        <w:tc>
          <w:tcPr>
            <w:tcW w:w="503" w:type="pct"/>
            <w:tcBorders>
              <w:left w:val="single" w:sz="4" w:space="0" w:color="auto"/>
              <w:bottom w:val="single" w:sz="8" w:space="0" w:color="4F81BD" w:themeColor="accent1"/>
              <w:right w:val="single" w:sz="4" w:space="0" w:color="auto"/>
            </w:tcBorders>
          </w:tcPr>
          <w:p w14:paraId="234CFE49" w14:textId="1EBC3596" w:rsidR="003C0DEE" w:rsidRPr="007E0E35" w:rsidRDefault="003C0DEE" w:rsidP="00F93B02">
            <w:pPr>
              <w:spacing w:line="360" w:lineRule="auto"/>
              <w:rPr>
                <w:rStyle w:val="SubtleEmphasis"/>
                <w:rFonts w:cs="Arial"/>
                <w:b/>
                <w:bCs/>
                <w:color w:val="auto"/>
              </w:rPr>
            </w:pPr>
            <w:r>
              <w:rPr>
                <w:rStyle w:val="SubtleEmphasis"/>
                <w:rFonts w:cs="Arial"/>
                <w:b/>
                <w:bCs/>
                <w:color w:val="auto"/>
              </w:rPr>
              <w:t>CTK</w:t>
            </w:r>
          </w:p>
        </w:tc>
        <w:tc>
          <w:tcPr>
            <w:tcW w:w="503" w:type="pct"/>
            <w:tcBorders>
              <w:left w:val="single" w:sz="4" w:space="0" w:color="auto"/>
              <w:bottom w:val="single" w:sz="8" w:space="0" w:color="4F81BD" w:themeColor="accent1"/>
              <w:right w:val="single" w:sz="4" w:space="0" w:color="auto"/>
            </w:tcBorders>
          </w:tcPr>
          <w:p w14:paraId="5BC3F190" w14:textId="532B881F" w:rsidR="003C0DEE" w:rsidRPr="007E0E35" w:rsidRDefault="003C0DEE" w:rsidP="00F93B02">
            <w:pPr>
              <w:spacing w:line="360" w:lineRule="auto"/>
              <w:rPr>
                <w:rStyle w:val="SubtleEmphasis"/>
                <w:rFonts w:cs="Arial"/>
                <w:b/>
                <w:bCs/>
                <w:color w:val="auto"/>
              </w:rPr>
            </w:pPr>
            <w:r>
              <w:rPr>
                <w:rStyle w:val="SubtleEmphasis"/>
                <w:rFonts w:cs="Arial"/>
                <w:b/>
                <w:bCs/>
                <w:color w:val="auto"/>
              </w:rPr>
              <w:t>Dif</w:t>
            </w:r>
          </w:p>
        </w:tc>
        <w:tc>
          <w:tcPr>
            <w:tcW w:w="502" w:type="pct"/>
            <w:tcBorders>
              <w:left w:val="single" w:sz="4" w:space="0" w:color="auto"/>
              <w:bottom w:val="single" w:sz="8" w:space="0" w:color="4F81BD" w:themeColor="accent1"/>
              <w:right w:val="single" w:sz="4" w:space="0" w:color="auto"/>
            </w:tcBorders>
          </w:tcPr>
          <w:p w14:paraId="07170040" w14:textId="742607BB" w:rsidR="003C0DEE" w:rsidRPr="007E0E35" w:rsidRDefault="003C0DEE" w:rsidP="00F93B02">
            <w:pPr>
              <w:spacing w:line="360" w:lineRule="auto"/>
              <w:rPr>
                <w:rStyle w:val="SubtleEmphasis"/>
                <w:rFonts w:cs="Arial"/>
                <w:b/>
                <w:bCs/>
                <w:color w:val="auto"/>
              </w:rPr>
            </w:pPr>
            <w:r>
              <w:rPr>
                <w:rStyle w:val="SubtleEmphasis"/>
                <w:rFonts w:cs="Arial"/>
                <w:b/>
                <w:bCs/>
                <w:color w:val="auto"/>
              </w:rPr>
              <w:t>Ohm</w:t>
            </w:r>
          </w:p>
        </w:tc>
        <w:tc>
          <w:tcPr>
            <w:tcW w:w="502" w:type="pct"/>
            <w:tcBorders>
              <w:left w:val="single" w:sz="4" w:space="0" w:color="auto"/>
              <w:bottom w:val="single" w:sz="8" w:space="0" w:color="4F81BD" w:themeColor="accent1"/>
              <w:right w:val="single" w:sz="4" w:space="0" w:color="auto"/>
            </w:tcBorders>
          </w:tcPr>
          <w:p w14:paraId="1871500C" w14:textId="0E50F88D" w:rsidR="003C0DEE" w:rsidRPr="007E0E35" w:rsidRDefault="003C0DEE" w:rsidP="00F93B02">
            <w:pPr>
              <w:spacing w:line="360" w:lineRule="auto"/>
              <w:rPr>
                <w:rStyle w:val="SubtleEmphasis"/>
                <w:rFonts w:cs="Arial"/>
                <w:b/>
                <w:bCs/>
                <w:color w:val="auto"/>
              </w:rPr>
            </w:pPr>
            <w:r>
              <w:rPr>
                <w:rStyle w:val="SubtleEmphasis"/>
                <w:rFonts w:cs="Arial"/>
                <w:b/>
                <w:bCs/>
                <w:color w:val="auto"/>
              </w:rPr>
              <w:t>CTK</w:t>
            </w:r>
          </w:p>
        </w:tc>
        <w:tc>
          <w:tcPr>
            <w:tcW w:w="502" w:type="pct"/>
            <w:tcBorders>
              <w:left w:val="single" w:sz="4" w:space="0" w:color="auto"/>
              <w:bottom w:val="single" w:sz="8" w:space="0" w:color="4F81BD" w:themeColor="accent1"/>
              <w:right w:val="single" w:sz="4" w:space="0" w:color="auto"/>
            </w:tcBorders>
          </w:tcPr>
          <w:p w14:paraId="4E18AA0F" w14:textId="09189AC1" w:rsidR="003C0DEE" w:rsidRPr="007E0E35" w:rsidRDefault="003C0DEE" w:rsidP="00F93B02">
            <w:pPr>
              <w:spacing w:line="360" w:lineRule="auto"/>
              <w:rPr>
                <w:rStyle w:val="SubtleEmphasis"/>
                <w:rFonts w:cs="Arial"/>
                <w:b/>
                <w:bCs/>
                <w:color w:val="auto"/>
              </w:rPr>
            </w:pPr>
            <w:r>
              <w:rPr>
                <w:rStyle w:val="SubtleEmphasis"/>
                <w:rFonts w:cs="Arial"/>
                <w:b/>
                <w:bCs/>
                <w:color w:val="auto"/>
              </w:rPr>
              <w:t>Dif</w:t>
            </w:r>
          </w:p>
        </w:tc>
        <w:tc>
          <w:tcPr>
            <w:tcW w:w="502" w:type="pct"/>
            <w:tcBorders>
              <w:left w:val="single" w:sz="4" w:space="0" w:color="auto"/>
              <w:bottom w:val="single" w:sz="8" w:space="0" w:color="4F81BD" w:themeColor="accent1"/>
              <w:right w:val="single" w:sz="4" w:space="0" w:color="auto"/>
            </w:tcBorders>
          </w:tcPr>
          <w:p w14:paraId="2340E927" w14:textId="5B241C6C" w:rsidR="003C0DEE" w:rsidRPr="007E0E35" w:rsidRDefault="003C0DEE" w:rsidP="00F93B02">
            <w:pPr>
              <w:spacing w:line="360" w:lineRule="auto"/>
              <w:rPr>
                <w:rStyle w:val="SubtleEmphasis"/>
                <w:rFonts w:cs="Arial"/>
                <w:b/>
                <w:bCs/>
                <w:color w:val="auto"/>
              </w:rPr>
            </w:pPr>
            <w:r>
              <w:rPr>
                <w:rStyle w:val="SubtleEmphasis"/>
                <w:rFonts w:cs="Arial"/>
                <w:b/>
                <w:bCs/>
                <w:color w:val="auto"/>
              </w:rPr>
              <w:t>Ohm</w:t>
            </w:r>
          </w:p>
        </w:tc>
        <w:tc>
          <w:tcPr>
            <w:tcW w:w="502" w:type="pct"/>
            <w:tcBorders>
              <w:left w:val="single" w:sz="4" w:space="0" w:color="auto"/>
              <w:bottom w:val="single" w:sz="8" w:space="0" w:color="4F81BD" w:themeColor="accent1"/>
              <w:right w:val="single" w:sz="4" w:space="0" w:color="auto"/>
            </w:tcBorders>
          </w:tcPr>
          <w:p w14:paraId="0C3D3FA2" w14:textId="6253906A" w:rsidR="003C0DEE" w:rsidRPr="007E0E35" w:rsidRDefault="003C0DEE" w:rsidP="00F93B02">
            <w:pPr>
              <w:spacing w:line="360" w:lineRule="auto"/>
              <w:rPr>
                <w:rStyle w:val="SubtleEmphasis"/>
                <w:rFonts w:cs="Arial"/>
                <w:b/>
                <w:bCs/>
                <w:color w:val="auto"/>
              </w:rPr>
            </w:pPr>
            <w:r>
              <w:rPr>
                <w:rStyle w:val="SubtleEmphasis"/>
                <w:rFonts w:cs="Arial"/>
                <w:b/>
                <w:bCs/>
                <w:color w:val="auto"/>
              </w:rPr>
              <w:t>CTK</w:t>
            </w:r>
          </w:p>
        </w:tc>
        <w:tc>
          <w:tcPr>
            <w:tcW w:w="502" w:type="pct"/>
            <w:tcBorders>
              <w:left w:val="single" w:sz="4" w:space="0" w:color="auto"/>
              <w:bottom w:val="single" w:sz="8" w:space="0" w:color="4F81BD" w:themeColor="accent1"/>
              <w:right w:val="single" w:sz="4" w:space="0" w:color="auto"/>
            </w:tcBorders>
          </w:tcPr>
          <w:p w14:paraId="24BEE1C0" w14:textId="0FD6E78E" w:rsidR="003C0DEE" w:rsidRPr="007E0E35" w:rsidRDefault="003C0DEE" w:rsidP="00F93B02">
            <w:pPr>
              <w:spacing w:line="360" w:lineRule="auto"/>
              <w:rPr>
                <w:rStyle w:val="SubtleEmphasis"/>
                <w:rFonts w:cs="Arial"/>
                <w:b/>
                <w:bCs/>
                <w:color w:val="auto"/>
              </w:rPr>
            </w:pPr>
            <w:r>
              <w:rPr>
                <w:rStyle w:val="SubtleEmphasis"/>
                <w:rFonts w:cs="Arial"/>
                <w:b/>
                <w:bCs/>
                <w:color w:val="auto"/>
              </w:rPr>
              <w:t>Dif</w:t>
            </w:r>
          </w:p>
        </w:tc>
      </w:tr>
      <w:tr w:rsidR="00D70B0F" w:rsidRPr="0074301E" w14:paraId="49A3AA34" w14:textId="77777777" w:rsidTr="00D42610">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14:paraId="48FDBF60" w14:textId="77777777" w:rsidR="00D70B0F" w:rsidRPr="00C12063" w:rsidRDefault="00D70B0F" w:rsidP="00F93B02">
            <w:pPr>
              <w:spacing w:line="360" w:lineRule="auto"/>
              <w:rPr>
                <w:rFonts w:cs="Arial"/>
                <w:b/>
                <w:bCs/>
                <w:color w:val="auto"/>
              </w:rPr>
            </w:pPr>
            <w:r w:rsidRPr="00C12063">
              <w:rPr>
                <w:rStyle w:val="SubtleEmphasis"/>
                <w:rFonts w:cs="Arial"/>
                <w:b/>
                <w:bCs/>
                <w:color w:val="auto"/>
              </w:rPr>
              <w:t xml:space="preserve">Discharging pulse for cells at </w:t>
            </w:r>
            <w:r w:rsidRPr="00C12063">
              <w:rPr>
                <w:rFonts w:cs="Arial"/>
                <w:b/>
                <w:bCs/>
                <w:i/>
                <w:iCs/>
                <w:color w:val="auto"/>
              </w:rPr>
              <w:t>5°C/0.3C</w:t>
            </w:r>
          </w:p>
        </w:tc>
      </w:tr>
      <w:tr w:rsidR="00D70B0F" w:rsidRPr="0074301E" w14:paraId="1E4EDF99"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26C56F0C" w14:textId="42C3E171"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Cyl</w:t>
            </w:r>
            <w:r w:rsidR="00CA7933">
              <w:rPr>
                <w:rFonts w:ascii="Arial" w:hAnsi="Arial" w:cs="Arial"/>
                <w:b/>
                <w:bCs/>
                <w:color w:val="auto"/>
              </w:rPr>
              <w:t>indrical</w:t>
            </w:r>
          </w:p>
          <w:p w14:paraId="7F41F73F"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76.6%</w:t>
            </w:r>
          </w:p>
        </w:tc>
        <w:tc>
          <w:tcPr>
            <w:tcW w:w="503" w:type="pct"/>
            <w:tcBorders>
              <w:top w:val="single" w:sz="4" w:space="0" w:color="auto"/>
              <w:left w:val="single" w:sz="4" w:space="0" w:color="auto"/>
              <w:bottom w:val="single" w:sz="4" w:space="0" w:color="auto"/>
              <w:right w:val="single" w:sz="4" w:space="0" w:color="auto"/>
            </w:tcBorders>
          </w:tcPr>
          <w:p w14:paraId="20B72E90" w14:textId="15BA3CA8" w:rsidR="00D70B0F" w:rsidRPr="00AC7B0B" w:rsidRDefault="00707FAD" w:rsidP="00F93B02">
            <w:pPr>
              <w:pStyle w:val="DecimalAligned"/>
              <w:spacing w:line="360" w:lineRule="auto"/>
              <w:rPr>
                <w:rFonts w:ascii="Arial" w:hAnsi="Arial" w:cs="Arial"/>
                <w:color w:val="auto"/>
              </w:rPr>
            </w:pPr>
            <w:r>
              <w:rPr>
                <w:rFonts w:ascii="Arial" w:hAnsi="Arial" w:cs="Arial"/>
                <w:color w:val="auto"/>
              </w:rPr>
              <w:t>3.25</w:t>
            </w:r>
          </w:p>
        </w:tc>
        <w:tc>
          <w:tcPr>
            <w:tcW w:w="503" w:type="pct"/>
            <w:tcBorders>
              <w:top w:val="single" w:sz="4" w:space="0" w:color="auto"/>
              <w:left w:val="single" w:sz="4" w:space="0" w:color="auto"/>
              <w:bottom w:val="single" w:sz="4" w:space="0" w:color="auto"/>
              <w:right w:val="single" w:sz="4" w:space="0" w:color="auto"/>
            </w:tcBorders>
          </w:tcPr>
          <w:p w14:paraId="2E821BC3" w14:textId="12B218E8" w:rsidR="00D70B0F" w:rsidRPr="00AC7B0B" w:rsidRDefault="00707FAD" w:rsidP="00F93B02">
            <w:pPr>
              <w:pStyle w:val="DecimalAligned"/>
              <w:spacing w:line="360" w:lineRule="auto"/>
              <w:rPr>
                <w:rFonts w:ascii="Arial" w:hAnsi="Arial" w:cs="Arial"/>
                <w:color w:val="auto"/>
              </w:rPr>
            </w:pPr>
            <w:r>
              <w:rPr>
                <w:rFonts w:ascii="Arial" w:hAnsi="Arial" w:cs="Arial"/>
                <w:color w:val="auto"/>
              </w:rPr>
              <w:t>3.52</w:t>
            </w:r>
          </w:p>
        </w:tc>
        <w:tc>
          <w:tcPr>
            <w:tcW w:w="503" w:type="pct"/>
            <w:tcBorders>
              <w:top w:val="single" w:sz="4" w:space="0" w:color="auto"/>
              <w:left w:val="single" w:sz="4" w:space="0" w:color="auto"/>
              <w:bottom w:val="single" w:sz="4" w:space="0" w:color="auto"/>
              <w:right w:val="single" w:sz="4" w:space="0" w:color="auto"/>
            </w:tcBorders>
          </w:tcPr>
          <w:p w14:paraId="506FCC53" w14:textId="7C78D0F8" w:rsidR="00D70B0F" w:rsidRPr="00AC7B0B" w:rsidRDefault="00707FAD" w:rsidP="00F93B02">
            <w:pPr>
              <w:pStyle w:val="DecimalAligned"/>
              <w:spacing w:line="360" w:lineRule="auto"/>
              <w:rPr>
                <w:rFonts w:ascii="Arial" w:hAnsi="Arial" w:cs="Arial"/>
                <w:color w:val="auto"/>
              </w:rPr>
            </w:pPr>
            <w:r>
              <w:rPr>
                <w:rFonts w:ascii="Arial" w:hAnsi="Arial" w:cs="Arial"/>
                <w:color w:val="auto"/>
              </w:rPr>
              <w:t>3.97</w:t>
            </w:r>
          </w:p>
        </w:tc>
        <w:tc>
          <w:tcPr>
            <w:tcW w:w="502" w:type="pct"/>
            <w:tcBorders>
              <w:top w:val="single" w:sz="4" w:space="0" w:color="auto"/>
              <w:left w:val="single" w:sz="4" w:space="0" w:color="auto"/>
              <w:bottom w:val="single" w:sz="4" w:space="0" w:color="auto"/>
              <w:right w:val="single" w:sz="4" w:space="0" w:color="auto"/>
            </w:tcBorders>
          </w:tcPr>
          <w:p w14:paraId="6BFE66BD" w14:textId="126827A7" w:rsidR="00D70B0F" w:rsidRPr="00AC7B0B" w:rsidRDefault="00707FAD" w:rsidP="00F93B02">
            <w:pPr>
              <w:pStyle w:val="DecimalAligned"/>
              <w:spacing w:line="360" w:lineRule="auto"/>
              <w:rPr>
                <w:rFonts w:ascii="Arial" w:hAnsi="Arial" w:cs="Arial"/>
                <w:color w:val="auto"/>
              </w:rPr>
            </w:pPr>
            <w:r>
              <w:rPr>
                <w:rFonts w:ascii="Arial" w:hAnsi="Arial" w:cs="Arial"/>
                <w:color w:val="auto"/>
              </w:rPr>
              <w:t>2.83</w:t>
            </w:r>
          </w:p>
        </w:tc>
        <w:tc>
          <w:tcPr>
            <w:tcW w:w="502" w:type="pct"/>
            <w:tcBorders>
              <w:top w:val="single" w:sz="4" w:space="0" w:color="auto"/>
              <w:left w:val="single" w:sz="4" w:space="0" w:color="auto"/>
              <w:bottom w:val="single" w:sz="4" w:space="0" w:color="auto"/>
              <w:right w:val="single" w:sz="4" w:space="0" w:color="auto"/>
            </w:tcBorders>
          </w:tcPr>
          <w:p w14:paraId="19B851A8" w14:textId="63EF6861" w:rsidR="00D70B0F" w:rsidRPr="00AC7B0B" w:rsidRDefault="00707FAD" w:rsidP="00F93B02">
            <w:pPr>
              <w:pStyle w:val="DecimalAligned"/>
              <w:spacing w:line="360" w:lineRule="auto"/>
              <w:rPr>
                <w:rFonts w:ascii="Arial" w:hAnsi="Arial" w:cs="Arial"/>
                <w:color w:val="auto"/>
              </w:rPr>
            </w:pPr>
            <w:r>
              <w:rPr>
                <w:rFonts w:ascii="Arial" w:hAnsi="Arial" w:cs="Arial"/>
                <w:color w:val="auto"/>
              </w:rPr>
              <w:t>1.7</w:t>
            </w:r>
            <w:r w:rsidR="00D70B0F" w:rsidRPr="00AC7B0B">
              <w:rPr>
                <w:rFonts w:ascii="Arial" w:hAnsi="Arial" w:cs="Arial"/>
                <w:color w:val="auto"/>
              </w:rPr>
              <w:t>1</w:t>
            </w:r>
          </w:p>
        </w:tc>
        <w:tc>
          <w:tcPr>
            <w:tcW w:w="502" w:type="pct"/>
            <w:tcBorders>
              <w:top w:val="single" w:sz="4" w:space="0" w:color="auto"/>
              <w:left w:val="single" w:sz="4" w:space="0" w:color="auto"/>
              <w:bottom w:val="single" w:sz="4" w:space="0" w:color="auto"/>
              <w:right w:val="single" w:sz="4" w:space="0" w:color="auto"/>
            </w:tcBorders>
          </w:tcPr>
          <w:p w14:paraId="4F214A36" w14:textId="77FF33FF" w:rsidR="00D70B0F" w:rsidRPr="00AC7B0B" w:rsidRDefault="00707FAD" w:rsidP="00F93B02">
            <w:pPr>
              <w:pStyle w:val="DecimalAligned"/>
              <w:spacing w:line="360" w:lineRule="auto"/>
              <w:rPr>
                <w:rFonts w:ascii="Arial" w:hAnsi="Arial" w:cs="Arial"/>
                <w:color w:val="auto"/>
              </w:rPr>
            </w:pPr>
            <w:r>
              <w:rPr>
                <w:rFonts w:ascii="Arial" w:hAnsi="Arial" w:cs="Arial"/>
                <w:color w:val="auto"/>
              </w:rPr>
              <w:t>1.55</w:t>
            </w:r>
          </w:p>
        </w:tc>
        <w:tc>
          <w:tcPr>
            <w:tcW w:w="502" w:type="pct"/>
            <w:tcBorders>
              <w:top w:val="single" w:sz="4" w:space="0" w:color="auto"/>
              <w:left w:val="single" w:sz="4" w:space="0" w:color="auto"/>
              <w:bottom w:val="single" w:sz="4" w:space="0" w:color="auto"/>
              <w:right w:val="single" w:sz="4" w:space="0" w:color="auto"/>
            </w:tcBorders>
          </w:tcPr>
          <w:p w14:paraId="4B28CB97" w14:textId="7B06E725" w:rsidR="00D70B0F" w:rsidRPr="00AC7B0B" w:rsidRDefault="00707FAD" w:rsidP="00F93B02">
            <w:pPr>
              <w:pStyle w:val="DecimalAligned"/>
              <w:spacing w:line="360" w:lineRule="auto"/>
              <w:rPr>
                <w:rFonts w:ascii="Arial" w:hAnsi="Arial" w:cs="Arial"/>
                <w:color w:val="auto"/>
              </w:rPr>
            </w:pPr>
            <w:r>
              <w:rPr>
                <w:rFonts w:ascii="Arial" w:hAnsi="Arial" w:cs="Arial"/>
                <w:color w:val="auto"/>
              </w:rPr>
              <w:t>2.79</w:t>
            </w:r>
          </w:p>
        </w:tc>
        <w:tc>
          <w:tcPr>
            <w:tcW w:w="502" w:type="pct"/>
            <w:tcBorders>
              <w:top w:val="single" w:sz="4" w:space="0" w:color="auto"/>
              <w:left w:val="single" w:sz="4" w:space="0" w:color="auto"/>
              <w:bottom w:val="single" w:sz="4" w:space="0" w:color="auto"/>
              <w:right w:val="single" w:sz="4" w:space="0" w:color="auto"/>
            </w:tcBorders>
          </w:tcPr>
          <w:p w14:paraId="77172EC0" w14:textId="3E22A4E1" w:rsidR="00D70B0F" w:rsidRPr="00AC7B0B" w:rsidRDefault="00707FAD" w:rsidP="00F93B02">
            <w:pPr>
              <w:pStyle w:val="DecimalAligned"/>
              <w:spacing w:line="360" w:lineRule="auto"/>
              <w:rPr>
                <w:rFonts w:ascii="Arial" w:hAnsi="Arial" w:cs="Arial"/>
                <w:color w:val="auto"/>
              </w:rPr>
            </w:pPr>
            <w:r>
              <w:rPr>
                <w:rFonts w:ascii="Arial" w:hAnsi="Arial" w:cs="Arial"/>
                <w:color w:val="auto"/>
              </w:rPr>
              <w:t>1.59</w:t>
            </w:r>
          </w:p>
        </w:tc>
        <w:tc>
          <w:tcPr>
            <w:tcW w:w="502" w:type="pct"/>
            <w:tcBorders>
              <w:top w:val="single" w:sz="4" w:space="0" w:color="auto"/>
              <w:left w:val="single" w:sz="4" w:space="0" w:color="auto"/>
              <w:bottom w:val="single" w:sz="4" w:space="0" w:color="auto"/>
              <w:right w:val="single" w:sz="4" w:space="0" w:color="auto"/>
            </w:tcBorders>
          </w:tcPr>
          <w:p w14:paraId="4F698638" w14:textId="3ADBBC47" w:rsidR="00D70B0F" w:rsidRPr="00AC7B0B" w:rsidRDefault="00707FAD" w:rsidP="00F93B02">
            <w:pPr>
              <w:pStyle w:val="DecimalAligned"/>
              <w:spacing w:line="360" w:lineRule="auto"/>
              <w:rPr>
                <w:rFonts w:ascii="Arial" w:hAnsi="Arial" w:cs="Arial"/>
                <w:color w:val="auto"/>
              </w:rPr>
            </w:pPr>
            <w:r>
              <w:rPr>
                <w:rFonts w:ascii="Arial" w:hAnsi="Arial" w:cs="Arial"/>
                <w:color w:val="auto"/>
              </w:rPr>
              <w:t>1.21</w:t>
            </w:r>
          </w:p>
        </w:tc>
      </w:tr>
      <w:tr w:rsidR="00D70B0F" w:rsidRPr="0074301E" w14:paraId="4EEE25D8" w14:textId="77777777" w:rsidTr="003C0DEE">
        <w:trPr>
          <w:jc w:val="center"/>
        </w:trPr>
        <w:tc>
          <w:tcPr>
            <w:tcW w:w="479" w:type="pct"/>
            <w:vMerge/>
            <w:tcBorders>
              <w:left w:val="single" w:sz="4" w:space="0" w:color="auto"/>
              <w:bottom w:val="single" w:sz="4" w:space="0" w:color="auto"/>
              <w:right w:val="single" w:sz="4" w:space="0" w:color="auto"/>
            </w:tcBorders>
            <w:noWrap/>
          </w:tcPr>
          <w:p w14:paraId="52E4AE79" w14:textId="77777777" w:rsidR="00D70B0F" w:rsidRPr="007E0E35" w:rsidRDefault="00D70B0F" w:rsidP="00F93B02">
            <w:pPr>
              <w:pStyle w:val="DecimalAligned"/>
              <w:spacing w:line="360" w:lineRule="auto"/>
              <w:rPr>
                <w:rFonts w:ascii="Arial" w:hAnsi="Arial" w:cs="Arial"/>
                <w:b/>
                <w:bCs/>
                <w:color w:val="auto"/>
              </w:rPr>
            </w:pPr>
          </w:p>
        </w:tc>
        <w:tc>
          <w:tcPr>
            <w:tcW w:w="503" w:type="pct"/>
            <w:tcBorders>
              <w:left w:val="single" w:sz="4" w:space="0" w:color="auto"/>
              <w:bottom w:val="single" w:sz="4" w:space="0" w:color="auto"/>
              <w:right w:val="single" w:sz="4" w:space="0" w:color="auto"/>
            </w:tcBorders>
            <w:shd w:val="clear" w:color="auto" w:fill="E5DFEC" w:themeFill="accent4" w:themeFillTint="33"/>
          </w:tcPr>
          <w:p w14:paraId="2A063325" w14:textId="0B24FC85"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0.85</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4AE4EE74" w14:textId="2825B535"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w:t>
            </w:r>
            <w:r w:rsidR="00707FAD">
              <w:rPr>
                <w:rFonts w:ascii="Arial" w:hAnsi="Arial" w:cs="Arial"/>
                <w:i/>
                <w:color w:val="auto"/>
              </w:rPr>
              <w:t>55</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4B9CB414" w14:textId="1DA7E266"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0.70</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55B5383C" w14:textId="49320A6D"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0.84</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243B2EE3" w14:textId="3D6121F2"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w:t>
            </w:r>
            <w:r w:rsidR="00707FAD">
              <w:rPr>
                <w:rFonts w:ascii="Arial" w:hAnsi="Arial" w:cs="Arial"/>
                <w:i/>
                <w:color w:val="auto"/>
              </w:rPr>
              <w:t>51</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0D82932F" w14:textId="3B2DB221"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1.28</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655527F2" w14:textId="52433E49"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0.86</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0EEA5FC2" w14:textId="6D9F0D93"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0.54</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50685E15" w14:textId="2027C83C"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1.13</w:t>
            </w:r>
          </w:p>
        </w:tc>
      </w:tr>
      <w:tr w:rsidR="00D70B0F" w:rsidRPr="0074301E" w14:paraId="43604EAB"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212E9D9F" w14:textId="26D355E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Pri</w:t>
            </w:r>
            <w:r w:rsidR="00CA7933">
              <w:rPr>
                <w:rFonts w:ascii="Arial" w:hAnsi="Arial" w:cs="Arial"/>
                <w:b/>
                <w:bCs/>
                <w:color w:val="auto"/>
              </w:rPr>
              <w:t>smatic</w:t>
            </w:r>
          </w:p>
          <w:p w14:paraId="1461A18D"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81.2%</w:t>
            </w:r>
          </w:p>
        </w:tc>
        <w:tc>
          <w:tcPr>
            <w:tcW w:w="503" w:type="pct"/>
            <w:tcBorders>
              <w:top w:val="single" w:sz="4" w:space="0" w:color="auto"/>
              <w:left w:val="single" w:sz="4" w:space="0" w:color="auto"/>
              <w:bottom w:val="single" w:sz="4" w:space="0" w:color="auto"/>
              <w:right w:val="single" w:sz="4" w:space="0" w:color="auto"/>
            </w:tcBorders>
          </w:tcPr>
          <w:p w14:paraId="007F47F6" w14:textId="11C1BAA5" w:rsidR="00D70B0F" w:rsidRPr="00AC7B0B" w:rsidRDefault="00707FAD" w:rsidP="00F93B02">
            <w:pPr>
              <w:pStyle w:val="DecimalAligned"/>
              <w:spacing w:line="360" w:lineRule="auto"/>
              <w:rPr>
                <w:rFonts w:ascii="Arial" w:hAnsi="Arial" w:cs="Arial"/>
                <w:color w:val="auto"/>
              </w:rPr>
            </w:pPr>
            <w:r>
              <w:rPr>
                <w:rFonts w:ascii="Arial" w:hAnsi="Arial" w:cs="Arial"/>
                <w:color w:val="auto"/>
              </w:rPr>
              <w:t>3.73</w:t>
            </w:r>
          </w:p>
        </w:tc>
        <w:tc>
          <w:tcPr>
            <w:tcW w:w="503" w:type="pct"/>
            <w:tcBorders>
              <w:top w:val="single" w:sz="4" w:space="0" w:color="auto"/>
              <w:left w:val="single" w:sz="4" w:space="0" w:color="auto"/>
              <w:bottom w:val="single" w:sz="4" w:space="0" w:color="auto"/>
              <w:right w:val="single" w:sz="4" w:space="0" w:color="auto"/>
            </w:tcBorders>
          </w:tcPr>
          <w:p w14:paraId="2DF86283" w14:textId="5E18D84D" w:rsidR="00D70B0F" w:rsidRPr="00AC7B0B" w:rsidRDefault="00707FAD" w:rsidP="00F93B02">
            <w:pPr>
              <w:pStyle w:val="DecimalAligned"/>
              <w:spacing w:line="360" w:lineRule="auto"/>
              <w:rPr>
                <w:rFonts w:ascii="Arial" w:hAnsi="Arial" w:cs="Arial"/>
                <w:color w:val="auto"/>
              </w:rPr>
            </w:pPr>
            <w:r>
              <w:rPr>
                <w:rFonts w:ascii="Arial" w:hAnsi="Arial" w:cs="Arial"/>
                <w:color w:val="auto"/>
              </w:rPr>
              <w:t>2.99</w:t>
            </w:r>
          </w:p>
        </w:tc>
        <w:tc>
          <w:tcPr>
            <w:tcW w:w="503" w:type="pct"/>
            <w:tcBorders>
              <w:top w:val="single" w:sz="4" w:space="0" w:color="auto"/>
              <w:left w:val="single" w:sz="4" w:space="0" w:color="auto"/>
              <w:bottom w:val="single" w:sz="4" w:space="0" w:color="auto"/>
              <w:right w:val="single" w:sz="4" w:space="0" w:color="auto"/>
            </w:tcBorders>
          </w:tcPr>
          <w:p w14:paraId="2CE813A2" w14:textId="313EC030" w:rsidR="00D70B0F" w:rsidRPr="00AC7B0B" w:rsidRDefault="00707FAD" w:rsidP="00F93B02">
            <w:pPr>
              <w:pStyle w:val="DecimalAligned"/>
              <w:spacing w:line="360" w:lineRule="auto"/>
              <w:rPr>
                <w:rFonts w:ascii="Arial" w:hAnsi="Arial" w:cs="Arial"/>
                <w:color w:val="auto"/>
              </w:rPr>
            </w:pPr>
            <w:r>
              <w:rPr>
                <w:rFonts w:ascii="Arial" w:hAnsi="Arial" w:cs="Arial"/>
                <w:color w:val="auto"/>
              </w:rPr>
              <w:t>3.49</w:t>
            </w:r>
          </w:p>
        </w:tc>
        <w:tc>
          <w:tcPr>
            <w:tcW w:w="502" w:type="pct"/>
            <w:tcBorders>
              <w:top w:val="single" w:sz="4" w:space="0" w:color="auto"/>
              <w:left w:val="single" w:sz="4" w:space="0" w:color="auto"/>
              <w:bottom w:val="single" w:sz="4" w:space="0" w:color="auto"/>
              <w:right w:val="single" w:sz="4" w:space="0" w:color="auto"/>
            </w:tcBorders>
          </w:tcPr>
          <w:p w14:paraId="5E45FD3D" w14:textId="023EE40A" w:rsidR="00D70B0F" w:rsidRPr="00AC7B0B" w:rsidRDefault="00707FAD" w:rsidP="00F93B02">
            <w:pPr>
              <w:pStyle w:val="DecimalAligned"/>
              <w:spacing w:line="360" w:lineRule="auto"/>
              <w:rPr>
                <w:rFonts w:ascii="Arial" w:hAnsi="Arial" w:cs="Arial"/>
                <w:color w:val="auto"/>
              </w:rPr>
            </w:pPr>
            <w:r>
              <w:rPr>
                <w:rFonts w:ascii="Arial" w:hAnsi="Arial" w:cs="Arial"/>
                <w:color w:val="auto"/>
              </w:rPr>
              <w:t>3.42</w:t>
            </w:r>
          </w:p>
        </w:tc>
        <w:tc>
          <w:tcPr>
            <w:tcW w:w="502" w:type="pct"/>
            <w:tcBorders>
              <w:top w:val="single" w:sz="4" w:space="0" w:color="auto"/>
              <w:left w:val="single" w:sz="4" w:space="0" w:color="auto"/>
              <w:bottom w:val="single" w:sz="4" w:space="0" w:color="auto"/>
              <w:right w:val="single" w:sz="4" w:space="0" w:color="auto"/>
            </w:tcBorders>
          </w:tcPr>
          <w:p w14:paraId="3E10E504" w14:textId="3294ADD3" w:rsidR="00D70B0F" w:rsidRPr="00AC7B0B" w:rsidRDefault="00707FAD" w:rsidP="00F93B02">
            <w:pPr>
              <w:pStyle w:val="DecimalAligned"/>
              <w:spacing w:line="360" w:lineRule="auto"/>
              <w:rPr>
                <w:rFonts w:ascii="Arial" w:hAnsi="Arial" w:cs="Arial"/>
                <w:color w:val="auto"/>
              </w:rPr>
            </w:pPr>
            <w:r>
              <w:rPr>
                <w:rFonts w:ascii="Arial" w:hAnsi="Arial" w:cs="Arial"/>
                <w:color w:val="auto"/>
              </w:rPr>
              <w:t>1.32</w:t>
            </w:r>
          </w:p>
        </w:tc>
        <w:tc>
          <w:tcPr>
            <w:tcW w:w="502" w:type="pct"/>
            <w:tcBorders>
              <w:top w:val="single" w:sz="4" w:space="0" w:color="auto"/>
              <w:left w:val="single" w:sz="4" w:space="0" w:color="auto"/>
              <w:bottom w:val="single" w:sz="4" w:space="0" w:color="auto"/>
              <w:right w:val="single" w:sz="4" w:space="0" w:color="auto"/>
            </w:tcBorders>
          </w:tcPr>
          <w:p w14:paraId="292E9023" w14:textId="54E80C42" w:rsidR="00D70B0F" w:rsidRPr="00AC7B0B" w:rsidRDefault="00707FAD" w:rsidP="00F93B02">
            <w:pPr>
              <w:pStyle w:val="DecimalAligned"/>
              <w:spacing w:line="360" w:lineRule="auto"/>
              <w:rPr>
                <w:rFonts w:ascii="Arial" w:hAnsi="Arial" w:cs="Arial"/>
                <w:color w:val="auto"/>
              </w:rPr>
            </w:pPr>
            <w:r>
              <w:rPr>
                <w:rFonts w:ascii="Arial" w:hAnsi="Arial" w:cs="Arial"/>
                <w:color w:val="auto"/>
              </w:rPr>
              <w:t>1.27</w:t>
            </w:r>
          </w:p>
        </w:tc>
        <w:tc>
          <w:tcPr>
            <w:tcW w:w="502" w:type="pct"/>
            <w:tcBorders>
              <w:top w:val="single" w:sz="4" w:space="0" w:color="auto"/>
              <w:left w:val="single" w:sz="4" w:space="0" w:color="auto"/>
              <w:bottom w:val="single" w:sz="4" w:space="0" w:color="auto"/>
              <w:right w:val="single" w:sz="4" w:space="0" w:color="auto"/>
            </w:tcBorders>
          </w:tcPr>
          <w:p w14:paraId="7A5C65B4" w14:textId="76B141CD" w:rsidR="00D70B0F" w:rsidRPr="00AC7B0B" w:rsidRDefault="00707FAD" w:rsidP="00F93B02">
            <w:pPr>
              <w:pStyle w:val="DecimalAligned"/>
              <w:spacing w:line="360" w:lineRule="auto"/>
              <w:rPr>
                <w:rFonts w:ascii="Arial" w:hAnsi="Arial" w:cs="Arial"/>
                <w:color w:val="auto"/>
              </w:rPr>
            </w:pPr>
            <w:r>
              <w:rPr>
                <w:rFonts w:ascii="Arial" w:hAnsi="Arial" w:cs="Arial"/>
                <w:color w:val="auto"/>
              </w:rPr>
              <w:t>3.36</w:t>
            </w:r>
          </w:p>
        </w:tc>
        <w:tc>
          <w:tcPr>
            <w:tcW w:w="502" w:type="pct"/>
            <w:tcBorders>
              <w:top w:val="single" w:sz="4" w:space="0" w:color="auto"/>
              <w:left w:val="single" w:sz="4" w:space="0" w:color="auto"/>
              <w:bottom w:val="single" w:sz="4" w:space="0" w:color="auto"/>
              <w:right w:val="single" w:sz="4" w:space="0" w:color="auto"/>
            </w:tcBorders>
          </w:tcPr>
          <w:p w14:paraId="45B6A62C" w14:textId="673AA859" w:rsidR="00D70B0F" w:rsidRPr="00AC7B0B" w:rsidRDefault="00707FAD" w:rsidP="00F93B02">
            <w:pPr>
              <w:pStyle w:val="DecimalAligned"/>
              <w:spacing w:line="360" w:lineRule="auto"/>
              <w:rPr>
                <w:rFonts w:ascii="Arial" w:hAnsi="Arial" w:cs="Arial"/>
                <w:color w:val="auto"/>
              </w:rPr>
            </w:pPr>
            <w:r>
              <w:rPr>
                <w:rFonts w:ascii="Arial" w:hAnsi="Arial" w:cs="Arial"/>
                <w:color w:val="auto"/>
              </w:rPr>
              <w:t>1.3</w:t>
            </w:r>
            <w:r w:rsidR="00D70B0F" w:rsidRPr="00AC7B0B">
              <w:rPr>
                <w:rFonts w:ascii="Arial" w:hAnsi="Arial" w:cs="Arial"/>
                <w:color w:val="auto"/>
              </w:rPr>
              <w:t>0</w:t>
            </w:r>
          </w:p>
        </w:tc>
        <w:tc>
          <w:tcPr>
            <w:tcW w:w="502" w:type="pct"/>
            <w:tcBorders>
              <w:top w:val="single" w:sz="4" w:space="0" w:color="auto"/>
              <w:left w:val="single" w:sz="4" w:space="0" w:color="auto"/>
              <w:bottom w:val="single" w:sz="4" w:space="0" w:color="auto"/>
              <w:right w:val="single" w:sz="4" w:space="0" w:color="auto"/>
            </w:tcBorders>
          </w:tcPr>
          <w:p w14:paraId="0B11C286" w14:textId="27D0CC94" w:rsidR="00D70B0F" w:rsidRPr="00AC7B0B" w:rsidRDefault="00707FAD" w:rsidP="00F93B02">
            <w:pPr>
              <w:pStyle w:val="DecimalAligned"/>
              <w:spacing w:line="360" w:lineRule="auto"/>
              <w:rPr>
                <w:rFonts w:ascii="Arial" w:hAnsi="Arial" w:cs="Arial"/>
                <w:color w:val="auto"/>
              </w:rPr>
            </w:pPr>
            <w:r>
              <w:rPr>
                <w:rFonts w:ascii="Arial" w:hAnsi="Arial" w:cs="Arial"/>
                <w:color w:val="auto"/>
              </w:rPr>
              <w:t>1.08</w:t>
            </w:r>
          </w:p>
        </w:tc>
      </w:tr>
      <w:tr w:rsidR="00D70B0F" w:rsidRPr="0074301E" w14:paraId="64D0F764" w14:textId="77777777" w:rsidTr="003C0DEE">
        <w:trPr>
          <w:jc w:val="center"/>
        </w:trPr>
        <w:tc>
          <w:tcPr>
            <w:tcW w:w="479" w:type="pct"/>
            <w:vMerge/>
            <w:tcBorders>
              <w:left w:val="single" w:sz="4" w:space="0" w:color="auto"/>
              <w:bottom w:val="single" w:sz="4" w:space="0" w:color="auto"/>
              <w:right w:val="single" w:sz="4" w:space="0" w:color="auto"/>
            </w:tcBorders>
            <w:noWrap/>
          </w:tcPr>
          <w:p w14:paraId="60B6D49B" w14:textId="77777777" w:rsidR="00D70B0F" w:rsidRPr="007E0E35" w:rsidRDefault="00D70B0F" w:rsidP="00F93B02">
            <w:pPr>
              <w:pStyle w:val="DecimalAligned"/>
              <w:spacing w:line="360" w:lineRule="auto"/>
              <w:rPr>
                <w:rFonts w:ascii="Arial" w:hAnsi="Arial" w:cs="Arial"/>
                <w:b/>
                <w:bCs/>
                <w:color w:val="auto"/>
              </w:rPr>
            </w:pP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1071A05" w14:textId="4F359658"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0.98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87E183E" w14:textId="238F29A6"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w:t>
            </w:r>
            <w:r w:rsidR="00707FAD">
              <w:rPr>
                <w:rFonts w:ascii="Arial" w:hAnsi="Arial" w:cs="Arial"/>
                <w:i/>
                <w:color w:val="auto"/>
              </w:rPr>
              <w:t>87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874E7FA" w14:textId="31738DD6"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0.77</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7F43969" w14:textId="25A1E475"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0.97</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F4B57F1" w14:textId="663EB2AA"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1.06</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879C0D9" w14:textId="2A3CC61E"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1.10</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1E807E5" w14:textId="668FDC2F"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0.99</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D83A578" w14:textId="1F5533B6"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1.13</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E6FDF29" w14:textId="15953B62"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1.06</w:t>
            </w:r>
          </w:p>
        </w:tc>
      </w:tr>
      <w:tr w:rsidR="00D70B0F" w:rsidRPr="0074301E" w14:paraId="2FD2C5A4"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3FAFACD1" w14:textId="7C9B4B70"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Po</w:t>
            </w:r>
            <w:r w:rsidR="00CA7933">
              <w:rPr>
                <w:rFonts w:ascii="Arial" w:hAnsi="Arial" w:cs="Arial"/>
                <w:b/>
                <w:bCs/>
                <w:color w:val="auto"/>
              </w:rPr>
              <w:t>uch</w:t>
            </w:r>
          </w:p>
          <w:p w14:paraId="5185A092"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75.4%</w:t>
            </w:r>
          </w:p>
        </w:tc>
        <w:tc>
          <w:tcPr>
            <w:tcW w:w="503" w:type="pct"/>
            <w:tcBorders>
              <w:top w:val="single" w:sz="4" w:space="0" w:color="auto"/>
              <w:left w:val="single" w:sz="4" w:space="0" w:color="auto"/>
              <w:bottom w:val="single" w:sz="4" w:space="0" w:color="auto"/>
              <w:right w:val="single" w:sz="4" w:space="0" w:color="auto"/>
            </w:tcBorders>
          </w:tcPr>
          <w:p w14:paraId="0E6DE84B" w14:textId="0B31103A" w:rsidR="00D70B0F" w:rsidRPr="00AC7B0B" w:rsidRDefault="00707FAD" w:rsidP="00F93B02">
            <w:pPr>
              <w:pStyle w:val="DecimalAligned"/>
              <w:spacing w:line="360" w:lineRule="auto"/>
              <w:rPr>
                <w:rFonts w:ascii="Arial" w:hAnsi="Arial" w:cs="Arial"/>
                <w:color w:val="auto"/>
              </w:rPr>
            </w:pPr>
            <w:r>
              <w:rPr>
                <w:rFonts w:ascii="Arial" w:hAnsi="Arial" w:cs="Arial"/>
                <w:color w:val="auto"/>
              </w:rPr>
              <w:t>2.15</w:t>
            </w:r>
          </w:p>
        </w:tc>
        <w:tc>
          <w:tcPr>
            <w:tcW w:w="503" w:type="pct"/>
            <w:tcBorders>
              <w:top w:val="single" w:sz="4" w:space="0" w:color="auto"/>
              <w:left w:val="single" w:sz="4" w:space="0" w:color="auto"/>
              <w:bottom w:val="single" w:sz="4" w:space="0" w:color="auto"/>
              <w:right w:val="single" w:sz="4" w:space="0" w:color="auto"/>
            </w:tcBorders>
          </w:tcPr>
          <w:p w14:paraId="29754443" w14:textId="535B8A99" w:rsidR="00D70B0F" w:rsidRPr="00AC7B0B" w:rsidRDefault="00707FAD" w:rsidP="00F93B02">
            <w:pPr>
              <w:pStyle w:val="DecimalAligned"/>
              <w:spacing w:line="360" w:lineRule="auto"/>
              <w:rPr>
                <w:rFonts w:ascii="Arial" w:hAnsi="Arial" w:cs="Arial"/>
                <w:color w:val="auto"/>
              </w:rPr>
            </w:pPr>
            <w:r>
              <w:rPr>
                <w:rFonts w:ascii="Arial" w:hAnsi="Arial" w:cs="Arial"/>
                <w:color w:val="auto"/>
              </w:rPr>
              <w:t>2.57</w:t>
            </w:r>
          </w:p>
        </w:tc>
        <w:tc>
          <w:tcPr>
            <w:tcW w:w="503" w:type="pct"/>
            <w:tcBorders>
              <w:top w:val="single" w:sz="4" w:space="0" w:color="auto"/>
              <w:left w:val="single" w:sz="4" w:space="0" w:color="auto"/>
              <w:bottom w:val="single" w:sz="4" w:space="0" w:color="auto"/>
              <w:right w:val="single" w:sz="4" w:space="0" w:color="auto"/>
            </w:tcBorders>
          </w:tcPr>
          <w:p w14:paraId="12C88EF7" w14:textId="77777777"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2.35</w:t>
            </w:r>
          </w:p>
        </w:tc>
        <w:tc>
          <w:tcPr>
            <w:tcW w:w="502" w:type="pct"/>
            <w:tcBorders>
              <w:top w:val="single" w:sz="4" w:space="0" w:color="auto"/>
              <w:left w:val="single" w:sz="4" w:space="0" w:color="auto"/>
              <w:bottom w:val="single" w:sz="4" w:space="0" w:color="auto"/>
              <w:right w:val="single" w:sz="4" w:space="0" w:color="auto"/>
            </w:tcBorders>
          </w:tcPr>
          <w:p w14:paraId="33215E4A" w14:textId="7C7EB57C" w:rsidR="00D70B0F" w:rsidRPr="00AC7B0B" w:rsidRDefault="00707FAD" w:rsidP="00F93B02">
            <w:pPr>
              <w:pStyle w:val="DecimalAligned"/>
              <w:spacing w:line="360" w:lineRule="auto"/>
              <w:rPr>
                <w:rFonts w:ascii="Arial" w:hAnsi="Arial" w:cs="Arial"/>
                <w:color w:val="auto"/>
              </w:rPr>
            </w:pPr>
            <w:r>
              <w:rPr>
                <w:rFonts w:ascii="Arial" w:hAnsi="Arial" w:cs="Arial"/>
                <w:color w:val="auto"/>
              </w:rPr>
              <w:t>2.01</w:t>
            </w:r>
          </w:p>
        </w:tc>
        <w:tc>
          <w:tcPr>
            <w:tcW w:w="502" w:type="pct"/>
            <w:tcBorders>
              <w:top w:val="single" w:sz="4" w:space="0" w:color="auto"/>
              <w:left w:val="single" w:sz="4" w:space="0" w:color="auto"/>
              <w:bottom w:val="single" w:sz="4" w:space="0" w:color="auto"/>
              <w:right w:val="single" w:sz="4" w:space="0" w:color="auto"/>
            </w:tcBorders>
          </w:tcPr>
          <w:p w14:paraId="222B1E71" w14:textId="23531887" w:rsidR="00D70B0F" w:rsidRPr="00AC7B0B" w:rsidRDefault="00707FAD" w:rsidP="00F93B02">
            <w:pPr>
              <w:pStyle w:val="DecimalAligned"/>
              <w:spacing w:line="360" w:lineRule="auto"/>
              <w:rPr>
                <w:rFonts w:ascii="Arial" w:hAnsi="Arial" w:cs="Arial"/>
                <w:color w:val="auto"/>
              </w:rPr>
            </w:pPr>
            <w:r>
              <w:rPr>
                <w:rFonts w:ascii="Arial" w:hAnsi="Arial" w:cs="Arial"/>
                <w:color w:val="auto"/>
              </w:rPr>
              <w:t>1.52</w:t>
            </w:r>
          </w:p>
        </w:tc>
        <w:tc>
          <w:tcPr>
            <w:tcW w:w="502" w:type="pct"/>
            <w:tcBorders>
              <w:top w:val="single" w:sz="4" w:space="0" w:color="auto"/>
              <w:left w:val="single" w:sz="4" w:space="0" w:color="auto"/>
              <w:bottom w:val="single" w:sz="4" w:space="0" w:color="auto"/>
              <w:right w:val="single" w:sz="4" w:space="0" w:color="auto"/>
            </w:tcBorders>
          </w:tcPr>
          <w:p w14:paraId="6B3B9B8E" w14:textId="433D04FC" w:rsidR="00D70B0F" w:rsidRPr="00AC7B0B" w:rsidRDefault="00707FAD" w:rsidP="00F93B02">
            <w:pPr>
              <w:pStyle w:val="DecimalAligned"/>
              <w:spacing w:line="360" w:lineRule="auto"/>
              <w:rPr>
                <w:rFonts w:ascii="Arial" w:hAnsi="Arial" w:cs="Arial"/>
                <w:color w:val="auto"/>
              </w:rPr>
            </w:pPr>
            <w:r>
              <w:rPr>
                <w:rFonts w:ascii="Arial" w:hAnsi="Arial" w:cs="Arial"/>
                <w:color w:val="auto"/>
              </w:rPr>
              <w:t>1.35</w:t>
            </w:r>
          </w:p>
        </w:tc>
        <w:tc>
          <w:tcPr>
            <w:tcW w:w="502" w:type="pct"/>
            <w:tcBorders>
              <w:top w:val="single" w:sz="4" w:space="0" w:color="auto"/>
              <w:left w:val="single" w:sz="4" w:space="0" w:color="auto"/>
              <w:bottom w:val="single" w:sz="4" w:space="0" w:color="auto"/>
              <w:right w:val="single" w:sz="4" w:space="0" w:color="auto"/>
            </w:tcBorders>
          </w:tcPr>
          <w:p w14:paraId="68CB93DD" w14:textId="487A4402" w:rsidR="00D70B0F" w:rsidRPr="00AC7B0B" w:rsidRDefault="00707FAD" w:rsidP="00F93B02">
            <w:pPr>
              <w:pStyle w:val="DecimalAligned"/>
              <w:spacing w:line="360" w:lineRule="auto"/>
              <w:rPr>
                <w:rFonts w:ascii="Arial" w:hAnsi="Arial" w:cs="Arial"/>
                <w:color w:val="auto"/>
              </w:rPr>
            </w:pPr>
            <w:r>
              <w:rPr>
                <w:rFonts w:ascii="Arial" w:hAnsi="Arial" w:cs="Arial"/>
                <w:color w:val="auto"/>
              </w:rPr>
              <w:t>1.97</w:t>
            </w:r>
          </w:p>
        </w:tc>
        <w:tc>
          <w:tcPr>
            <w:tcW w:w="502" w:type="pct"/>
            <w:tcBorders>
              <w:top w:val="single" w:sz="4" w:space="0" w:color="auto"/>
              <w:left w:val="single" w:sz="4" w:space="0" w:color="auto"/>
              <w:bottom w:val="single" w:sz="4" w:space="0" w:color="auto"/>
              <w:right w:val="single" w:sz="4" w:space="0" w:color="auto"/>
            </w:tcBorders>
          </w:tcPr>
          <w:p w14:paraId="64F47A19" w14:textId="0EBD3489"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1.5</w:t>
            </w:r>
            <w:r w:rsidR="00707FAD">
              <w:rPr>
                <w:rFonts w:ascii="Arial" w:hAnsi="Arial" w:cs="Arial"/>
                <w:color w:val="auto"/>
              </w:rPr>
              <w:t>5</w:t>
            </w:r>
          </w:p>
        </w:tc>
        <w:tc>
          <w:tcPr>
            <w:tcW w:w="502" w:type="pct"/>
            <w:tcBorders>
              <w:top w:val="single" w:sz="4" w:space="0" w:color="auto"/>
              <w:left w:val="single" w:sz="4" w:space="0" w:color="auto"/>
              <w:bottom w:val="single" w:sz="4" w:space="0" w:color="auto"/>
              <w:right w:val="single" w:sz="4" w:space="0" w:color="auto"/>
            </w:tcBorders>
          </w:tcPr>
          <w:p w14:paraId="11FCF1BE" w14:textId="5227E89B" w:rsidR="00D70B0F" w:rsidRPr="00AC7B0B" w:rsidRDefault="00707FAD" w:rsidP="00F93B02">
            <w:pPr>
              <w:pStyle w:val="DecimalAligned"/>
              <w:spacing w:line="360" w:lineRule="auto"/>
              <w:rPr>
                <w:rFonts w:ascii="Arial" w:hAnsi="Arial" w:cs="Arial"/>
                <w:color w:val="auto"/>
              </w:rPr>
            </w:pPr>
            <w:r>
              <w:rPr>
                <w:rFonts w:ascii="Arial" w:hAnsi="Arial" w:cs="Arial"/>
                <w:color w:val="auto"/>
              </w:rPr>
              <w:t>1.22</w:t>
            </w:r>
          </w:p>
        </w:tc>
      </w:tr>
      <w:tr w:rsidR="00D70B0F" w:rsidRPr="0074301E" w14:paraId="20521853" w14:textId="77777777" w:rsidTr="003C0DEE">
        <w:trPr>
          <w:jc w:val="center"/>
        </w:trPr>
        <w:tc>
          <w:tcPr>
            <w:tcW w:w="479" w:type="pct"/>
            <w:vMerge/>
            <w:tcBorders>
              <w:left w:val="single" w:sz="4" w:space="0" w:color="auto"/>
              <w:bottom w:val="single" w:sz="4" w:space="0" w:color="auto"/>
              <w:right w:val="single" w:sz="4" w:space="0" w:color="auto"/>
            </w:tcBorders>
            <w:noWrap/>
          </w:tcPr>
          <w:p w14:paraId="43F4E039" w14:textId="77777777" w:rsidR="00D70B0F" w:rsidRPr="0074301E" w:rsidRDefault="00D70B0F" w:rsidP="00F93B02">
            <w:pPr>
              <w:pStyle w:val="DecimalAligned"/>
              <w:spacing w:line="360" w:lineRule="auto"/>
              <w:rPr>
                <w:rFonts w:ascii="Arial" w:hAnsi="Arial" w:cs="Arial"/>
              </w:rPr>
            </w:pP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44AB4AA" w14:textId="679BBFFD"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1.04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1019BF2" w14:textId="7A1DC76C" w:rsidR="00D70B0F" w:rsidRPr="00AC7B0B" w:rsidRDefault="00D70B0F" w:rsidP="00F93B02">
            <w:pPr>
              <w:pStyle w:val="DecimalAligned"/>
              <w:spacing w:line="360" w:lineRule="auto"/>
              <w:rPr>
                <w:rFonts w:ascii="Arial" w:hAnsi="Arial" w:cs="Arial"/>
                <w:i/>
                <w:color w:val="auto"/>
              </w:rPr>
            </w:pPr>
            <w:r w:rsidRPr="00AC7B0B">
              <w:rPr>
                <w:rFonts w:ascii="Arial" w:hAnsi="Arial" w:cs="Arial"/>
                <w:i/>
                <w:color w:val="auto"/>
              </w:rPr>
              <w:t>0.</w:t>
            </w:r>
            <w:r w:rsidR="00707FAD">
              <w:rPr>
                <w:rFonts w:ascii="Arial" w:hAnsi="Arial" w:cs="Arial"/>
                <w:i/>
                <w:color w:val="auto"/>
              </w:rPr>
              <w:t>61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5C889FA" w14:textId="5DEBF6C1"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0.40</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9620759" w14:textId="52C2CA39"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1.17</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0C0BEC4" w14:textId="09D86F7B"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1.12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D635274" w14:textId="63C34CC2"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1.16</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65ED92C" w14:textId="607CDD7E"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1.16</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FBE4D31" w14:textId="1D60769C"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1.25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2A43354" w14:textId="1E547936"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1.26</w:t>
            </w:r>
          </w:p>
        </w:tc>
      </w:tr>
      <w:tr w:rsidR="00D70B0F" w:rsidRPr="0074301E" w14:paraId="16BBD217" w14:textId="77777777" w:rsidTr="00D42610">
        <w:trPr>
          <w:jc w:val="center"/>
        </w:trPr>
        <w:tc>
          <w:tcPr>
            <w:tcW w:w="5000" w:type="pct"/>
            <w:gridSpan w:val="10"/>
            <w:tcBorders>
              <w:top w:val="single" w:sz="4" w:space="0" w:color="auto"/>
              <w:left w:val="single" w:sz="4" w:space="0" w:color="auto"/>
              <w:bottom w:val="single" w:sz="4" w:space="0" w:color="auto"/>
              <w:right w:val="single" w:sz="4" w:space="0" w:color="auto"/>
            </w:tcBorders>
          </w:tcPr>
          <w:p w14:paraId="087BF6E8" w14:textId="77777777" w:rsidR="00D70B0F" w:rsidRPr="00C12063" w:rsidRDefault="00D70B0F" w:rsidP="00F93B02">
            <w:pPr>
              <w:spacing w:line="360" w:lineRule="auto"/>
              <w:rPr>
                <w:rFonts w:cs="Arial"/>
                <w:b/>
                <w:bCs/>
                <w:color w:val="auto"/>
              </w:rPr>
            </w:pPr>
            <w:r w:rsidRPr="00C12063">
              <w:rPr>
                <w:rStyle w:val="SubtleEmphasis"/>
                <w:rFonts w:cs="Arial"/>
                <w:b/>
                <w:bCs/>
                <w:color w:val="auto"/>
              </w:rPr>
              <w:t>Discharging pulse for cells at 4</w:t>
            </w:r>
            <w:r w:rsidRPr="00C12063">
              <w:rPr>
                <w:rFonts w:cs="Arial"/>
                <w:b/>
                <w:bCs/>
                <w:i/>
                <w:iCs/>
                <w:color w:val="auto"/>
              </w:rPr>
              <w:t>5°C/0.3C</w:t>
            </w:r>
          </w:p>
        </w:tc>
      </w:tr>
      <w:tr w:rsidR="00D70B0F" w:rsidRPr="0074301E" w14:paraId="02F48FBD"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3E776B7C" w14:textId="2B88490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Cyl</w:t>
            </w:r>
            <w:r w:rsidR="00CA7933">
              <w:rPr>
                <w:rFonts w:ascii="Arial" w:hAnsi="Arial" w:cs="Arial"/>
                <w:b/>
                <w:bCs/>
                <w:color w:val="auto"/>
              </w:rPr>
              <w:t>indrical</w:t>
            </w:r>
          </w:p>
          <w:p w14:paraId="0663578E"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89.2%</w:t>
            </w:r>
          </w:p>
        </w:tc>
        <w:tc>
          <w:tcPr>
            <w:tcW w:w="503" w:type="pct"/>
            <w:tcBorders>
              <w:top w:val="single" w:sz="4" w:space="0" w:color="auto"/>
              <w:left w:val="single" w:sz="4" w:space="0" w:color="auto"/>
              <w:bottom w:val="single" w:sz="4" w:space="0" w:color="auto"/>
              <w:right w:val="single" w:sz="4" w:space="0" w:color="auto"/>
            </w:tcBorders>
          </w:tcPr>
          <w:p w14:paraId="2C229E75" w14:textId="1CF9D8E9" w:rsidR="00D70B0F" w:rsidRPr="00AC7B0B" w:rsidRDefault="00707FAD" w:rsidP="00F93B02">
            <w:pPr>
              <w:pStyle w:val="DecimalAligned"/>
              <w:spacing w:line="360" w:lineRule="auto"/>
              <w:rPr>
                <w:rFonts w:ascii="Arial" w:hAnsi="Arial" w:cs="Arial"/>
                <w:color w:val="auto"/>
              </w:rPr>
            </w:pPr>
            <w:r>
              <w:rPr>
                <w:rFonts w:ascii="Arial" w:hAnsi="Arial" w:cs="Arial"/>
                <w:color w:val="auto"/>
              </w:rPr>
              <w:t>3.03</w:t>
            </w:r>
          </w:p>
        </w:tc>
        <w:tc>
          <w:tcPr>
            <w:tcW w:w="503" w:type="pct"/>
            <w:tcBorders>
              <w:top w:val="single" w:sz="4" w:space="0" w:color="auto"/>
              <w:left w:val="single" w:sz="4" w:space="0" w:color="auto"/>
              <w:bottom w:val="single" w:sz="4" w:space="0" w:color="auto"/>
              <w:right w:val="single" w:sz="4" w:space="0" w:color="auto"/>
            </w:tcBorders>
          </w:tcPr>
          <w:p w14:paraId="4725A700" w14:textId="07F7E1A2" w:rsidR="00D70B0F" w:rsidRPr="00AC7B0B" w:rsidRDefault="00707FAD" w:rsidP="00F93B02">
            <w:pPr>
              <w:pStyle w:val="DecimalAligned"/>
              <w:spacing w:line="360" w:lineRule="auto"/>
              <w:rPr>
                <w:rFonts w:ascii="Arial" w:hAnsi="Arial" w:cs="Arial"/>
                <w:color w:val="auto"/>
              </w:rPr>
            </w:pPr>
            <w:r>
              <w:rPr>
                <w:rFonts w:ascii="Arial" w:hAnsi="Arial" w:cs="Arial"/>
                <w:color w:val="auto"/>
              </w:rPr>
              <w:t>2.61</w:t>
            </w:r>
          </w:p>
        </w:tc>
        <w:tc>
          <w:tcPr>
            <w:tcW w:w="503" w:type="pct"/>
            <w:tcBorders>
              <w:top w:val="single" w:sz="4" w:space="0" w:color="auto"/>
              <w:left w:val="single" w:sz="4" w:space="0" w:color="auto"/>
              <w:bottom w:val="single" w:sz="4" w:space="0" w:color="auto"/>
              <w:right w:val="single" w:sz="4" w:space="0" w:color="auto"/>
            </w:tcBorders>
          </w:tcPr>
          <w:p w14:paraId="0A848332" w14:textId="7A316C5D" w:rsidR="00D70B0F" w:rsidRPr="00AC7B0B" w:rsidRDefault="00707FAD" w:rsidP="00F93B02">
            <w:pPr>
              <w:pStyle w:val="DecimalAligned"/>
              <w:spacing w:line="360" w:lineRule="auto"/>
              <w:rPr>
                <w:rFonts w:ascii="Arial" w:hAnsi="Arial" w:cs="Arial"/>
                <w:color w:val="auto"/>
              </w:rPr>
            </w:pPr>
            <w:r>
              <w:rPr>
                <w:rFonts w:ascii="Arial" w:hAnsi="Arial" w:cs="Arial"/>
                <w:color w:val="auto"/>
              </w:rPr>
              <w:t>3.27</w:t>
            </w:r>
          </w:p>
        </w:tc>
        <w:tc>
          <w:tcPr>
            <w:tcW w:w="502" w:type="pct"/>
            <w:tcBorders>
              <w:top w:val="single" w:sz="4" w:space="0" w:color="auto"/>
              <w:left w:val="single" w:sz="4" w:space="0" w:color="auto"/>
              <w:bottom w:val="single" w:sz="4" w:space="0" w:color="auto"/>
              <w:right w:val="single" w:sz="4" w:space="0" w:color="auto"/>
            </w:tcBorders>
          </w:tcPr>
          <w:p w14:paraId="18A9C0A0" w14:textId="560DE5FB" w:rsidR="00D70B0F" w:rsidRPr="00AC7B0B" w:rsidRDefault="00707FAD" w:rsidP="00F93B02">
            <w:pPr>
              <w:pStyle w:val="DecimalAligned"/>
              <w:spacing w:line="360" w:lineRule="auto"/>
              <w:rPr>
                <w:rFonts w:ascii="Arial" w:hAnsi="Arial" w:cs="Arial"/>
                <w:color w:val="auto"/>
              </w:rPr>
            </w:pPr>
            <w:r>
              <w:rPr>
                <w:rFonts w:ascii="Arial" w:hAnsi="Arial" w:cs="Arial"/>
                <w:color w:val="auto"/>
              </w:rPr>
              <w:t>2.75</w:t>
            </w:r>
          </w:p>
        </w:tc>
        <w:tc>
          <w:tcPr>
            <w:tcW w:w="502" w:type="pct"/>
            <w:tcBorders>
              <w:top w:val="single" w:sz="4" w:space="0" w:color="auto"/>
              <w:left w:val="single" w:sz="4" w:space="0" w:color="auto"/>
              <w:bottom w:val="single" w:sz="4" w:space="0" w:color="auto"/>
              <w:right w:val="single" w:sz="4" w:space="0" w:color="auto"/>
            </w:tcBorders>
          </w:tcPr>
          <w:p w14:paraId="434F7B17" w14:textId="72389D96" w:rsidR="00D70B0F" w:rsidRPr="00AC7B0B" w:rsidRDefault="00707FAD" w:rsidP="00F93B02">
            <w:pPr>
              <w:pStyle w:val="DecimalAligned"/>
              <w:spacing w:line="360" w:lineRule="auto"/>
              <w:rPr>
                <w:rFonts w:ascii="Arial" w:hAnsi="Arial" w:cs="Arial"/>
                <w:color w:val="auto"/>
              </w:rPr>
            </w:pPr>
            <w:r>
              <w:rPr>
                <w:rFonts w:ascii="Arial" w:hAnsi="Arial" w:cs="Arial"/>
                <w:color w:val="auto"/>
              </w:rPr>
              <w:t>1.24</w:t>
            </w:r>
          </w:p>
        </w:tc>
        <w:tc>
          <w:tcPr>
            <w:tcW w:w="502" w:type="pct"/>
            <w:tcBorders>
              <w:top w:val="single" w:sz="4" w:space="0" w:color="auto"/>
              <w:left w:val="single" w:sz="4" w:space="0" w:color="auto"/>
              <w:bottom w:val="single" w:sz="4" w:space="0" w:color="auto"/>
              <w:right w:val="single" w:sz="4" w:space="0" w:color="auto"/>
            </w:tcBorders>
          </w:tcPr>
          <w:p w14:paraId="5B31E756" w14:textId="04599286" w:rsidR="00D70B0F" w:rsidRPr="00AC7B0B" w:rsidRDefault="00707FAD" w:rsidP="00F93B02">
            <w:pPr>
              <w:pStyle w:val="DecimalAligned"/>
              <w:spacing w:line="360" w:lineRule="auto"/>
              <w:rPr>
                <w:rFonts w:ascii="Arial" w:hAnsi="Arial" w:cs="Arial"/>
                <w:color w:val="auto"/>
              </w:rPr>
            </w:pPr>
            <w:r>
              <w:rPr>
                <w:rFonts w:ascii="Arial" w:hAnsi="Arial" w:cs="Arial"/>
                <w:color w:val="auto"/>
              </w:rPr>
              <w:t>1.23</w:t>
            </w:r>
          </w:p>
        </w:tc>
        <w:tc>
          <w:tcPr>
            <w:tcW w:w="502" w:type="pct"/>
            <w:tcBorders>
              <w:top w:val="single" w:sz="4" w:space="0" w:color="auto"/>
              <w:left w:val="single" w:sz="4" w:space="0" w:color="auto"/>
              <w:bottom w:val="single" w:sz="4" w:space="0" w:color="auto"/>
              <w:right w:val="single" w:sz="4" w:space="0" w:color="auto"/>
            </w:tcBorders>
          </w:tcPr>
          <w:p w14:paraId="2484C11C" w14:textId="648CB1D8" w:rsidR="00D70B0F" w:rsidRPr="00AC7B0B" w:rsidRDefault="00707FAD" w:rsidP="00F93B02">
            <w:pPr>
              <w:pStyle w:val="DecimalAligned"/>
              <w:spacing w:line="360" w:lineRule="auto"/>
              <w:rPr>
                <w:rFonts w:ascii="Arial" w:hAnsi="Arial" w:cs="Arial"/>
                <w:color w:val="auto"/>
              </w:rPr>
            </w:pPr>
            <w:r>
              <w:rPr>
                <w:rFonts w:ascii="Arial" w:hAnsi="Arial" w:cs="Arial"/>
                <w:color w:val="auto"/>
              </w:rPr>
              <w:t>2.70</w:t>
            </w:r>
          </w:p>
        </w:tc>
        <w:tc>
          <w:tcPr>
            <w:tcW w:w="502" w:type="pct"/>
            <w:tcBorders>
              <w:top w:val="single" w:sz="4" w:space="0" w:color="auto"/>
              <w:left w:val="single" w:sz="4" w:space="0" w:color="auto"/>
              <w:bottom w:val="single" w:sz="4" w:space="0" w:color="auto"/>
              <w:right w:val="single" w:sz="4" w:space="0" w:color="auto"/>
            </w:tcBorders>
          </w:tcPr>
          <w:p w14:paraId="13F1141C" w14:textId="553A30EF" w:rsidR="00D70B0F" w:rsidRPr="00AC7B0B" w:rsidRDefault="00707FAD" w:rsidP="00F93B02">
            <w:pPr>
              <w:pStyle w:val="DecimalAligned"/>
              <w:spacing w:line="360" w:lineRule="auto"/>
              <w:rPr>
                <w:rFonts w:ascii="Arial" w:hAnsi="Arial" w:cs="Arial"/>
                <w:color w:val="auto"/>
              </w:rPr>
            </w:pPr>
            <w:r>
              <w:rPr>
                <w:rFonts w:ascii="Arial" w:hAnsi="Arial" w:cs="Arial"/>
                <w:color w:val="auto"/>
              </w:rPr>
              <w:t>1.16</w:t>
            </w:r>
          </w:p>
        </w:tc>
        <w:tc>
          <w:tcPr>
            <w:tcW w:w="502" w:type="pct"/>
            <w:tcBorders>
              <w:top w:val="single" w:sz="4" w:space="0" w:color="auto"/>
              <w:left w:val="single" w:sz="4" w:space="0" w:color="auto"/>
              <w:bottom w:val="single" w:sz="4" w:space="0" w:color="auto"/>
              <w:right w:val="single" w:sz="4" w:space="0" w:color="auto"/>
            </w:tcBorders>
          </w:tcPr>
          <w:p w14:paraId="229D2DD9" w14:textId="3903790A" w:rsidR="00D70B0F" w:rsidRPr="00AC7B0B" w:rsidRDefault="00707FAD" w:rsidP="00F93B02">
            <w:pPr>
              <w:pStyle w:val="DecimalAligned"/>
              <w:spacing w:line="360" w:lineRule="auto"/>
              <w:rPr>
                <w:rFonts w:ascii="Arial" w:hAnsi="Arial" w:cs="Arial"/>
                <w:color w:val="auto"/>
              </w:rPr>
            </w:pPr>
            <w:r>
              <w:rPr>
                <w:rFonts w:ascii="Arial" w:hAnsi="Arial" w:cs="Arial"/>
                <w:color w:val="auto"/>
              </w:rPr>
              <w:t>1.04</w:t>
            </w:r>
          </w:p>
        </w:tc>
      </w:tr>
      <w:tr w:rsidR="00D70B0F" w:rsidRPr="0074301E" w14:paraId="02599F0B" w14:textId="77777777" w:rsidTr="003C0DEE">
        <w:trPr>
          <w:jc w:val="center"/>
        </w:trPr>
        <w:tc>
          <w:tcPr>
            <w:tcW w:w="479" w:type="pct"/>
            <w:vMerge/>
            <w:tcBorders>
              <w:left w:val="single" w:sz="4" w:space="0" w:color="auto"/>
              <w:bottom w:val="single" w:sz="4" w:space="0" w:color="auto"/>
              <w:right w:val="single" w:sz="4" w:space="0" w:color="auto"/>
            </w:tcBorders>
            <w:noWrap/>
          </w:tcPr>
          <w:p w14:paraId="7B3AF815" w14:textId="77777777" w:rsidR="00D70B0F" w:rsidRPr="007E0E35" w:rsidRDefault="00D70B0F" w:rsidP="00F93B02">
            <w:pPr>
              <w:pStyle w:val="DecimalAligned"/>
              <w:spacing w:line="360" w:lineRule="auto"/>
              <w:rPr>
                <w:rFonts w:ascii="Arial" w:hAnsi="Arial" w:cs="Arial"/>
                <w:b/>
                <w:bCs/>
                <w:color w:val="auto"/>
              </w:rPr>
            </w:pPr>
          </w:p>
        </w:tc>
        <w:tc>
          <w:tcPr>
            <w:tcW w:w="503" w:type="pct"/>
            <w:tcBorders>
              <w:left w:val="single" w:sz="4" w:space="0" w:color="auto"/>
              <w:bottom w:val="single" w:sz="4" w:space="0" w:color="auto"/>
              <w:right w:val="single" w:sz="4" w:space="0" w:color="auto"/>
            </w:tcBorders>
            <w:shd w:val="clear" w:color="auto" w:fill="E5DFEC" w:themeFill="accent4" w:themeFillTint="33"/>
          </w:tcPr>
          <w:p w14:paraId="204C4734" w14:textId="10FDF378"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1.04</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29544CF7" w14:textId="68D90DB8"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0.83</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2219669D" w14:textId="7A067527"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0.89</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4382686E" w14:textId="46A514DB"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1.05</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7CED242A" w14:textId="600421E9"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0.90</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30916827" w14:textId="61BFA5DC"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1.02</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5555749C" w14:textId="61B5AF13"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1.06</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4A6779B6" w14:textId="51C48C86"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0.92</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7EB50A50" w14:textId="4289A79A"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0.98</w:t>
            </w:r>
          </w:p>
        </w:tc>
      </w:tr>
      <w:tr w:rsidR="00D70B0F" w:rsidRPr="0074301E" w14:paraId="4FFB7571"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433725C3" w14:textId="504D4651"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Pri</w:t>
            </w:r>
            <w:r w:rsidR="00CA7933">
              <w:rPr>
                <w:rFonts w:ascii="Arial" w:hAnsi="Arial" w:cs="Arial"/>
                <w:b/>
                <w:bCs/>
                <w:color w:val="auto"/>
              </w:rPr>
              <w:t>smatic</w:t>
            </w:r>
          </w:p>
          <w:p w14:paraId="35B08F99"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87.6%</w:t>
            </w:r>
          </w:p>
        </w:tc>
        <w:tc>
          <w:tcPr>
            <w:tcW w:w="503" w:type="pct"/>
            <w:tcBorders>
              <w:top w:val="single" w:sz="4" w:space="0" w:color="auto"/>
              <w:left w:val="single" w:sz="4" w:space="0" w:color="auto"/>
              <w:bottom w:val="single" w:sz="4" w:space="0" w:color="auto"/>
              <w:right w:val="single" w:sz="4" w:space="0" w:color="auto"/>
            </w:tcBorders>
          </w:tcPr>
          <w:p w14:paraId="51819E52" w14:textId="05C9F46E" w:rsidR="00D70B0F" w:rsidRPr="00AC7B0B" w:rsidRDefault="00707FAD" w:rsidP="00F93B02">
            <w:pPr>
              <w:pStyle w:val="DecimalAligned"/>
              <w:spacing w:line="360" w:lineRule="auto"/>
              <w:rPr>
                <w:rFonts w:ascii="Arial" w:hAnsi="Arial" w:cs="Arial"/>
                <w:color w:val="auto"/>
              </w:rPr>
            </w:pPr>
            <w:r>
              <w:rPr>
                <w:rFonts w:ascii="Arial" w:hAnsi="Arial" w:cs="Arial"/>
                <w:color w:val="auto"/>
              </w:rPr>
              <w:t>3.89</w:t>
            </w:r>
          </w:p>
        </w:tc>
        <w:tc>
          <w:tcPr>
            <w:tcW w:w="503" w:type="pct"/>
            <w:tcBorders>
              <w:top w:val="single" w:sz="4" w:space="0" w:color="auto"/>
              <w:left w:val="single" w:sz="4" w:space="0" w:color="auto"/>
              <w:bottom w:val="single" w:sz="4" w:space="0" w:color="auto"/>
              <w:right w:val="single" w:sz="4" w:space="0" w:color="auto"/>
            </w:tcBorders>
          </w:tcPr>
          <w:p w14:paraId="74A3A367" w14:textId="78075264" w:rsidR="00D70B0F" w:rsidRPr="00AC7B0B" w:rsidRDefault="00D70B0F" w:rsidP="00F93B02">
            <w:pPr>
              <w:pStyle w:val="DecimalAligned"/>
              <w:spacing w:line="360" w:lineRule="auto"/>
              <w:rPr>
                <w:rFonts w:ascii="Arial" w:hAnsi="Arial" w:cs="Arial"/>
                <w:color w:val="auto"/>
              </w:rPr>
            </w:pPr>
            <w:r w:rsidRPr="00AC7B0B">
              <w:rPr>
                <w:rFonts w:ascii="Arial" w:hAnsi="Arial" w:cs="Arial"/>
                <w:color w:val="auto"/>
              </w:rPr>
              <w:t>2.</w:t>
            </w:r>
            <w:r w:rsidR="00707FAD">
              <w:rPr>
                <w:rFonts w:ascii="Arial" w:hAnsi="Arial" w:cs="Arial"/>
                <w:color w:val="auto"/>
              </w:rPr>
              <w:t>50</w:t>
            </w:r>
          </w:p>
        </w:tc>
        <w:tc>
          <w:tcPr>
            <w:tcW w:w="503" w:type="pct"/>
            <w:tcBorders>
              <w:top w:val="single" w:sz="4" w:space="0" w:color="auto"/>
              <w:left w:val="single" w:sz="4" w:space="0" w:color="auto"/>
              <w:bottom w:val="single" w:sz="4" w:space="0" w:color="auto"/>
              <w:right w:val="single" w:sz="4" w:space="0" w:color="auto"/>
            </w:tcBorders>
          </w:tcPr>
          <w:p w14:paraId="44C08AAC" w14:textId="2759E780" w:rsidR="00D70B0F" w:rsidRPr="00AC7B0B" w:rsidRDefault="00707FAD" w:rsidP="00F93B02">
            <w:pPr>
              <w:pStyle w:val="DecimalAligned"/>
              <w:spacing w:line="360" w:lineRule="auto"/>
              <w:rPr>
                <w:rFonts w:ascii="Arial" w:hAnsi="Arial" w:cs="Arial"/>
                <w:color w:val="auto"/>
              </w:rPr>
            </w:pPr>
            <w:r>
              <w:rPr>
                <w:rFonts w:ascii="Arial" w:hAnsi="Arial" w:cs="Arial"/>
                <w:color w:val="auto"/>
              </w:rPr>
              <w:t>3.18</w:t>
            </w:r>
          </w:p>
        </w:tc>
        <w:tc>
          <w:tcPr>
            <w:tcW w:w="502" w:type="pct"/>
            <w:tcBorders>
              <w:top w:val="single" w:sz="4" w:space="0" w:color="auto"/>
              <w:left w:val="single" w:sz="4" w:space="0" w:color="auto"/>
              <w:bottom w:val="single" w:sz="4" w:space="0" w:color="auto"/>
              <w:right w:val="single" w:sz="4" w:space="0" w:color="auto"/>
            </w:tcBorders>
          </w:tcPr>
          <w:p w14:paraId="2994C3D3" w14:textId="19E20A27" w:rsidR="00D70B0F" w:rsidRPr="00AC7B0B" w:rsidRDefault="00707FAD" w:rsidP="00F93B02">
            <w:pPr>
              <w:pStyle w:val="DecimalAligned"/>
              <w:spacing w:line="360" w:lineRule="auto"/>
              <w:rPr>
                <w:rFonts w:ascii="Arial" w:hAnsi="Arial" w:cs="Arial"/>
                <w:color w:val="auto"/>
              </w:rPr>
            </w:pPr>
            <w:r>
              <w:rPr>
                <w:rFonts w:ascii="Arial" w:hAnsi="Arial" w:cs="Arial"/>
                <w:color w:val="auto"/>
              </w:rPr>
              <w:t>3.63</w:t>
            </w:r>
          </w:p>
        </w:tc>
        <w:tc>
          <w:tcPr>
            <w:tcW w:w="502" w:type="pct"/>
            <w:tcBorders>
              <w:top w:val="single" w:sz="4" w:space="0" w:color="auto"/>
              <w:left w:val="single" w:sz="4" w:space="0" w:color="auto"/>
              <w:bottom w:val="single" w:sz="4" w:space="0" w:color="auto"/>
              <w:right w:val="single" w:sz="4" w:space="0" w:color="auto"/>
            </w:tcBorders>
          </w:tcPr>
          <w:p w14:paraId="4B29393D" w14:textId="40E2FC01" w:rsidR="00D70B0F" w:rsidRPr="00AC7B0B" w:rsidRDefault="00707FAD" w:rsidP="00F93B02">
            <w:pPr>
              <w:pStyle w:val="DecimalAligned"/>
              <w:spacing w:line="360" w:lineRule="auto"/>
              <w:rPr>
                <w:rFonts w:ascii="Arial" w:hAnsi="Arial" w:cs="Arial"/>
                <w:color w:val="auto"/>
              </w:rPr>
            </w:pPr>
            <w:r>
              <w:rPr>
                <w:rFonts w:ascii="Arial" w:hAnsi="Arial" w:cs="Arial"/>
                <w:color w:val="auto"/>
              </w:rPr>
              <w:t>1.17</w:t>
            </w:r>
          </w:p>
        </w:tc>
        <w:tc>
          <w:tcPr>
            <w:tcW w:w="502" w:type="pct"/>
            <w:tcBorders>
              <w:top w:val="single" w:sz="4" w:space="0" w:color="auto"/>
              <w:left w:val="single" w:sz="4" w:space="0" w:color="auto"/>
              <w:bottom w:val="single" w:sz="4" w:space="0" w:color="auto"/>
              <w:right w:val="single" w:sz="4" w:space="0" w:color="auto"/>
            </w:tcBorders>
          </w:tcPr>
          <w:p w14:paraId="0785ACDC" w14:textId="2772592C" w:rsidR="00D70B0F" w:rsidRPr="00AC7B0B" w:rsidRDefault="00707FAD" w:rsidP="00F93B02">
            <w:pPr>
              <w:pStyle w:val="DecimalAligned"/>
              <w:spacing w:line="360" w:lineRule="auto"/>
              <w:rPr>
                <w:rFonts w:ascii="Arial" w:hAnsi="Arial" w:cs="Arial"/>
                <w:color w:val="auto"/>
              </w:rPr>
            </w:pPr>
            <w:r>
              <w:rPr>
                <w:rFonts w:ascii="Arial" w:hAnsi="Arial" w:cs="Arial"/>
                <w:color w:val="auto"/>
              </w:rPr>
              <w:t>1.12</w:t>
            </w:r>
          </w:p>
        </w:tc>
        <w:tc>
          <w:tcPr>
            <w:tcW w:w="502" w:type="pct"/>
            <w:tcBorders>
              <w:top w:val="single" w:sz="4" w:space="0" w:color="auto"/>
              <w:left w:val="single" w:sz="4" w:space="0" w:color="auto"/>
              <w:bottom w:val="single" w:sz="4" w:space="0" w:color="auto"/>
              <w:right w:val="single" w:sz="4" w:space="0" w:color="auto"/>
            </w:tcBorders>
          </w:tcPr>
          <w:p w14:paraId="2E452347" w14:textId="42EA2215" w:rsidR="00D70B0F" w:rsidRPr="00AC7B0B" w:rsidRDefault="00707FAD" w:rsidP="00F93B02">
            <w:pPr>
              <w:pStyle w:val="DecimalAligned"/>
              <w:spacing w:line="360" w:lineRule="auto"/>
              <w:rPr>
                <w:rFonts w:ascii="Arial" w:hAnsi="Arial" w:cs="Arial"/>
                <w:color w:val="auto"/>
              </w:rPr>
            </w:pPr>
            <w:r>
              <w:rPr>
                <w:rFonts w:ascii="Arial" w:hAnsi="Arial" w:cs="Arial"/>
                <w:color w:val="auto"/>
              </w:rPr>
              <w:t>3.56</w:t>
            </w:r>
          </w:p>
        </w:tc>
        <w:tc>
          <w:tcPr>
            <w:tcW w:w="502" w:type="pct"/>
            <w:tcBorders>
              <w:top w:val="single" w:sz="4" w:space="0" w:color="auto"/>
              <w:left w:val="single" w:sz="4" w:space="0" w:color="auto"/>
              <w:bottom w:val="single" w:sz="4" w:space="0" w:color="auto"/>
              <w:right w:val="single" w:sz="4" w:space="0" w:color="auto"/>
            </w:tcBorders>
          </w:tcPr>
          <w:p w14:paraId="2D672CD7" w14:textId="4A8FA883" w:rsidR="00D70B0F" w:rsidRPr="00AC7B0B" w:rsidRDefault="00707FAD" w:rsidP="00F93B02">
            <w:pPr>
              <w:pStyle w:val="DecimalAligned"/>
              <w:spacing w:line="360" w:lineRule="auto"/>
              <w:rPr>
                <w:rFonts w:ascii="Arial" w:hAnsi="Arial" w:cs="Arial"/>
                <w:color w:val="auto"/>
              </w:rPr>
            </w:pPr>
            <w:r>
              <w:rPr>
                <w:rFonts w:ascii="Arial" w:hAnsi="Arial" w:cs="Arial"/>
                <w:color w:val="auto"/>
              </w:rPr>
              <w:t>1.08</w:t>
            </w:r>
          </w:p>
        </w:tc>
        <w:tc>
          <w:tcPr>
            <w:tcW w:w="502" w:type="pct"/>
            <w:tcBorders>
              <w:top w:val="single" w:sz="4" w:space="0" w:color="auto"/>
              <w:left w:val="single" w:sz="4" w:space="0" w:color="auto"/>
              <w:bottom w:val="single" w:sz="4" w:space="0" w:color="auto"/>
              <w:right w:val="single" w:sz="4" w:space="0" w:color="auto"/>
            </w:tcBorders>
          </w:tcPr>
          <w:p w14:paraId="6A3009F9" w14:textId="1C90E292" w:rsidR="00D70B0F" w:rsidRPr="00AC7B0B" w:rsidRDefault="00707FAD" w:rsidP="00F93B02">
            <w:pPr>
              <w:pStyle w:val="DecimalAligned"/>
              <w:spacing w:line="360" w:lineRule="auto"/>
              <w:rPr>
                <w:rFonts w:ascii="Arial" w:hAnsi="Arial" w:cs="Arial"/>
                <w:color w:val="auto"/>
              </w:rPr>
            </w:pPr>
            <w:r>
              <w:rPr>
                <w:rFonts w:ascii="Arial" w:hAnsi="Arial" w:cs="Arial"/>
                <w:color w:val="auto"/>
              </w:rPr>
              <w:t>0.94</w:t>
            </w:r>
          </w:p>
        </w:tc>
      </w:tr>
      <w:tr w:rsidR="00D70B0F" w:rsidRPr="0074301E" w14:paraId="034D3F27" w14:textId="77777777" w:rsidTr="003C0DEE">
        <w:trPr>
          <w:jc w:val="center"/>
        </w:trPr>
        <w:tc>
          <w:tcPr>
            <w:tcW w:w="479" w:type="pct"/>
            <w:vMerge/>
            <w:tcBorders>
              <w:left w:val="single" w:sz="4" w:space="0" w:color="auto"/>
              <w:bottom w:val="single" w:sz="4" w:space="0" w:color="auto"/>
              <w:right w:val="single" w:sz="4" w:space="0" w:color="auto"/>
            </w:tcBorders>
            <w:noWrap/>
          </w:tcPr>
          <w:p w14:paraId="7CD53DAC" w14:textId="77777777" w:rsidR="00D70B0F" w:rsidRPr="007E0E35" w:rsidRDefault="00D70B0F" w:rsidP="00F93B02">
            <w:pPr>
              <w:pStyle w:val="DecimalAligned"/>
              <w:spacing w:line="360" w:lineRule="auto"/>
              <w:rPr>
                <w:rFonts w:ascii="Arial" w:hAnsi="Arial" w:cs="Arial"/>
                <w:b/>
                <w:bCs/>
                <w:color w:val="auto"/>
              </w:rPr>
            </w:pP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BABF695" w14:textId="6E695F1E"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1.19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F1F78CA" w14:textId="34AB9BCD"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0.84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5699BDF" w14:textId="61FE26C2"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0.98</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F8DA696" w14:textId="5DF2371F"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1.21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83C838A" w14:textId="6D521645" w:rsidR="00D70B0F" w:rsidRPr="00AC7B0B" w:rsidRDefault="00FB1BF7" w:rsidP="00F93B02">
            <w:pPr>
              <w:pStyle w:val="DecimalAligned"/>
              <w:spacing w:line="360" w:lineRule="auto"/>
              <w:rPr>
                <w:rFonts w:ascii="Arial" w:hAnsi="Arial" w:cs="Arial"/>
                <w:i/>
                <w:color w:val="auto"/>
              </w:rPr>
            </w:pPr>
            <w:r w:rsidRPr="00AC7B0B">
              <w:rPr>
                <w:rFonts w:ascii="Arial" w:hAnsi="Arial" w:cs="Arial"/>
                <w:i/>
                <w:color w:val="auto"/>
              </w:rPr>
              <w:t>0.</w:t>
            </w:r>
            <w:r w:rsidR="00707FAD">
              <w:rPr>
                <w:rFonts w:ascii="Arial" w:hAnsi="Arial" w:cs="Arial"/>
                <w:i/>
                <w:color w:val="auto"/>
              </w:rPr>
              <w:t>90</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48EFDB4" w14:textId="59FF32EE"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1.01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CA7C18C" w14:textId="284DCB65"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1.22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AB90BED" w14:textId="7B716001"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0.95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80B4470" w14:textId="00F29420" w:rsidR="00D70B0F" w:rsidRPr="00AC7B0B" w:rsidRDefault="00707FAD" w:rsidP="00F93B02">
            <w:pPr>
              <w:pStyle w:val="DecimalAligned"/>
              <w:spacing w:line="360" w:lineRule="auto"/>
              <w:rPr>
                <w:rFonts w:ascii="Arial" w:hAnsi="Arial" w:cs="Arial"/>
                <w:i/>
                <w:color w:val="auto"/>
              </w:rPr>
            </w:pPr>
            <w:r>
              <w:rPr>
                <w:rFonts w:ascii="Arial" w:hAnsi="Arial" w:cs="Arial"/>
                <w:i/>
                <w:color w:val="auto"/>
              </w:rPr>
              <w:t>0.95</w:t>
            </w:r>
          </w:p>
        </w:tc>
      </w:tr>
      <w:tr w:rsidR="00D70B0F" w:rsidRPr="0074301E" w14:paraId="2A42CDB7" w14:textId="77777777" w:rsidTr="003C0DEE">
        <w:trPr>
          <w:jc w:val="center"/>
        </w:trPr>
        <w:tc>
          <w:tcPr>
            <w:tcW w:w="479" w:type="pct"/>
            <w:vMerge w:val="restart"/>
            <w:tcBorders>
              <w:top w:val="single" w:sz="4" w:space="0" w:color="auto"/>
              <w:left w:val="single" w:sz="4" w:space="0" w:color="auto"/>
              <w:right w:val="single" w:sz="4" w:space="0" w:color="auto"/>
            </w:tcBorders>
            <w:noWrap/>
          </w:tcPr>
          <w:p w14:paraId="457C7311" w14:textId="4804BBBC"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Po</w:t>
            </w:r>
            <w:r w:rsidR="00CA7933">
              <w:rPr>
                <w:rFonts w:ascii="Arial" w:hAnsi="Arial" w:cs="Arial"/>
                <w:b/>
                <w:bCs/>
                <w:color w:val="auto"/>
              </w:rPr>
              <w:t>uch</w:t>
            </w:r>
          </w:p>
          <w:p w14:paraId="525719FC" w14:textId="77777777" w:rsidR="00D70B0F" w:rsidRPr="007E0E35" w:rsidRDefault="00D70B0F" w:rsidP="00F93B02">
            <w:pPr>
              <w:pStyle w:val="DecimalAligned"/>
              <w:spacing w:line="360" w:lineRule="auto"/>
              <w:rPr>
                <w:rFonts w:ascii="Arial" w:hAnsi="Arial" w:cs="Arial"/>
                <w:b/>
                <w:bCs/>
                <w:color w:val="auto"/>
              </w:rPr>
            </w:pPr>
            <w:r w:rsidRPr="007E0E35">
              <w:rPr>
                <w:rFonts w:ascii="Arial" w:hAnsi="Arial" w:cs="Arial"/>
                <w:b/>
                <w:bCs/>
                <w:color w:val="auto"/>
              </w:rPr>
              <w:t>74.5%</w:t>
            </w:r>
          </w:p>
        </w:tc>
        <w:tc>
          <w:tcPr>
            <w:tcW w:w="503" w:type="pct"/>
            <w:tcBorders>
              <w:top w:val="single" w:sz="4" w:space="0" w:color="auto"/>
              <w:left w:val="single" w:sz="4" w:space="0" w:color="auto"/>
              <w:bottom w:val="single" w:sz="4" w:space="0" w:color="auto"/>
              <w:right w:val="single" w:sz="4" w:space="0" w:color="auto"/>
            </w:tcBorders>
          </w:tcPr>
          <w:p w14:paraId="728CBBF9" w14:textId="0B614772" w:rsidR="00D70B0F" w:rsidRPr="00AC7B0B" w:rsidRDefault="00707FAD" w:rsidP="00F93B02">
            <w:pPr>
              <w:pStyle w:val="DecimalAligned"/>
              <w:spacing w:line="360" w:lineRule="auto"/>
              <w:rPr>
                <w:rFonts w:ascii="Arial" w:hAnsi="Arial" w:cs="Arial"/>
                <w:bCs/>
                <w:color w:val="auto"/>
              </w:rPr>
            </w:pPr>
            <w:r>
              <w:rPr>
                <w:rFonts w:ascii="Arial" w:hAnsi="Arial" w:cs="Arial"/>
                <w:bCs/>
                <w:color w:val="auto"/>
              </w:rPr>
              <w:t>1.39</w:t>
            </w:r>
          </w:p>
        </w:tc>
        <w:tc>
          <w:tcPr>
            <w:tcW w:w="503" w:type="pct"/>
            <w:tcBorders>
              <w:top w:val="single" w:sz="4" w:space="0" w:color="auto"/>
              <w:left w:val="single" w:sz="4" w:space="0" w:color="auto"/>
              <w:bottom w:val="single" w:sz="4" w:space="0" w:color="auto"/>
              <w:right w:val="single" w:sz="4" w:space="0" w:color="auto"/>
            </w:tcBorders>
          </w:tcPr>
          <w:p w14:paraId="1C144116" w14:textId="70E79554" w:rsidR="00D70B0F" w:rsidRPr="00AC7B0B" w:rsidRDefault="00D70B0F" w:rsidP="00F93B02">
            <w:pPr>
              <w:pStyle w:val="DecimalAligned"/>
              <w:spacing w:line="360" w:lineRule="auto"/>
              <w:rPr>
                <w:rFonts w:ascii="Arial" w:hAnsi="Arial" w:cs="Arial"/>
                <w:bCs/>
                <w:color w:val="auto"/>
              </w:rPr>
            </w:pPr>
            <w:r w:rsidRPr="00AC7B0B">
              <w:rPr>
                <w:rFonts w:ascii="Arial" w:hAnsi="Arial" w:cs="Arial"/>
                <w:bCs/>
                <w:color w:val="auto"/>
              </w:rPr>
              <w:t>1.2</w:t>
            </w:r>
            <w:r w:rsidR="00707FAD">
              <w:rPr>
                <w:rFonts w:ascii="Arial" w:hAnsi="Arial" w:cs="Arial"/>
                <w:bCs/>
                <w:color w:val="auto"/>
              </w:rPr>
              <w:t>6</w:t>
            </w:r>
          </w:p>
        </w:tc>
        <w:tc>
          <w:tcPr>
            <w:tcW w:w="503" w:type="pct"/>
            <w:tcBorders>
              <w:top w:val="single" w:sz="4" w:space="0" w:color="auto"/>
              <w:left w:val="single" w:sz="4" w:space="0" w:color="auto"/>
              <w:bottom w:val="single" w:sz="4" w:space="0" w:color="auto"/>
              <w:right w:val="single" w:sz="4" w:space="0" w:color="auto"/>
            </w:tcBorders>
          </w:tcPr>
          <w:p w14:paraId="5011A5C2" w14:textId="3EF9D6A3" w:rsidR="00D70B0F" w:rsidRPr="00AC7B0B" w:rsidRDefault="00707FAD" w:rsidP="00F93B02">
            <w:pPr>
              <w:pStyle w:val="DecimalAligned"/>
              <w:spacing w:line="360" w:lineRule="auto"/>
              <w:rPr>
                <w:rFonts w:ascii="Arial" w:hAnsi="Arial" w:cs="Arial"/>
                <w:bCs/>
                <w:color w:val="auto"/>
              </w:rPr>
            </w:pPr>
            <w:r>
              <w:rPr>
                <w:rFonts w:ascii="Arial" w:hAnsi="Arial" w:cs="Arial"/>
                <w:bCs/>
                <w:color w:val="auto"/>
              </w:rPr>
              <w:t>1.46</w:t>
            </w:r>
          </w:p>
        </w:tc>
        <w:tc>
          <w:tcPr>
            <w:tcW w:w="502" w:type="pct"/>
            <w:tcBorders>
              <w:top w:val="single" w:sz="4" w:space="0" w:color="auto"/>
              <w:left w:val="single" w:sz="4" w:space="0" w:color="auto"/>
              <w:bottom w:val="single" w:sz="4" w:space="0" w:color="auto"/>
              <w:right w:val="single" w:sz="4" w:space="0" w:color="auto"/>
            </w:tcBorders>
          </w:tcPr>
          <w:p w14:paraId="5010E93B" w14:textId="7B04AC34" w:rsidR="00D70B0F" w:rsidRPr="00AC7B0B" w:rsidRDefault="00707FAD" w:rsidP="00F93B02">
            <w:pPr>
              <w:pStyle w:val="DecimalAligned"/>
              <w:spacing w:line="360" w:lineRule="auto"/>
              <w:rPr>
                <w:rFonts w:ascii="Arial" w:hAnsi="Arial" w:cs="Arial"/>
                <w:bCs/>
                <w:color w:val="auto"/>
              </w:rPr>
            </w:pPr>
            <w:r>
              <w:rPr>
                <w:rFonts w:ascii="Arial" w:hAnsi="Arial" w:cs="Arial"/>
                <w:bCs/>
                <w:color w:val="auto"/>
              </w:rPr>
              <w:t>1.31</w:t>
            </w:r>
          </w:p>
        </w:tc>
        <w:tc>
          <w:tcPr>
            <w:tcW w:w="502" w:type="pct"/>
            <w:tcBorders>
              <w:top w:val="single" w:sz="4" w:space="0" w:color="auto"/>
              <w:left w:val="single" w:sz="4" w:space="0" w:color="auto"/>
              <w:bottom w:val="single" w:sz="4" w:space="0" w:color="auto"/>
              <w:right w:val="single" w:sz="4" w:space="0" w:color="auto"/>
            </w:tcBorders>
          </w:tcPr>
          <w:p w14:paraId="33D04989" w14:textId="32AA5232" w:rsidR="00D70B0F" w:rsidRPr="00AC7B0B" w:rsidRDefault="00707FAD" w:rsidP="00F93B02">
            <w:pPr>
              <w:pStyle w:val="DecimalAligned"/>
              <w:spacing w:line="360" w:lineRule="auto"/>
              <w:rPr>
                <w:rFonts w:ascii="Arial" w:hAnsi="Arial" w:cs="Arial"/>
                <w:bCs/>
                <w:color w:val="auto"/>
              </w:rPr>
            </w:pPr>
            <w:r>
              <w:rPr>
                <w:rFonts w:ascii="Arial" w:hAnsi="Arial" w:cs="Arial"/>
                <w:bCs/>
                <w:color w:val="auto"/>
              </w:rPr>
              <w:t>0.72</w:t>
            </w:r>
          </w:p>
        </w:tc>
        <w:tc>
          <w:tcPr>
            <w:tcW w:w="502" w:type="pct"/>
            <w:tcBorders>
              <w:top w:val="single" w:sz="4" w:space="0" w:color="auto"/>
              <w:left w:val="single" w:sz="4" w:space="0" w:color="auto"/>
              <w:bottom w:val="single" w:sz="4" w:space="0" w:color="auto"/>
              <w:right w:val="single" w:sz="4" w:space="0" w:color="auto"/>
            </w:tcBorders>
          </w:tcPr>
          <w:p w14:paraId="58A1E316" w14:textId="0BC7B6B8" w:rsidR="00D70B0F" w:rsidRPr="00AC7B0B" w:rsidRDefault="00707FAD" w:rsidP="00F93B02">
            <w:pPr>
              <w:pStyle w:val="DecimalAligned"/>
              <w:spacing w:line="360" w:lineRule="auto"/>
              <w:rPr>
                <w:rFonts w:ascii="Arial" w:hAnsi="Arial" w:cs="Arial"/>
                <w:bCs/>
                <w:color w:val="auto"/>
              </w:rPr>
            </w:pPr>
            <w:r>
              <w:rPr>
                <w:rFonts w:ascii="Arial" w:hAnsi="Arial" w:cs="Arial"/>
                <w:bCs/>
                <w:color w:val="auto"/>
              </w:rPr>
              <w:t>0.67</w:t>
            </w:r>
          </w:p>
        </w:tc>
        <w:tc>
          <w:tcPr>
            <w:tcW w:w="502" w:type="pct"/>
            <w:tcBorders>
              <w:top w:val="single" w:sz="4" w:space="0" w:color="auto"/>
              <w:left w:val="single" w:sz="4" w:space="0" w:color="auto"/>
              <w:bottom w:val="single" w:sz="4" w:space="0" w:color="auto"/>
              <w:right w:val="single" w:sz="4" w:space="0" w:color="auto"/>
            </w:tcBorders>
          </w:tcPr>
          <w:p w14:paraId="5591A66C" w14:textId="049AB83E" w:rsidR="00D70B0F" w:rsidRPr="00AC7B0B" w:rsidRDefault="00707FAD" w:rsidP="00F93B02">
            <w:pPr>
              <w:pStyle w:val="DecimalAligned"/>
              <w:spacing w:line="360" w:lineRule="auto"/>
              <w:rPr>
                <w:rFonts w:ascii="Arial" w:hAnsi="Arial" w:cs="Arial"/>
                <w:bCs/>
                <w:color w:val="auto"/>
              </w:rPr>
            </w:pPr>
            <w:r>
              <w:rPr>
                <w:rFonts w:ascii="Arial" w:hAnsi="Arial" w:cs="Arial"/>
                <w:bCs/>
                <w:color w:val="auto"/>
              </w:rPr>
              <w:t>1.32</w:t>
            </w:r>
          </w:p>
        </w:tc>
        <w:tc>
          <w:tcPr>
            <w:tcW w:w="502" w:type="pct"/>
            <w:tcBorders>
              <w:top w:val="single" w:sz="4" w:space="0" w:color="auto"/>
              <w:left w:val="single" w:sz="4" w:space="0" w:color="auto"/>
              <w:bottom w:val="single" w:sz="4" w:space="0" w:color="auto"/>
              <w:right w:val="single" w:sz="4" w:space="0" w:color="auto"/>
            </w:tcBorders>
          </w:tcPr>
          <w:p w14:paraId="4FAA587F" w14:textId="53F154C1" w:rsidR="00D70B0F" w:rsidRPr="00AC7B0B" w:rsidRDefault="00707FAD" w:rsidP="00F93B02">
            <w:pPr>
              <w:pStyle w:val="DecimalAligned"/>
              <w:spacing w:line="360" w:lineRule="auto"/>
              <w:rPr>
                <w:rFonts w:ascii="Arial" w:hAnsi="Arial" w:cs="Arial"/>
                <w:bCs/>
                <w:color w:val="auto"/>
              </w:rPr>
            </w:pPr>
            <w:r>
              <w:rPr>
                <w:rFonts w:ascii="Arial" w:hAnsi="Arial" w:cs="Arial"/>
                <w:bCs/>
                <w:color w:val="auto"/>
              </w:rPr>
              <w:t>0.71</w:t>
            </w:r>
          </w:p>
        </w:tc>
        <w:tc>
          <w:tcPr>
            <w:tcW w:w="502" w:type="pct"/>
            <w:tcBorders>
              <w:top w:val="single" w:sz="4" w:space="0" w:color="auto"/>
              <w:left w:val="single" w:sz="4" w:space="0" w:color="auto"/>
              <w:bottom w:val="single" w:sz="4" w:space="0" w:color="auto"/>
              <w:right w:val="single" w:sz="4" w:space="0" w:color="auto"/>
            </w:tcBorders>
          </w:tcPr>
          <w:p w14:paraId="5511E31E" w14:textId="7718BD5F" w:rsidR="00D70B0F" w:rsidRPr="00AC7B0B" w:rsidRDefault="00707FAD" w:rsidP="00F93B02">
            <w:pPr>
              <w:pStyle w:val="DecimalAligned"/>
              <w:spacing w:line="360" w:lineRule="auto"/>
              <w:rPr>
                <w:rFonts w:ascii="Arial" w:hAnsi="Arial" w:cs="Arial"/>
                <w:bCs/>
                <w:color w:val="auto"/>
              </w:rPr>
            </w:pPr>
            <w:r>
              <w:rPr>
                <w:rFonts w:ascii="Arial" w:hAnsi="Arial" w:cs="Arial"/>
                <w:bCs/>
                <w:color w:val="auto"/>
              </w:rPr>
              <w:t>0.60</w:t>
            </w:r>
          </w:p>
        </w:tc>
      </w:tr>
      <w:tr w:rsidR="00D70B0F" w:rsidRPr="0074301E" w14:paraId="57A09CF8" w14:textId="77777777" w:rsidTr="003C0DEE">
        <w:trPr>
          <w:cnfStyle w:val="010000000000" w:firstRow="0" w:lastRow="1" w:firstColumn="0" w:lastColumn="0" w:oddVBand="0" w:evenVBand="0" w:oddHBand="0" w:evenHBand="0" w:firstRowFirstColumn="0" w:firstRowLastColumn="0" w:lastRowFirstColumn="0" w:lastRowLastColumn="0"/>
          <w:jc w:val="center"/>
        </w:trPr>
        <w:tc>
          <w:tcPr>
            <w:tcW w:w="479" w:type="pct"/>
            <w:vMerge/>
            <w:tcBorders>
              <w:left w:val="single" w:sz="4" w:space="0" w:color="auto"/>
              <w:bottom w:val="single" w:sz="4" w:space="0" w:color="auto"/>
              <w:right w:val="single" w:sz="4" w:space="0" w:color="auto"/>
            </w:tcBorders>
            <w:noWrap/>
          </w:tcPr>
          <w:p w14:paraId="5FDABAD2" w14:textId="77777777" w:rsidR="00D70B0F" w:rsidRPr="007E0E35" w:rsidRDefault="00D70B0F" w:rsidP="00F93B02">
            <w:pPr>
              <w:pStyle w:val="DecimalAligned"/>
              <w:spacing w:line="360" w:lineRule="auto"/>
              <w:rPr>
                <w:rFonts w:ascii="Arial" w:hAnsi="Arial" w:cs="Arial"/>
              </w:rPr>
            </w:pP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53E0638" w14:textId="4E447349" w:rsidR="00D70B0F" w:rsidRPr="00AC7B0B" w:rsidRDefault="00707FAD" w:rsidP="00F93B02">
            <w:pPr>
              <w:pStyle w:val="DecimalAligned"/>
              <w:spacing w:line="360" w:lineRule="auto"/>
              <w:rPr>
                <w:rFonts w:ascii="Arial" w:hAnsi="Arial" w:cs="Arial"/>
                <w:b w:val="0"/>
                <w:i/>
                <w:color w:val="auto"/>
              </w:rPr>
            </w:pPr>
            <w:r>
              <w:rPr>
                <w:rFonts w:ascii="Arial" w:hAnsi="Arial" w:cs="Arial"/>
                <w:b w:val="0"/>
                <w:i/>
                <w:color w:val="auto"/>
              </w:rPr>
              <w:t>0.69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7817CD2" w14:textId="2F515852" w:rsidR="00D70B0F" w:rsidRPr="00AC7B0B" w:rsidRDefault="00707FAD" w:rsidP="00F93B02">
            <w:pPr>
              <w:pStyle w:val="DecimalAligned"/>
              <w:spacing w:line="360" w:lineRule="auto"/>
              <w:rPr>
                <w:rFonts w:ascii="Arial" w:hAnsi="Arial" w:cs="Arial"/>
                <w:b w:val="0"/>
                <w:i/>
                <w:color w:val="auto"/>
              </w:rPr>
            </w:pPr>
            <w:r>
              <w:rPr>
                <w:rFonts w:ascii="Arial" w:hAnsi="Arial" w:cs="Arial"/>
                <w:b w:val="0"/>
                <w:i/>
                <w:color w:val="auto"/>
              </w:rPr>
              <w:t>0.38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D9E3C09" w14:textId="3714756A" w:rsidR="00D70B0F" w:rsidRPr="00AC7B0B" w:rsidRDefault="00707FAD" w:rsidP="00F93B02">
            <w:pPr>
              <w:pStyle w:val="DecimalAligned"/>
              <w:spacing w:line="360" w:lineRule="auto"/>
              <w:rPr>
                <w:rFonts w:ascii="Arial" w:hAnsi="Arial" w:cs="Arial"/>
                <w:b w:val="0"/>
                <w:i/>
                <w:color w:val="auto"/>
              </w:rPr>
            </w:pPr>
            <w:r>
              <w:rPr>
                <w:rFonts w:ascii="Arial" w:hAnsi="Arial" w:cs="Arial"/>
                <w:b w:val="0"/>
                <w:i/>
                <w:color w:val="auto"/>
              </w:rPr>
              <w:t>0.33</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A720482" w14:textId="360FAE74" w:rsidR="00D70B0F" w:rsidRPr="00AC7B0B" w:rsidRDefault="00707FAD" w:rsidP="00F93B02">
            <w:pPr>
              <w:pStyle w:val="DecimalAligned"/>
              <w:spacing w:line="360" w:lineRule="auto"/>
              <w:rPr>
                <w:rFonts w:ascii="Arial" w:hAnsi="Arial" w:cs="Arial"/>
                <w:b w:val="0"/>
                <w:i/>
                <w:color w:val="auto"/>
              </w:rPr>
            </w:pPr>
            <w:r>
              <w:rPr>
                <w:rFonts w:ascii="Arial" w:hAnsi="Arial" w:cs="Arial"/>
                <w:b w:val="0"/>
                <w:i/>
                <w:color w:val="auto"/>
              </w:rPr>
              <w:t>0.71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3239D89" w14:textId="70E5252E" w:rsidR="00D70B0F" w:rsidRPr="00AC7B0B" w:rsidRDefault="00707FAD" w:rsidP="00F93B02">
            <w:pPr>
              <w:pStyle w:val="DecimalAligned"/>
              <w:spacing w:line="360" w:lineRule="auto"/>
              <w:rPr>
                <w:rFonts w:ascii="Arial" w:hAnsi="Arial" w:cs="Arial"/>
                <w:b w:val="0"/>
                <w:i/>
                <w:color w:val="auto"/>
              </w:rPr>
            </w:pPr>
            <w:r>
              <w:rPr>
                <w:rFonts w:ascii="Arial" w:hAnsi="Arial" w:cs="Arial"/>
                <w:b w:val="0"/>
                <w:i/>
                <w:color w:val="auto"/>
              </w:rPr>
              <w:t>0.54</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85F4DFD" w14:textId="3330ED30" w:rsidR="00D70B0F" w:rsidRPr="00AC7B0B" w:rsidRDefault="00707FAD" w:rsidP="00F93B02">
            <w:pPr>
              <w:pStyle w:val="DecimalAligned"/>
              <w:spacing w:line="360" w:lineRule="auto"/>
              <w:rPr>
                <w:rFonts w:ascii="Arial" w:hAnsi="Arial" w:cs="Arial"/>
                <w:b w:val="0"/>
                <w:i/>
                <w:color w:val="auto"/>
              </w:rPr>
            </w:pPr>
            <w:r>
              <w:rPr>
                <w:rFonts w:ascii="Arial" w:hAnsi="Arial" w:cs="Arial"/>
                <w:b w:val="0"/>
                <w:i/>
                <w:color w:val="auto"/>
              </w:rPr>
              <w:t>0.58</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B3FA5BE" w14:textId="0B0A5468" w:rsidR="00D70B0F" w:rsidRPr="00AC7B0B" w:rsidRDefault="00707FAD" w:rsidP="00F93B02">
            <w:pPr>
              <w:pStyle w:val="DecimalAligned"/>
              <w:spacing w:line="360" w:lineRule="auto"/>
              <w:rPr>
                <w:rFonts w:ascii="Arial" w:hAnsi="Arial" w:cs="Arial"/>
                <w:b w:val="0"/>
                <w:i/>
                <w:color w:val="auto"/>
              </w:rPr>
            </w:pPr>
            <w:r>
              <w:rPr>
                <w:rFonts w:ascii="Arial" w:hAnsi="Arial" w:cs="Arial"/>
                <w:b w:val="0"/>
                <w:i/>
                <w:color w:val="auto"/>
              </w:rPr>
              <w:t>0.74</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3C66B21" w14:textId="5388CDAA" w:rsidR="00D70B0F" w:rsidRPr="00AC7B0B" w:rsidRDefault="00D70B0F" w:rsidP="00F93B02">
            <w:pPr>
              <w:pStyle w:val="DecimalAligned"/>
              <w:spacing w:line="360" w:lineRule="auto"/>
              <w:rPr>
                <w:rFonts w:ascii="Arial" w:hAnsi="Arial" w:cs="Arial"/>
                <w:b w:val="0"/>
                <w:i/>
                <w:color w:val="auto"/>
              </w:rPr>
            </w:pPr>
            <w:r w:rsidRPr="00AC7B0B">
              <w:rPr>
                <w:rFonts w:ascii="Arial" w:hAnsi="Arial" w:cs="Arial"/>
                <w:b w:val="0"/>
                <w:i/>
                <w:color w:val="auto"/>
              </w:rPr>
              <w:t>0.</w:t>
            </w:r>
            <w:r w:rsidR="00707FAD">
              <w:rPr>
                <w:rFonts w:ascii="Arial" w:hAnsi="Arial" w:cs="Arial"/>
                <w:b w:val="0"/>
                <w:i/>
                <w:color w:val="auto"/>
              </w:rPr>
              <w:t>59</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E088343" w14:textId="70686D6C" w:rsidR="00D70B0F" w:rsidRPr="00AC7B0B" w:rsidRDefault="00707FAD" w:rsidP="00F93B02">
            <w:pPr>
              <w:pStyle w:val="DecimalAligned"/>
              <w:keepNext/>
              <w:spacing w:line="360" w:lineRule="auto"/>
              <w:rPr>
                <w:rFonts w:ascii="Arial" w:hAnsi="Arial" w:cs="Arial"/>
                <w:b w:val="0"/>
                <w:i/>
                <w:color w:val="auto"/>
              </w:rPr>
            </w:pPr>
            <w:r>
              <w:rPr>
                <w:rFonts w:ascii="Arial" w:hAnsi="Arial" w:cs="Arial"/>
                <w:b w:val="0"/>
                <w:i/>
                <w:color w:val="auto"/>
              </w:rPr>
              <w:t>0.62</w:t>
            </w:r>
          </w:p>
        </w:tc>
      </w:tr>
    </w:tbl>
    <w:p w14:paraId="47B2CB35" w14:textId="519A8844" w:rsidR="00D70B0F" w:rsidRPr="00186B53" w:rsidRDefault="00D70B0F" w:rsidP="00C3767E">
      <w:pPr>
        <w:spacing w:before="360" w:line="360" w:lineRule="auto"/>
        <w:rPr>
          <w:noProof/>
        </w:rPr>
      </w:pPr>
      <w:r>
        <w:rPr>
          <w:rFonts w:cs="Arial"/>
        </w:rPr>
        <w:t xml:space="preserve">In </w:t>
      </w:r>
      <w:r>
        <w:fldChar w:fldCharType="begin"/>
      </w:r>
      <w:r>
        <w:instrText xml:space="preserve"> REF _Ref523764589 \h  \* MERGEFORMAT </w:instrText>
      </w:r>
      <w:r>
        <w:fldChar w:fldCharType="separate"/>
      </w:r>
      <w:r w:rsidR="00A440CB" w:rsidRPr="00A440CB">
        <w:t xml:space="preserve">Table </w:t>
      </w:r>
      <w:r w:rsidR="00A440CB" w:rsidRPr="00A440CB">
        <w:rPr>
          <w:noProof/>
        </w:rPr>
        <w:t>5.9</w:t>
      </w:r>
      <w:r>
        <w:fldChar w:fldCharType="end"/>
      </w:r>
      <w:r>
        <w:rPr>
          <w:rFonts w:cs="Arial"/>
        </w:rPr>
        <w:t xml:space="preserve"> and </w:t>
      </w:r>
      <w:r>
        <w:fldChar w:fldCharType="begin"/>
      </w:r>
      <w:r>
        <w:instrText xml:space="preserve"> REF _Ref523764598 \h  \* MERGEFORMAT </w:instrText>
      </w:r>
      <w:r>
        <w:fldChar w:fldCharType="separate"/>
      </w:r>
      <w:r w:rsidR="00A440CB" w:rsidRPr="00A440CB">
        <w:rPr>
          <w:noProof/>
        </w:rPr>
        <w:t>Table</w:t>
      </w:r>
      <w:r w:rsidR="00A440CB" w:rsidRPr="00A440CB">
        <w:t xml:space="preserve"> </w:t>
      </w:r>
      <w:r w:rsidR="00A440CB" w:rsidRPr="00A440CB">
        <w:rPr>
          <w:noProof/>
        </w:rPr>
        <w:t>5.10</w:t>
      </w:r>
      <w:r>
        <w:fldChar w:fldCharType="end"/>
      </w:r>
      <w:r>
        <w:rPr>
          <w:rFonts w:cs="Arial"/>
        </w:rPr>
        <w:t xml:space="preserve">, the </w:t>
      </w:r>
      <w:r w:rsidR="00186B53">
        <w:rPr>
          <w:rFonts w:cs="Arial"/>
        </w:rPr>
        <w:t>IRR values</w:t>
      </w:r>
      <w:r>
        <w:rPr>
          <w:rFonts w:cs="Arial"/>
        </w:rPr>
        <w:t xml:space="preserve"> are mentioned in italicized numbers. </w:t>
      </w:r>
      <w:r w:rsidR="009A1B22">
        <w:rPr>
          <w:rFonts w:cs="Arial"/>
        </w:rPr>
        <w:t xml:space="preserve">The </w:t>
      </w:r>
      <w:r w:rsidR="0072269B">
        <w:rPr>
          <w:rFonts w:cs="Arial"/>
        </w:rPr>
        <w:t>values mentioned are for the separated ohmic and non-ohmic resistances, namely:</w:t>
      </w:r>
      <w:r w:rsidR="009A1B22">
        <w:rPr>
          <w:rFonts w:cs="Arial"/>
        </w:rPr>
        <w:t xml:space="preserve"> </w:t>
      </w:r>
      <w:r w:rsidR="0072269B">
        <w:rPr>
          <w:rFonts w:cs="Arial"/>
        </w:rPr>
        <w:t>ohmic, charge transfer kinetic and diffusion polarization resistances</w:t>
      </w:r>
      <w:r w:rsidR="009A1B22">
        <w:rPr>
          <w:rFonts w:cs="Arial"/>
        </w:rPr>
        <w:t>, respectively.</w:t>
      </w:r>
    </w:p>
    <w:p w14:paraId="3BAF64EA" w14:textId="3FED9F66" w:rsidR="00B84B35" w:rsidRDefault="00D70B0F" w:rsidP="00F93B02">
      <w:pPr>
        <w:spacing w:line="360" w:lineRule="auto"/>
        <w:rPr>
          <w:rFonts w:cs="Arial"/>
        </w:rPr>
      </w:pPr>
      <w:r>
        <w:rPr>
          <w:rFonts w:cs="Arial"/>
        </w:rPr>
        <w:t xml:space="preserve">It is observed from the IRRs that the internal resistances both increase and decrease for the aged cells with respect to the unaged cells. In general, the internal resistance is expected to increase with capacity deterioration. But this effect does not kick in until the latter stages of the </w:t>
      </w:r>
      <w:r w:rsidRPr="00433501">
        <w:rPr>
          <w:rFonts w:cs="Arial"/>
          <w:noProof/>
        </w:rPr>
        <w:t>capacity</w:t>
      </w:r>
      <w:r>
        <w:rPr>
          <w:rFonts w:cs="Arial"/>
        </w:rPr>
        <w:t xml:space="preserve"> drop, which is in accordance with the studies done by Lewerenz et al. </w:t>
      </w:r>
      <w:r>
        <w:rPr>
          <w:rFonts w:cs="Arial"/>
        </w:rPr>
        <w:fldChar w:fldCharType="begin"/>
      </w:r>
      <w:r w:rsidR="0006092E">
        <w:rPr>
          <w:rFonts w:cs="Arial"/>
        </w:rPr>
        <w:instrText>ADDIN CITAVI.PLACEHOLDER f5eb7cb5-238e-47a4-9e08-bcf6e0464e63 PFBsYWNlaG9sZGVyPg0KICA8QWRkSW5WZXJzaW9uPjUuNC4wLjI8L0FkZEluVmVyc2lvbj4NCiAgPElkPmY1ZWI3Y2I1LTIzOGUtNDdhNC05ZTA4LWJjZjZlMDQ2NGU2MzwvSWQ+DQogIDxFbnRyaWVzPg0KICAgIDxFbnRyeT4NCiAgICAgIDxJZD41ZDc2NTg2NC1lZDkwLTRhODMtYjhiNy1lMjM3NTk4ZGE5NWI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108L1RleHQ+DQogICAgPC9UZXh0VW5pdD4NCiAgPC9UZXh0VW5pdHM+DQo8L1BsYWNlaG9sZGVyPg==</w:instrText>
      </w:r>
      <w:r>
        <w:rPr>
          <w:rFonts w:cs="Arial"/>
        </w:rPr>
        <w:fldChar w:fldCharType="separate"/>
      </w:r>
      <w:bookmarkStart w:id="288" w:name="_CTVP001f5eb7cb5238e47a49e08bcf6e0464e63"/>
      <w:r w:rsidR="0006092E">
        <w:rPr>
          <w:rFonts w:cs="Arial"/>
        </w:rPr>
        <w:t>[57]</w:t>
      </w:r>
      <w:bookmarkEnd w:id="288"/>
      <w:r>
        <w:rPr>
          <w:rFonts w:cs="Arial"/>
        </w:rPr>
        <w:fldChar w:fldCharType="end"/>
      </w:r>
      <w:r>
        <w:rPr>
          <w:rFonts w:cs="Arial"/>
        </w:rPr>
        <w:t xml:space="preserve"> and Friesen et al. </w:t>
      </w:r>
      <w:r>
        <w:rPr>
          <w:rFonts w:cs="Arial"/>
        </w:rPr>
        <w:fldChar w:fldCharType="begin"/>
      </w:r>
      <w:r w:rsidR="0006092E">
        <w:rPr>
          <w:rFonts w:cs="Arial"/>
        </w:rPr>
        <w:instrText>ADDIN CITAVI.PLACEHOLDER d485faf7-84cc-4146-934e-9d606e8b01aa PFBsYWNlaG9sZGVyPg0KICA8QWRkSW5WZXJzaW9uPjUuNC4wLjI8L0FkZEluVmVyc2lvbj4NCiAgPElkPmQ0ODVmYWY3LTg0Y2MtNDE0Ni05MzRlLTlkNjA2ZThiMDFhYTwvSWQ+DQogIDxFbnRyaWVzPg0KICAgIDxFbnRyeT4NCiAgICAgIDxJZD5lMjE5NzkxYi1lZjQyLTQ3YzktYjY0ZS1mODlmZjM0Njc0Y2E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4XTwvVGV4dD4NCiAgICA8L1RleHRVbml0Pg0KICA8L1RleHRVbml0cz4NCjwvUGxhY2Vob2xkZXI+</w:instrText>
      </w:r>
      <w:r>
        <w:rPr>
          <w:rFonts w:cs="Arial"/>
        </w:rPr>
        <w:fldChar w:fldCharType="separate"/>
      </w:r>
      <w:bookmarkStart w:id="289" w:name="_CTVP001d485faf784cc4146934e9d606e8b01aa"/>
      <w:r w:rsidR="0006092E">
        <w:rPr>
          <w:rFonts w:cs="Arial"/>
        </w:rPr>
        <w:t>[58]</w:t>
      </w:r>
      <w:bookmarkEnd w:id="289"/>
      <w:r>
        <w:rPr>
          <w:rFonts w:cs="Arial"/>
        </w:rPr>
        <w:fldChar w:fldCharType="end"/>
      </w:r>
      <w:r>
        <w:rPr>
          <w:rFonts w:cs="Arial"/>
        </w:rPr>
        <w:t>. According to studies done by Lewerenz et al.</w:t>
      </w:r>
      <w:r w:rsidR="009A1B22">
        <w:rPr>
          <w:rFonts w:cs="Arial"/>
        </w:rPr>
        <w:t xml:space="preserve"> </w:t>
      </w:r>
      <w:r w:rsidR="009A1B22">
        <w:rPr>
          <w:rFonts w:cs="Arial"/>
        </w:rPr>
        <w:fldChar w:fldCharType="begin"/>
      </w:r>
      <w:r w:rsidR="0006092E">
        <w:rPr>
          <w:rFonts w:cs="Arial"/>
        </w:rPr>
        <w:instrText>ADDIN CITAVI.PLACEHOLDER 9b36c3c2-cd28-46c6-92d9-671cd49e4f56 PFBsYWNlaG9sZGVyPg0KICA8QWRkSW5WZXJzaW9uPjUuNC4wLjI8L0FkZEluVmVyc2lvbj4NCiAgPElkPjliMzZjM2MyLWNkMjgtNDZjNi05MmQ5LTY3MWNkNDllNGY1NjwvSWQ+DQogIDxFbnRyaWVzPg0KICAgIDxFbnRyeT4NCiAgICAgIDxJZD40OTZjNDEyZi1mYWJmLTRhM2UtOGFhMS0zMzk5YTRmMzc0MDk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108L1RleHQ+DQogICAgPC9UZXh0VW5pdD4NCiAgPC9UZXh0VW5pdHM+DQo8L1BsYWNlaG9sZGVyPg==</w:instrText>
      </w:r>
      <w:r w:rsidR="009A1B22">
        <w:rPr>
          <w:rFonts w:cs="Arial"/>
        </w:rPr>
        <w:fldChar w:fldCharType="separate"/>
      </w:r>
      <w:bookmarkStart w:id="290" w:name="_CTVP0019b36c3c2cd2846c692d9671cd49e4f56"/>
      <w:r w:rsidR="0006092E">
        <w:rPr>
          <w:rFonts w:cs="Arial"/>
        </w:rPr>
        <w:t>[57]</w:t>
      </w:r>
      <w:bookmarkEnd w:id="290"/>
      <w:r w:rsidR="009A1B22">
        <w:rPr>
          <w:rFonts w:cs="Arial"/>
        </w:rPr>
        <w:fldChar w:fldCharType="end"/>
      </w:r>
      <w:r>
        <w:rPr>
          <w:rFonts w:cs="Arial"/>
        </w:rPr>
        <w:t xml:space="preserve">, the internal resistance </w:t>
      </w:r>
      <w:r>
        <w:rPr>
          <w:rFonts w:cs="Arial"/>
        </w:rPr>
        <w:lastRenderedPageBreak/>
        <w:t>is either constant or decreasing during the cycling, and it increases rapidly only when the capacity becomes very low or cut-off voltages are reached during cycling. The start of the rapid increase in internal resistance depends on whether the aging conditions are severe (internal resistance increase at around 80-85%) or mild (internal res</w:t>
      </w:r>
      <w:r w:rsidR="009A1B22">
        <w:rPr>
          <w:rFonts w:cs="Arial"/>
        </w:rPr>
        <w:t>istance increase at around 70%)</w:t>
      </w:r>
      <w:r>
        <w:rPr>
          <w:rFonts w:cs="Arial"/>
        </w:rPr>
        <w:t xml:space="preserve"> </w:t>
      </w:r>
      <w:r>
        <w:rPr>
          <w:rFonts w:cs="Arial"/>
        </w:rPr>
        <w:fldChar w:fldCharType="begin"/>
      </w:r>
      <w:r w:rsidR="0006092E">
        <w:rPr>
          <w:rFonts w:cs="Arial"/>
        </w:rPr>
        <w:instrText>ADDIN CITAVI.PLACEHOLDER 50368308-ad54-4aa9-8bcb-e9ced1b99120 PFBsYWNlaG9sZGVyPg0KICA8QWRkSW5WZXJzaW9uPjUuNC4wLjI8L0FkZEluVmVyc2lvbj4NCiAgPElkPjUwMzY4MzA4LWFkNTQtNGFhOS04YmNiLWU5Y2VkMWI5OTEyMDwvSWQ+DQogIDxFbnRyaWVzPg0KICAgIDxFbnRyeT4NCiAgICAgIDxJZD43NDA3MzFmMC03MDlhLTQ0ZjctYTNlZS0xNjNkN2UwN2UyMWQ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108L1RleHQ+DQogICAgPC9UZXh0VW5pdD4NCiAgPC9UZXh0VW5pdHM+DQo8L1BsYWNlaG9sZGVyPg==</w:instrText>
      </w:r>
      <w:r>
        <w:rPr>
          <w:rFonts w:cs="Arial"/>
        </w:rPr>
        <w:fldChar w:fldCharType="separate"/>
      </w:r>
      <w:bookmarkStart w:id="291" w:name="_CTVP00150368308ad544aa98bcbe9ced1b99120"/>
      <w:r w:rsidR="0006092E">
        <w:rPr>
          <w:rFonts w:cs="Arial"/>
        </w:rPr>
        <w:t>[57]</w:t>
      </w:r>
      <w:bookmarkEnd w:id="291"/>
      <w:r>
        <w:rPr>
          <w:rFonts w:cs="Arial"/>
        </w:rPr>
        <w:fldChar w:fldCharType="end"/>
      </w:r>
      <w:r w:rsidR="009A1B22">
        <w:rPr>
          <w:rFonts w:cs="Arial"/>
        </w:rPr>
        <w:t>.</w:t>
      </w:r>
      <w:r>
        <w:rPr>
          <w:rFonts w:cs="Arial"/>
        </w:rPr>
        <w:t xml:space="preserve"> </w:t>
      </w:r>
    </w:p>
    <w:p w14:paraId="53131BBF" w14:textId="73C6AD4D" w:rsidR="00B84B35" w:rsidRDefault="00D70B0F" w:rsidP="00F93B02">
      <w:pPr>
        <w:spacing w:line="360" w:lineRule="auto"/>
        <w:rPr>
          <w:rFonts w:cs="Arial"/>
        </w:rPr>
      </w:pPr>
      <w:r>
        <w:rPr>
          <w:rFonts w:cs="Arial"/>
        </w:rPr>
        <w:t>Rapid capacity fade due to the aging phenomena also lead to an early onset of rapid internal resistance increase. Friesen et al.</w:t>
      </w:r>
      <w:r w:rsidR="009A1B22">
        <w:rPr>
          <w:rFonts w:cs="Arial"/>
        </w:rPr>
        <w:t xml:space="preserve"> </w:t>
      </w:r>
      <w:r w:rsidR="009A1B22">
        <w:rPr>
          <w:rFonts w:cs="Arial"/>
        </w:rPr>
        <w:fldChar w:fldCharType="begin"/>
      </w:r>
      <w:r w:rsidR="0006092E">
        <w:rPr>
          <w:rFonts w:cs="Arial"/>
        </w:rPr>
        <w:instrText>ADDIN CITAVI.PLACEHOLDER 5696d5e9-7724-4fbd-99d1-3c65b9ad50e1 PFBsYWNlaG9sZGVyPg0KICA8QWRkSW5WZXJzaW9uPjUuNC4wLjI8L0FkZEluVmVyc2lvbj4NCiAgPElkPjU2OTZkNWU5LTc3MjQtNGZiZC05OWQxLTNjNjViOWFkNTBlMTwvSWQ+DQogIDxFbnRyaWVzPg0KICAgIDxFbnRyeT4NCiAgICAgIDxJZD4yYjliYWY3ZC04YjNmLTQzNGUtYjRlMi0xN2Q3MGE3M2NmZDc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4XTwvVGV4dD4NCiAgICA8L1RleHRVbml0Pg0KICA8L1RleHRVbml0cz4NCjwvUGxhY2Vob2xkZXI+</w:instrText>
      </w:r>
      <w:r w:rsidR="009A1B22">
        <w:rPr>
          <w:rFonts w:cs="Arial"/>
        </w:rPr>
        <w:fldChar w:fldCharType="separate"/>
      </w:r>
      <w:bookmarkStart w:id="292" w:name="_CTVP0015696d5e977244fbd99d13c65b9ad50e1"/>
      <w:r w:rsidR="0006092E">
        <w:rPr>
          <w:rFonts w:cs="Arial"/>
        </w:rPr>
        <w:t>[58]</w:t>
      </w:r>
      <w:bookmarkEnd w:id="292"/>
      <w:r w:rsidR="009A1B22">
        <w:rPr>
          <w:rFonts w:cs="Arial"/>
        </w:rPr>
        <w:fldChar w:fldCharType="end"/>
      </w:r>
      <w:r>
        <w:rPr>
          <w:rFonts w:cs="Arial"/>
        </w:rPr>
        <w:t xml:space="preserve"> have plotted internal resistance evolution curves o</w:t>
      </w:r>
      <w:r w:rsidR="004541FD">
        <w:rPr>
          <w:rFonts w:cs="Arial"/>
        </w:rPr>
        <w:t>ver the number of EFCs</w:t>
      </w:r>
      <w:r>
        <w:rPr>
          <w:rFonts w:cs="Arial"/>
        </w:rPr>
        <w:t xml:space="preserve"> and the curves have the upward parabolic shape. The internal </w:t>
      </w:r>
      <w:r w:rsidRPr="00433501">
        <w:rPr>
          <w:rFonts w:cs="Arial"/>
          <w:noProof/>
        </w:rPr>
        <w:t>resistance</w:t>
      </w:r>
      <w:r>
        <w:rPr>
          <w:rFonts w:cs="Arial"/>
        </w:rPr>
        <w:t xml:space="preserve"> of the cells studied by them decrease until about the first 100-150 EFCs, after which they rise and only reach values equal to an unaged cell after around 300-320 EFCs for </w:t>
      </w:r>
      <w:r w:rsidRPr="00433501">
        <w:rPr>
          <w:rFonts w:cs="Arial"/>
          <w:noProof/>
        </w:rPr>
        <w:t>low</w:t>
      </w:r>
      <w:r>
        <w:rPr>
          <w:rFonts w:cs="Arial"/>
          <w:noProof/>
        </w:rPr>
        <w:t>-</w:t>
      </w:r>
      <w:r w:rsidRPr="00433501">
        <w:rPr>
          <w:rFonts w:cs="Arial"/>
          <w:noProof/>
        </w:rPr>
        <w:t>temperature</w:t>
      </w:r>
      <w:r>
        <w:rPr>
          <w:rFonts w:cs="Arial"/>
        </w:rPr>
        <w:t xml:space="preserve"> cells and about 800 EFCs for </w:t>
      </w:r>
      <w:r w:rsidRPr="00433501">
        <w:rPr>
          <w:rFonts w:cs="Arial"/>
          <w:noProof/>
        </w:rPr>
        <w:t>high</w:t>
      </w:r>
      <w:r>
        <w:rPr>
          <w:rFonts w:cs="Arial"/>
          <w:noProof/>
        </w:rPr>
        <w:t>-</w:t>
      </w:r>
      <w:r w:rsidRPr="00433501">
        <w:rPr>
          <w:rFonts w:cs="Arial"/>
          <w:noProof/>
        </w:rPr>
        <w:t>temperature</w:t>
      </w:r>
      <w:r>
        <w:rPr>
          <w:rFonts w:cs="Arial"/>
        </w:rPr>
        <w:t xml:space="preserve"> cells</w:t>
      </w:r>
      <w:r w:rsidR="009A1B22">
        <w:rPr>
          <w:rFonts w:cs="Arial"/>
        </w:rPr>
        <w:t xml:space="preserve"> </w:t>
      </w:r>
      <w:r w:rsidR="009A1B22">
        <w:rPr>
          <w:rFonts w:cs="Arial"/>
        </w:rPr>
        <w:fldChar w:fldCharType="begin"/>
      </w:r>
      <w:r w:rsidR="0006092E">
        <w:rPr>
          <w:rFonts w:cs="Arial"/>
        </w:rPr>
        <w:instrText>ADDIN CITAVI.PLACEHOLDER b06847e9-2a47-4c07-ad28-5bda9cbed7ac PFBsYWNlaG9sZGVyPg0KICA8QWRkSW5WZXJzaW9uPjUuNC4wLjI8L0FkZEluVmVyc2lvbj4NCiAgPElkPmIwNjg0N2U5LTJhNDctNGMwNy1hZDI4LTViZGE5Y2JlZDdhYzwvSWQ+DQogIDxFbnRyaWVzPg0KICAgIDxFbnRyeT4NCiAgICAgIDxJZD4xNDQ1NjAzMS05ZWE4LTRmMmMtYjk4YS00YjRiNzkyYzI0NjI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4XTwvVGV4dD4NCiAgICA8L1RleHRVbml0Pg0KICA8L1RleHRVbml0cz4NCjwvUGxhY2Vob2xkZXI+</w:instrText>
      </w:r>
      <w:r w:rsidR="009A1B22">
        <w:rPr>
          <w:rFonts w:cs="Arial"/>
        </w:rPr>
        <w:fldChar w:fldCharType="separate"/>
      </w:r>
      <w:bookmarkStart w:id="293" w:name="_CTVP001b06847e92a474c07ad285bda9cbed7ac"/>
      <w:r w:rsidR="0006092E">
        <w:rPr>
          <w:rFonts w:cs="Arial"/>
        </w:rPr>
        <w:t>[58]</w:t>
      </w:r>
      <w:bookmarkEnd w:id="293"/>
      <w:r w:rsidR="009A1B22">
        <w:rPr>
          <w:rFonts w:cs="Arial"/>
        </w:rPr>
        <w:fldChar w:fldCharType="end"/>
      </w:r>
      <w:r>
        <w:rPr>
          <w:rFonts w:cs="Arial"/>
        </w:rPr>
        <w:t xml:space="preserve">. This initial decrease in internal resistance is attributed to the formation of a more effective SEI with a lower lithium-ion migration and charge transfer resistances </w:t>
      </w:r>
      <w:r>
        <w:rPr>
          <w:rFonts w:cs="Arial"/>
        </w:rPr>
        <w:fldChar w:fldCharType="begin"/>
      </w:r>
      <w:r w:rsidR="0006092E">
        <w:rPr>
          <w:rFonts w:cs="Arial"/>
        </w:rPr>
        <w:instrText>ADDIN CITAVI.PLACEHOLDER d80aa427-929f-4cc9-8809-886c7ad76e29 PFBsYWNlaG9sZGVyPg0KICA8QWRkSW5WZXJzaW9uPjUuNC4wLjI8L0FkZEluVmVyc2lvbj4NCiAgPElkPmQ4MGFhNDI3LTkyOWYtNGNjOS04ODA5LTg4NmM3YWQ3NmUyOTwvSWQ+DQogIDxFbnRyaWVzPg0KICAgIDxFbnRyeT4NCiAgICAgIDxJZD4xNWEzMGVhNS03Zjc2LTQzM2MtYWVjYS0wYzRmOGIyNDNiNTk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4XTwvVGV4dD4NCiAgICA8L1RleHRVbml0Pg0KICA8L1RleHRVbml0cz4NCjwvUGxhY2Vob2xkZXI+</w:instrText>
      </w:r>
      <w:r>
        <w:rPr>
          <w:rFonts w:cs="Arial"/>
        </w:rPr>
        <w:fldChar w:fldCharType="separate"/>
      </w:r>
      <w:bookmarkStart w:id="294" w:name="_CTVP001d80aa427929f4cc98809886c7ad76e29"/>
      <w:r w:rsidR="0006092E">
        <w:rPr>
          <w:rFonts w:cs="Arial"/>
        </w:rPr>
        <w:t>[58]</w:t>
      </w:r>
      <w:bookmarkEnd w:id="294"/>
      <w:r>
        <w:rPr>
          <w:rFonts w:cs="Arial"/>
        </w:rPr>
        <w:fldChar w:fldCharType="end"/>
      </w:r>
      <w:r w:rsidR="009A1B22">
        <w:rPr>
          <w:rFonts w:cs="Arial"/>
        </w:rPr>
        <w:t>.</w:t>
      </w:r>
      <w:r>
        <w:rPr>
          <w:rFonts w:cs="Arial"/>
        </w:rPr>
        <w:t xml:space="preserve"> These studies explain the internal resistance ratios less than 1 shown in </w:t>
      </w:r>
      <w:r>
        <w:fldChar w:fldCharType="begin"/>
      </w:r>
      <w:r>
        <w:instrText xml:space="preserve"> REF _Ref514118240 \h  \* MERGEFORMAT </w:instrText>
      </w:r>
      <w:r>
        <w:fldChar w:fldCharType="separate"/>
      </w:r>
      <w:r w:rsidR="00A440CB" w:rsidRPr="00A440CB">
        <w:rPr>
          <w:rFonts w:cs="Arial"/>
          <w:bCs/>
        </w:rPr>
        <w:t xml:space="preserve">Figure </w:t>
      </w:r>
      <w:r w:rsidR="00A440CB" w:rsidRPr="00A440CB">
        <w:rPr>
          <w:rFonts w:cs="Arial"/>
          <w:bCs/>
          <w:noProof/>
        </w:rPr>
        <w:t>5.6</w:t>
      </w:r>
      <w:r>
        <w:fldChar w:fldCharType="end"/>
      </w:r>
      <w:r>
        <w:rPr>
          <w:rFonts w:cs="Arial"/>
        </w:rPr>
        <w:t xml:space="preserve"> and </w:t>
      </w:r>
      <w:r>
        <w:fldChar w:fldCharType="begin"/>
      </w:r>
      <w:r>
        <w:instrText xml:space="preserve"> REF _Ref514118243 \h  \* MERGEFORMAT </w:instrText>
      </w:r>
      <w:r>
        <w:fldChar w:fldCharType="separate"/>
      </w:r>
      <w:r w:rsidR="00A440CB" w:rsidRPr="00A440CB">
        <w:rPr>
          <w:rFonts w:cs="Arial"/>
          <w:bCs/>
        </w:rPr>
        <w:t xml:space="preserve">Figure </w:t>
      </w:r>
      <w:r w:rsidR="00A440CB" w:rsidRPr="00A440CB">
        <w:rPr>
          <w:rFonts w:cs="Arial"/>
          <w:bCs/>
          <w:noProof/>
        </w:rPr>
        <w:t>5.7</w:t>
      </w:r>
      <w:r>
        <w:fldChar w:fldCharType="end"/>
      </w:r>
      <w:r>
        <w:rPr>
          <w:rFonts w:cs="Arial"/>
        </w:rPr>
        <w:t>.</w:t>
      </w:r>
    </w:p>
    <w:p w14:paraId="77CF84DB" w14:textId="7011F47C" w:rsidR="00B84B35" w:rsidRPr="00B84B35" w:rsidRDefault="00142922" w:rsidP="00F93B02">
      <w:pPr>
        <w:spacing w:before="0" w:after="0" w:line="360" w:lineRule="auto"/>
        <w:textboxTightWrap w:val="none"/>
        <w:rPr>
          <w:rFonts w:eastAsia="Times New Roman" w:cs="Arial"/>
          <w:lang w:val="en-IN" w:eastAsia="en-IN"/>
        </w:rPr>
      </w:pPr>
      <w:r>
        <w:rPr>
          <w:rFonts w:cs="Arial"/>
        </w:rPr>
        <w:t>The 0.5</w:t>
      </w:r>
      <w:r w:rsidRPr="00142922">
        <w:rPr>
          <w:rFonts w:cs="Arial"/>
          <w:vertAlign w:val="superscript"/>
        </w:rPr>
        <w:t>th</w:t>
      </w:r>
      <w:r>
        <w:rPr>
          <w:rFonts w:cs="Arial"/>
        </w:rPr>
        <w:t xml:space="preserve"> second or the ohmic component of the internal resistance is also seen to both increase and decrease with aging for all the geometries. </w:t>
      </w:r>
      <w:r w:rsidR="00B84B35">
        <w:rPr>
          <w:rFonts w:cs="Arial"/>
        </w:rPr>
        <w:t xml:space="preserve">As mentioned in </w:t>
      </w:r>
      <w:r w:rsidR="00B84B35">
        <w:rPr>
          <w:rFonts w:cs="Arial"/>
        </w:rPr>
        <w:fldChar w:fldCharType="begin"/>
      </w:r>
      <w:r w:rsidR="00B84B35">
        <w:rPr>
          <w:rFonts w:cs="Arial"/>
        </w:rPr>
        <w:instrText xml:space="preserve"> REF _Ref520986802 \h  \* MERGEFORMAT </w:instrText>
      </w:r>
      <w:r w:rsidR="00B84B35">
        <w:rPr>
          <w:rFonts w:cs="Arial"/>
        </w:rPr>
      </w:r>
      <w:r w:rsidR="00B84B35">
        <w:rPr>
          <w:rFonts w:cs="Arial"/>
        </w:rPr>
        <w:fldChar w:fldCharType="separate"/>
      </w:r>
      <w:r w:rsidR="00A440CB" w:rsidRPr="00A440CB">
        <w:t xml:space="preserve">Table </w:t>
      </w:r>
      <w:r w:rsidR="00A440CB" w:rsidRPr="00A440CB">
        <w:rPr>
          <w:noProof/>
        </w:rPr>
        <w:t>3.1</w:t>
      </w:r>
      <w:r w:rsidR="00B84B35">
        <w:rPr>
          <w:rFonts w:cs="Arial"/>
        </w:rPr>
        <w:fldChar w:fldCharType="end"/>
      </w:r>
      <w:r w:rsidR="00B84B35">
        <w:rPr>
          <w:rFonts w:cs="Arial"/>
        </w:rPr>
        <w:t xml:space="preserve"> in section 3.2.2, the ohmic resistance consists of different components: ionic, electrical and interfacial. The changes in the ohmic resistance on aging are governed by these components. For example, </w:t>
      </w:r>
      <w:r w:rsidR="00B84B35">
        <w:rPr>
          <w:rFonts w:eastAsia="Times New Roman" w:cs="Arial"/>
          <w:lang w:val="en-IN" w:eastAsia="en-IN"/>
        </w:rPr>
        <w:t>t</w:t>
      </w:r>
      <w:r w:rsidR="00B84B35" w:rsidRPr="00B84B35">
        <w:rPr>
          <w:rFonts w:eastAsia="Times New Roman" w:cs="Arial"/>
          <w:lang w:val="en-IN" w:eastAsia="en-IN"/>
        </w:rPr>
        <w:t>he electrolyte resistance depends on its</w:t>
      </w:r>
      <w:r w:rsidR="00B84B35">
        <w:rPr>
          <w:rFonts w:eastAsia="Times New Roman" w:cs="Arial"/>
          <w:lang w:val="en-IN" w:eastAsia="en-IN"/>
        </w:rPr>
        <w:t xml:space="preserve"> </w:t>
      </w:r>
      <w:r w:rsidR="00B84B35" w:rsidRPr="00B84B35">
        <w:rPr>
          <w:rFonts w:eastAsia="Times New Roman" w:cs="Arial"/>
          <w:lang w:val="en-IN" w:eastAsia="en-IN"/>
        </w:rPr>
        <w:t>conductivity, which changes with the concentration of conductive salt dissolved</w:t>
      </w:r>
      <w:r w:rsidR="00B84B35">
        <w:rPr>
          <w:rFonts w:eastAsia="Times New Roman" w:cs="Arial"/>
          <w:lang w:val="en-IN" w:eastAsia="en-IN"/>
        </w:rPr>
        <w:t xml:space="preserve"> </w:t>
      </w:r>
      <w:r w:rsidR="00B84B35" w:rsidRPr="00B84B35">
        <w:rPr>
          <w:rFonts w:eastAsia="Times New Roman" w:cs="Arial"/>
          <w:lang w:val="en-IN" w:eastAsia="en-IN"/>
        </w:rPr>
        <w:t>in it</w:t>
      </w:r>
      <w:r>
        <w:rPr>
          <w:rFonts w:eastAsia="Times New Roman" w:cs="Arial"/>
          <w:lang w:val="en-IN" w:eastAsia="en-IN"/>
        </w:rPr>
        <w:t xml:space="preserve"> </w:t>
      </w:r>
      <w:r>
        <w:rPr>
          <w:rFonts w:eastAsia="Times New Roman" w:cs="Arial"/>
          <w:lang w:val="en-IN" w:eastAsia="en-IN"/>
        </w:rPr>
        <w:fldChar w:fldCharType="begin"/>
      </w:r>
      <w:r w:rsidR="0006092E">
        <w:rPr>
          <w:rFonts w:eastAsia="Times New Roman" w:cs="Arial"/>
          <w:lang w:val="en-IN" w:eastAsia="en-IN"/>
        </w:rPr>
        <w:instrText>ADDIN CITAVI.PLACEHOLDER 6d89d97a-41fd-4f2a-8017-37f5a675b7b8 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5XTwvVGV4dD4NCiAgICA8L1RleHRVbml0Pg0KICA8L1RleHRVbml0cz4NCjwvUGxhY2Vob2xkZXI+</w:instrText>
      </w:r>
      <w:r>
        <w:rPr>
          <w:rFonts w:eastAsia="Times New Roman" w:cs="Arial"/>
          <w:lang w:val="en-IN" w:eastAsia="en-IN"/>
        </w:rPr>
        <w:fldChar w:fldCharType="separate"/>
      </w:r>
      <w:bookmarkStart w:id="295" w:name="_CTVP0016d89d97a41fd4f2a801737f5a675b7b8"/>
      <w:r w:rsidR="0006092E">
        <w:rPr>
          <w:rFonts w:eastAsia="Times New Roman" w:cs="Arial"/>
          <w:lang w:val="en-IN" w:eastAsia="en-IN"/>
        </w:rPr>
        <w:t>[59]</w:t>
      </w:r>
      <w:bookmarkEnd w:id="295"/>
      <w:r>
        <w:rPr>
          <w:rFonts w:eastAsia="Times New Roman" w:cs="Arial"/>
          <w:lang w:val="en-IN" w:eastAsia="en-IN"/>
        </w:rPr>
        <w:fldChar w:fldCharType="end"/>
      </w:r>
      <w:r w:rsidR="00B84B35">
        <w:rPr>
          <w:rFonts w:eastAsia="Times New Roman" w:cs="Arial"/>
          <w:lang w:val="en-IN" w:eastAsia="en-IN"/>
        </w:rPr>
        <w:t>.</w:t>
      </w:r>
      <w:r w:rsidR="002557CC">
        <w:rPr>
          <w:rFonts w:eastAsia="Times New Roman" w:cs="Arial"/>
          <w:lang w:val="en-IN" w:eastAsia="en-IN"/>
        </w:rPr>
        <w:t xml:space="preserve"> </w:t>
      </w:r>
      <w:r w:rsidR="00CC01AD">
        <w:rPr>
          <w:rFonts w:eastAsia="Times New Roman" w:cs="Arial"/>
          <w:lang w:val="en-IN" w:eastAsia="en-IN"/>
        </w:rPr>
        <w:t>The</w:t>
      </w:r>
      <w:r w:rsidR="00315118">
        <w:rPr>
          <w:rFonts w:eastAsia="Times New Roman" w:cs="Arial"/>
          <w:lang w:val="en-IN" w:eastAsia="en-IN"/>
        </w:rPr>
        <w:t xml:space="preserve"> </w:t>
      </w:r>
      <w:r w:rsidR="00CC01AD">
        <w:rPr>
          <w:rFonts w:eastAsia="Times New Roman" w:cs="Arial"/>
          <w:lang w:val="en-IN" w:eastAsia="en-IN"/>
        </w:rPr>
        <w:t>deterioration of the ionic, electrical and interfacial factors may lead to increase in the ohmi</w:t>
      </w:r>
      <w:r w:rsidR="00696703">
        <w:rPr>
          <w:rFonts w:eastAsia="Times New Roman" w:cs="Arial"/>
          <w:lang w:val="en-IN" w:eastAsia="en-IN"/>
        </w:rPr>
        <w:t>c resistance. But</w:t>
      </w:r>
      <w:r w:rsidR="00CC01AD">
        <w:rPr>
          <w:rFonts w:eastAsia="Times New Roman" w:cs="Arial"/>
          <w:lang w:val="en-IN" w:eastAsia="en-IN"/>
        </w:rPr>
        <w:t xml:space="preserve"> the liter</w:t>
      </w:r>
      <w:r w:rsidR="00E038DA">
        <w:rPr>
          <w:rFonts w:eastAsia="Times New Roman" w:cs="Arial"/>
          <w:lang w:val="en-IN" w:eastAsia="en-IN"/>
        </w:rPr>
        <w:t>a</w:t>
      </w:r>
      <w:r w:rsidR="00CC01AD">
        <w:rPr>
          <w:rFonts w:eastAsia="Times New Roman" w:cs="Arial"/>
          <w:lang w:val="en-IN" w:eastAsia="en-IN"/>
        </w:rPr>
        <w:t xml:space="preserve">ture studied did not include any reason for reduction of ohmic resistance </w:t>
      </w:r>
      <w:r w:rsidR="00B80B0B">
        <w:rPr>
          <w:rFonts w:eastAsia="Times New Roman" w:cs="Arial"/>
          <w:lang w:val="en-IN" w:eastAsia="en-IN"/>
        </w:rPr>
        <w:t>for the aged cells</w:t>
      </w:r>
      <w:r w:rsidR="0072269B">
        <w:rPr>
          <w:rStyle w:val="FootnoteReference"/>
          <w:rFonts w:eastAsia="Times New Roman" w:cs="Arial"/>
          <w:lang w:val="en-IN" w:eastAsia="en-IN"/>
        </w:rPr>
        <w:footnoteReference w:id="11"/>
      </w:r>
      <w:r w:rsidR="0072269B">
        <w:rPr>
          <w:rFonts w:eastAsia="Times New Roman" w:cs="Arial"/>
          <w:lang w:val="en-IN" w:eastAsia="en-IN"/>
        </w:rPr>
        <w:t xml:space="preserve">. </w:t>
      </w:r>
    </w:p>
    <w:p w14:paraId="306D5392" w14:textId="74B7521E" w:rsidR="00D70B0F" w:rsidRDefault="00A4109F" w:rsidP="00F93B02">
      <w:pPr>
        <w:spacing w:line="360" w:lineRule="auto"/>
        <w:rPr>
          <w:rFonts w:cs="Arial"/>
          <w:bCs/>
          <w:iCs/>
        </w:rPr>
      </w:pPr>
      <w:r>
        <w:rPr>
          <w:rFonts w:cs="Arial"/>
        </w:rPr>
        <w:t xml:space="preserve">For the cylindrical cells, the resistances at </w:t>
      </w:r>
      <w:r w:rsidR="00DE580A" w:rsidRPr="00DE580A">
        <w:rPr>
          <w:rStyle w:val="SubtleEmphasis"/>
          <w:rFonts w:cs="Arial"/>
          <w:bCs/>
          <w:i w:val="0"/>
        </w:rPr>
        <w:t>4</w:t>
      </w:r>
      <w:r w:rsidR="00DE580A" w:rsidRPr="00DE580A">
        <w:rPr>
          <w:rFonts w:cs="Arial"/>
          <w:bCs/>
          <w:iCs/>
        </w:rPr>
        <w:t>5°C</w:t>
      </w:r>
      <w:r>
        <w:rPr>
          <w:rFonts w:cs="Arial"/>
        </w:rPr>
        <w:t xml:space="preserve"> are seen to be lower than at </w:t>
      </w:r>
      <w:r w:rsidR="00DE580A" w:rsidRPr="00DE580A">
        <w:rPr>
          <w:rFonts w:cs="Arial"/>
          <w:bCs/>
          <w:iCs/>
        </w:rPr>
        <w:t>5°C</w:t>
      </w:r>
      <w:r w:rsidR="00DE580A">
        <w:rPr>
          <w:rFonts w:cs="Arial"/>
          <w:bCs/>
          <w:iCs/>
        </w:rPr>
        <w:t xml:space="preserve">. Though this could be because the cell at </w:t>
      </w:r>
      <w:r w:rsidR="00DE580A" w:rsidRPr="00DE580A">
        <w:rPr>
          <w:rStyle w:val="SubtleEmphasis"/>
          <w:rFonts w:cs="Arial"/>
          <w:bCs/>
          <w:i w:val="0"/>
        </w:rPr>
        <w:t>4</w:t>
      </w:r>
      <w:r w:rsidR="00DE580A" w:rsidRPr="00DE580A">
        <w:rPr>
          <w:rFonts w:cs="Arial"/>
          <w:bCs/>
          <w:iCs/>
        </w:rPr>
        <w:t>5°C</w:t>
      </w:r>
      <w:r w:rsidR="00DE580A">
        <w:rPr>
          <w:rFonts w:cs="Arial"/>
          <w:bCs/>
          <w:iCs/>
        </w:rPr>
        <w:t xml:space="preserve"> as at a much higher SOH stage (89.2%) than the cell at </w:t>
      </w:r>
      <w:r w:rsidR="00DE580A" w:rsidRPr="00DE580A">
        <w:rPr>
          <w:rFonts w:cs="Arial"/>
          <w:bCs/>
          <w:iCs/>
        </w:rPr>
        <w:t>5°C</w:t>
      </w:r>
      <w:r w:rsidR="00DE580A">
        <w:rPr>
          <w:rFonts w:cs="Arial"/>
          <w:bCs/>
          <w:iCs/>
        </w:rPr>
        <w:t xml:space="preserve"> (76.6%). </w:t>
      </w:r>
      <w:r w:rsidR="00D65779">
        <w:rPr>
          <w:rFonts w:cs="Arial"/>
          <w:bCs/>
          <w:iCs/>
        </w:rPr>
        <w:t>For both the cells</w:t>
      </w:r>
      <w:r w:rsidR="00C17CB5">
        <w:rPr>
          <w:rFonts w:cs="Arial"/>
          <w:bCs/>
          <w:iCs/>
        </w:rPr>
        <w:t xml:space="preserve"> (at </w:t>
      </w:r>
      <w:r w:rsidR="00C17CB5" w:rsidRPr="00DE580A">
        <w:rPr>
          <w:rFonts w:cs="Arial"/>
          <w:bCs/>
          <w:iCs/>
        </w:rPr>
        <w:t>5°C</w:t>
      </w:r>
      <w:r w:rsidR="00C17CB5">
        <w:rPr>
          <w:rFonts w:cs="Arial"/>
          <w:bCs/>
          <w:iCs/>
        </w:rPr>
        <w:t xml:space="preserve"> and 4</w:t>
      </w:r>
      <w:r w:rsidR="00C17CB5" w:rsidRPr="00DE580A">
        <w:rPr>
          <w:rFonts w:cs="Arial"/>
          <w:bCs/>
          <w:iCs/>
        </w:rPr>
        <w:t>5°C</w:t>
      </w:r>
      <w:r w:rsidR="00C17CB5">
        <w:rPr>
          <w:rFonts w:cs="Arial"/>
          <w:bCs/>
          <w:iCs/>
        </w:rPr>
        <w:t>), the resistance values increase from charge to discharge for the SOCs 5% and 50%. While the opposite trend is true for the 95% SOC. This resembles the trend already seen for unaged cells in section 5.2.1.</w:t>
      </w:r>
      <w:r w:rsidR="00920628">
        <w:rPr>
          <w:rFonts w:cs="Arial"/>
          <w:bCs/>
          <w:iCs/>
        </w:rPr>
        <w:t xml:space="preserve"> The ohmic resistance undergoes the least changes with respect to SOC.</w:t>
      </w:r>
      <w:r w:rsidR="00C17CB5">
        <w:rPr>
          <w:rFonts w:cs="Arial"/>
          <w:bCs/>
          <w:iCs/>
        </w:rPr>
        <w:t xml:space="preserve"> Overall, the values of the </w:t>
      </w:r>
      <w:r w:rsidR="00C17CB5">
        <w:rPr>
          <w:rFonts w:cs="Arial"/>
          <w:bCs/>
          <w:iCs/>
        </w:rPr>
        <w:lastRenderedPageBreak/>
        <w:t xml:space="preserve">resistances are almost similar, with the ohmic resistances marginally higher than the other resistances. The exceptions are the discharge pulse resistances at 5% SOC where the diffusion resistance is higher. Further, the diffusion resistance for the cylindrical cell at </w:t>
      </w:r>
      <w:r w:rsidR="00C17CB5" w:rsidRPr="00DE580A">
        <w:rPr>
          <w:rFonts w:cs="Arial"/>
          <w:bCs/>
          <w:iCs/>
        </w:rPr>
        <w:t>5°C</w:t>
      </w:r>
      <w:r w:rsidR="00C17CB5">
        <w:rPr>
          <w:rFonts w:cs="Arial"/>
          <w:bCs/>
          <w:iCs/>
        </w:rPr>
        <w:t xml:space="preserve"> is significantly high (5.201 mOhm) at 95% SOC for </w:t>
      </w:r>
      <w:r w:rsidR="00920628">
        <w:rPr>
          <w:rFonts w:cs="Arial"/>
          <w:bCs/>
          <w:iCs/>
        </w:rPr>
        <w:t>the charging pulse.</w:t>
      </w:r>
    </w:p>
    <w:p w14:paraId="490CF890" w14:textId="77777777" w:rsidR="00160313" w:rsidRDefault="00920628" w:rsidP="00F93B02">
      <w:pPr>
        <w:spacing w:line="360" w:lineRule="auto"/>
        <w:rPr>
          <w:rFonts w:cs="Arial"/>
        </w:rPr>
      </w:pPr>
      <w:r>
        <w:rPr>
          <w:rFonts w:cs="Arial"/>
        </w:rPr>
        <w:t>The resistance comparison of the prismatic cells at</w:t>
      </w:r>
      <w:r>
        <w:rPr>
          <w:rFonts w:cs="Arial"/>
          <w:bCs/>
          <w:iCs/>
        </w:rPr>
        <w:t xml:space="preserve"> </w:t>
      </w:r>
      <w:r w:rsidRPr="00DE580A">
        <w:rPr>
          <w:rFonts w:cs="Arial"/>
          <w:bCs/>
          <w:iCs/>
        </w:rPr>
        <w:t>5°C</w:t>
      </w:r>
      <w:r w:rsidR="00D37F53">
        <w:rPr>
          <w:rFonts w:cs="Arial"/>
          <w:bCs/>
          <w:iCs/>
        </w:rPr>
        <w:t xml:space="preserve"> (SOH 81.2%)</w:t>
      </w:r>
      <w:r>
        <w:rPr>
          <w:rFonts w:cs="Arial"/>
          <w:bCs/>
          <w:iCs/>
        </w:rPr>
        <w:t xml:space="preserve"> and 4</w:t>
      </w:r>
      <w:r w:rsidRPr="00DE580A">
        <w:rPr>
          <w:rFonts w:cs="Arial"/>
          <w:bCs/>
          <w:iCs/>
        </w:rPr>
        <w:t>5°C</w:t>
      </w:r>
      <w:r w:rsidR="00D37F53">
        <w:rPr>
          <w:rFonts w:cs="Arial"/>
          <w:bCs/>
          <w:iCs/>
        </w:rPr>
        <w:t xml:space="preserve"> (SOH 87.6%) do not reveal any trend. For both kinds of cells, the cell resistances either remain almost the same or increase from discharge pulse to charge pulse for the SOCs 50% and 95%. Whereas, in the case of the SOC 5%, the resistance increases from charge pulse to discharge pulse. This again resembles the trend for unaged prismatic cells studied in section 5.2.1. The ohmic resistances also remain almost similar for both kinds of pulses. </w:t>
      </w:r>
      <w:r w:rsidR="00B601F8">
        <w:rPr>
          <w:rFonts w:cs="Arial"/>
          <w:bCs/>
          <w:iCs/>
        </w:rPr>
        <w:t xml:space="preserve">Overall the ohmic resistance is usually higher than the other two components. The exception is the </w:t>
      </w:r>
      <w:r w:rsidR="001B38E0">
        <w:rPr>
          <w:rFonts w:cs="Arial"/>
          <w:bCs/>
          <w:iCs/>
        </w:rPr>
        <w:t xml:space="preserve">diffusion resistance at 95% SOC for the cell at </w:t>
      </w:r>
      <w:r w:rsidR="001B38E0" w:rsidRPr="00DE580A">
        <w:rPr>
          <w:rFonts w:cs="Arial"/>
          <w:bCs/>
          <w:iCs/>
        </w:rPr>
        <w:t>5°C</w:t>
      </w:r>
      <w:r w:rsidR="001B38E0">
        <w:rPr>
          <w:rFonts w:cs="Arial"/>
          <w:bCs/>
          <w:iCs/>
        </w:rPr>
        <w:t>.</w:t>
      </w:r>
    </w:p>
    <w:p w14:paraId="53183FAF" w14:textId="77777777" w:rsidR="00A9064B" w:rsidRDefault="00375D39" w:rsidP="00F93B02">
      <w:pPr>
        <w:spacing w:line="360" w:lineRule="auto"/>
        <w:rPr>
          <w:rFonts w:cs="Arial"/>
          <w:bCs/>
          <w:iCs/>
        </w:rPr>
      </w:pPr>
      <w:r>
        <w:rPr>
          <w:rFonts w:cs="Arial"/>
        </w:rPr>
        <w:t xml:space="preserve">The pouch cells tested at </w:t>
      </w:r>
      <w:r w:rsidRPr="00DE580A">
        <w:rPr>
          <w:rFonts w:cs="Arial"/>
          <w:bCs/>
          <w:iCs/>
        </w:rPr>
        <w:t>5°C</w:t>
      </w:r>
      <w:r>
        <w:rPr>
          <w:rFonts w:cs="Arial"/>
          <w:bCs/>
          <w:iCs/>
        </w:rPr>
        <w:t xml:space="preserve"> and 4</w:t>
      </w:r>
      <w:r w:rsidRPr="00DE580A">
        <w:rPr>
          <w:rFonts w:cs="Arial"/>
          <w:bCs/>
          <w:iCs/>
        </w:rPr>
        <w:t>5°C</w:t>
      </w:r>
      <w:r>
        <w:rPr>
          <w:rFonts w:cs="Arial"/>
          <w:bCs/>
          <w:iCs/>
        </w:rPr>
        <w:t xml:space="preserve"> are both at similar SOHs, 75.4% and 74.5% respectively. Therefore, a comparison between the resistances of these two types of cells is more reliable. It is seen that the resistances of the cell at </w:t>
      </w:r>
      <w:r w:rsidRPr="00DE580A">
        <w:rPr>
          <w:rFonts w:cs="Arial"/>
          <w:bCs/>
          <w:iCs/>
        </w:rPr>
        <w:t>5°C</w:t>
      </w:r>
      <w:r>
        <w:rPr>
          <w:rFonts w:cs="Arial"/>
          <w:bCs/>
          <w:iCs/>
        </w:rPr>
        <w:t xml:space="preserve"> is higher than the one at 4</w:t>
      </w:r>
      <w:r w:rsidRPr="00DE580A">
        <w:rPr>
          <w:rFonts w:cs="Arial"/>
          <w:bCs/>
          <w:iCs/>
        </w:rPr>
        <w:t>5°C</w:t>
      </w:r>
      <w:r>
        <w:rPr>
          <w:rFonts w:cs="Arial"/>
          <w:bCs/>
          <w:iCs/>
        </w:rPr>
        <w:t>. This could indicate a worse performance of pouch cells at low temperatures.</w:t>
      </w:r>
      <w:r w:rsidR="00A40979">
        <w:rPr>
          <w:rFonts w:cs="Arial"/>
          <w:bCs/>
          <w:iCs/>
        </w:rPr>
        <w:t xml:space="preserve"> Comparing the charge and discharge resistances, the resistance increases from discharge to charge for the 50% and 95% SOCs. Whereas, the charge transfer and diffusion resistances decrease from discharge to charge.</w:t>
      </w:r>
      <w:r w:rsidR="00335A53">
        <w:rPr>
          <w:rFonts w:cs="Arial"/>
          <w:bCs/>
          <w:iCs/>
        </w:rPr>
        <w:t xml:space="preserve"> This almost resembles the trend observed for the unaged pouch cell in section 5.2.1, except for the case of the ohmic resistances.</w:t>
      </w:r>
      <w:r w:rsidR="00A40979">
        <w:rPr>
          <w:rFonts w:cs="Arial"/>
          <w:bCs/>
          <w:iCs/>
        </w:rPr>
        <w:t xml:space="preserve"> </w:t>
      </w:r>
      <w:r w:rsidR="00335A53">
        <w:rPr>
          <w:rFonts w:cs="Arial"/>
          <w:bCs/>
          <w:iCs/>
        </w:rPr>
        <w:t>T</w:t>
      </w:r>
      <w:r w:rsidR="00A40979">
        <w:rPr>
          <w:rFonts w:cs="Arial"/>
          <w:bCs/>
          <w:iCs/>
        </w:rPr>
        <w:t>he ohmic resistance always incre</w:t>
      </w:r>
      <w:r w:rsidR="00335A53">
        <w:rPr>
          <w:rFonts w:cs="Arial"/>
          <w:bCs/>
          <w:iCs/>
        </w:rPr>
        <w:t>ases from discharge to charge. Further, t</w:t>
      </w:r>
      <w:r w:rsidR="00A40979">
        <w:rPr>
          <w:rFonts w:cs="Arial"/>
          <w:bCs/>
          <w:iCs/>
        </w:rPr>
        <w:t xml:space="preserve">he ohmic resistance change between the charge and discharge pulse is rather significant </w:t>
      </w:r>
      <w:r w:rsidR="00335A53">
        <w:rPr>
          <w:rFonts w:cs="Arial"/>
          <w:bCs/>
          <w:iCs/>
        </w:rPr>
        <w:t>when</w:t>
      </w:r>
      <w:r w:rsidR="00A40979">
        <w:rPr>
          <w:rFonts w:cs="Arial"/>
          <w:bCs/>
          <w:iCs/>
        </w:rPr>
        <w:t xml:space="preserve"> compared </w:t>
      </w:r>
      <w:r w:rsidR="00335A53">
        <w:rPr>
          <w:rFonts w:cs="Arial"/>
          <w:bCs/>
          <w:iCs/>
        </w:rPr>
        <w:t>with</w:t>
      </w:r>
      <w:r w:rsidR="00A40979">
        <w:rPr>
          <w:rFonts w:cs="Arial"/>
          <w:bCs/>
          <w:iCs/>
        </w:rPr>
        <w:t xml:space="preserve"> the other two geometries. </w:t>
      </w:r>
      <w:r w:rsidR="00A9064B">
        <w:rPr>
          <w:rFonts w:cs="Arial"/>
          <w:bCs/>
          <w:iCs/>
        </w:rPr>
        <w:t>Ohmic resistance remains higher than the other two components for the 50% and 95% SOCs. Whereas, the diffusion and ohmic resistances are identical for the 5% SOC.</w:t>
      </w:r>
    </w:p>
    <w:p w14:paraId="1EB2404C" w14:textId="1F45DD66" w:rsidR="00D70B0F" w:rsidRDefault="00BB18C3" w:rsidP="00F93B02">
      <w:pPr>
        <w:spacing w:line="360" w:lineRule="auto"/>
        <w:rPr>
          <w:rFonts w:cs="Arial"/>
        </w:rPr>
      </w:pPr>
      <w:r>
        <w:rPr>
          <w:rFonts w:cs="Arial"/>
        </w:rPr>
        <w:t xml:space="preserve">Comparing the three geometries, pouch cells show the least resistances despite having reached lower SOH values. Combined with the EFC values from </w:t>
      </w:r>
      <w:r>
        <w:rPr>
          <w:rFonts w:cs="Arial"/>
        </w:rPr>
        <w:fldChar w:fldCharType="begin"/>
      </w:r>
      <w:r>
        <w:rPr>
          <w:rFonts w:cs="Arial"/>
        </w:rPr>
        <w:instrText xml:space="preserve"> REF _Ref523764497 \h </w:instrText>
      </w:r>
      <w:r w:rsidR="00F93B02">
        <w:rPr>
          <w:rFonts w:cs="Arial"/>
        </w:rPr>
        <w:instrText xml:space="preserve"> \* MERGEFORMAT </w:instrText>
      </w:r>
      <w:r>
        <w:rPr>
          <w:rFonts w:cs="Arial"/>
        </w:rPr>
      </w:r>
      <w:r>
        <w:rPr>
          <w:rFonts w:cs="Arial"/>
        </w:rPr>
        <w:fldChar w:fldCharType="separate"/>
      </w:r>
      <w:r w:rsidR="00A440CB" w:rsidRPr="00A440CB">
        <w:t xml:space="preserve">Table </w:t>
      </w:r>
      <w:r w:rsidR="00A440CB" w:rsidRPr="00A440CB">
        <w:rPr>
          <w:noProof/>
        </w:rPr>
        <w:t>5.6</w:t>
      </w:r>
      <w:r>
        <w:rPr>
          <w:rFonts w:cs="Arial"/>
        </w:rPr>
        <w:fldChar w:fldCharType="end"/>
      </w:r>
      <w:r>
        <w:rPr>
          <w:rFonts w:cs="Arial"/>
        </w:rPr>
        <w:t xml:space="preserve">, it also indicates that the pouch cells </w:t>
      </w:r>
      <w:r w:rsidR="008F4D6D">
        <w:rPr>
          <w:rFonts w:cs="Arial"/>
        </w:rPr>
        <w:t>can</w:t>
      </w:r>
      <w:r>
        <w:rPr>
          <w:rFonts w:cs="Arial"/>
        </w:rPr>
        <w:t xml:space="preserve"> retain lower internal resistances </w:t>
      </w:r>
      <w:r w:rsidR="004C382D">
        <w:rPr>
          <w:rFonts w:cs="Arial"/>
        </w:rPr>
        <w:t>for more</w:t>
      </w:r>
      <w:r>
        <w:rPr>
          <w:rFonts w:cs="Arial"/>
        </w:rPr>
        <w:t xml:space="preserve"> </w:t>
      </w:r>
      <w:r w:rsidR="004C382D">
        <w:rPr>
          <w:rFonts w:cs="Arial"/>
        </w:rPr>
        <w:t xml:space="preserve">equivalent </w:t>
      </w:r>
      <w:r>
        <w:rPr>
          <w:rFonts w:cs="Arial"/>
        </w:rPr>
        <w:t>cycles than</w:t>
      </w:r>
      <w:r w:rsidR="004C382D">
        <w:rPr>
          <w:rFonts w:cs="Arial"/>
        </w:rPr>
        <w:t xml:space="preserve"> the</w:t>
      </w:r>
      <w:r>
        <w:rPr>
          <w:rFonts w:cs="Arial"/>
        </w:rPr>
        <w:t xml:space="preserve"> cylindrical and prismatic cells. </w:t>
      </w:r>
      <w:r w:rsidR="00F6615D">
        <w:rPr>
          <w:rFonts w:cs="Arial"/>
        </w:rPr>
        <w:t>Further, for all the geometries, the most significantly increased component of the resistance could indicate the phenomena most affected by aging. This is s</w:t>
      </w:r>
      <w:r w:rsidR="00846F08">
        <w:rPr>
          <w:rFonts w:cs="Arial"/>
        </w:rPr>
        <w:t>hown</w:t>
      </w:r>
      <w:r w:rsidR="00F6615D">
        <w:rPr>
          <w:rFonts w:cs="Arial"/>
        </w:rPr>
        <w:t xml:space="preserve"> </w:t>
      </w:r>
      <w:r w:rsidR="00D70B0F">
        <w:rPr>
          <w:rFonts w:cs="Arial"/>
        </w:rPr>
        <w:t xml:space="preserve">in </w:t>
      </w:r>
      <w:r w:rsidR="00D70B0F">
        <w:fldChar w:fldCharType="begin"/>
      </w:r>
      <w:r w:rsidR="00D70B0F">
        <w:instrText xml:space="preserve"> REF _Ref523765102 \h  \* MERGEFORMAT </w:instrText>
      </w:r>
      <w:r w:rsidR="00D70B0F">
        <w:fldChar w:fldCharType="separate"/>
      </w:r>
      <w:r w:rsidR="00A440CB" w:rsidRPr="00A440CB">
        <w:t xml:space="preserve">Table </w:t>
      </w:r>
      <w:r w:rsidR="00A440CB" w:rsidRPr="00A440CB">
        <w:rPr>
          <w:noProof/>
        </w:rPr>
        <w:t>5.11</w:t>
      </w:r>
      <w:r w:rsidR="00D70B0F">
        <w:fldChar w:fldCharType="end"/>
      </w:r>
      <w:r w:rsidR="00D70B0F">
        <w:rPr>
          <w:rFonts w:cs="Arial"/>
        </w:rPr>
        <w:t>.</w:t>
      </w:r>
      <w:r w:rsidR="00846F08">
        <w:rPr>
          <w:rFonts w:cs="Arial"/>
        </w:rPr>
        <w:t xml:space="preserve"> This summarizes the information given in </w:t>
      </w:r>
      <w:r w:rsidR="00846F08">
        <w:rPr>
          <w:rFonts w:cs="Arial"/>
        </w:rPr>
        <w:fldChar w:fldCharType="begin"/>
      </w:r>
      <w:r w:rsidR="00846F08">
        <w:rPr>
          <w:rFonts w:cs="Arial"/>
        </w:rPr>
        <w:instrText xml:space="preserve"> REF _Ref526933705 \h </w:instrText>
      </w:r>
      <w:r w:rsidR="00F93B02">
        <w:rPr>
          <w:rFonts w:cs="Arial"/>
        </w:rPr>
        <w:instrText xml:space="preserve"> \* MERGEFORMAT </w:instrText>
      </w:r>
      <w:r w:rsidR="00846F08">
        <w:rPr>
          <w:rFonts w:cs="Arial"/>
        </w:rPr>
      </w:r>
      <w:r w:rsidR="00846F08">
        <w:rPr>
          <w:rFonts w:cs="Arial"/>
        </w:rPr>
        <w:fldChar w:fldCharType="separate"/>
      </w:r>
      <w:r w:rsidR="00A440CB" w:rsidRPr="00A440CB">
        <w:t xml:space="preserve">Table </w:t>
      </w:r>
      <w:r w:rsidR="00A440CB" w:rsidRPr="00A440CB">
        <w:rPr>
          <w:noProof/>
        </w:rPr>
        <w:t>5.7</w:t>
      </w:r>
      <w:r w:rsidR="00846F08">
        <w:rPr>
          <w:rFonts w:cs="Arial"/>
        </w:rPr>
        <w:fldChar w:fldCharType="end"/>
      </w:r>
      <w:r w:rsidR="00846F08">
        <w:rPr>
          <w:rFonts w:cs="Arial"/>
        </w:rPr>
        <w:t xml:space="preserve"> and </w:t>
      </w:r>
      <w:r w:rsidR="00846F08">
        <w:rPr>
          <w:rFonts w:cs="Arial"/>
        </w:rPr>
        <w:fldChar w:fldCharType="begin"/>
      </w:r>
      <w:r w:rsidR="00846F08">
        <w:rPr>
          <w:rFonts w:cs="Arial"/>
        </w:rPr>
        <w:instrText xml:space="preserve"> REF _Ref526933707 \h </w:instrText>
      </w:r>
      <w:r w:rsidR="00F93B02">
        <w:rPr>
          <w:rFonts w:cs="Arial"/>
        </w:rPr>
        <w:instrText xml:space="preserve"> \* MERGEFORMAT </w:instrText>
      </w:r>
      <w:r w:rsidR="00846F08">
        <w:rPr>
          <w:rFonts w:cs="Arial"/>
        </w:rPr>
      </w:r>
      <w:r w:rsidR="00846F08">
        <w:rPr>
          <w:rFonts w:cs="Arial"/>
        </w:rPr>
        <w:fldChar w:fldCharType="separate"/>
      </w:r>
      <w:r w:rsidR="00A440CB" w:rsidRPr="00A440CB">
        <w:t xml:space="preserve">Table </w:t>
      </w:r>
      <w:r w:rsidR="00A440CB" w:rsidRPr="00A440CB">
        <w:rPr>
          <w:noProof/>
        </w:rPr>
        <w:t>5.8</w:t>
      </w:r>
      <w:r w:rsidR="00846F08">
        <w:rPr>
          <w:rFonts w:cs="Arial"/>
        </w:rPr>
        <w:fldChar w:fldCharType="end"/>
      </w:r>
      <w:r w:rsidR="00846F08">
        <w:rPr>
          <w:rFonts w:cs="Arial"/>
        </w:rPr>
        <w:t>.</w:t>
      </w:r>
      <w:r w:rsidR="00D70B0F">
        <w:rPr>
          <w:rFonts w:cs="Arial"/>
        </w:rPr>
        <w:t xml:space="preserve"> </w:t>
      </w:r>
      <w:r w:rsidR="00F44D6F">
        <w:rPr>
          <w:rFonts w:cs="Arial"/>
        </w:rPr>
        <w:t xml:space="preserve"> It is interesting to note that for both kinds of cylindrical cells, the electrochemical phenomena related to diffusion is most affected by </w:t>
      </w:r>
      <w:r w:rsidR="00F67698">
        <w:rPr>
          <w:rFonts w:cs="Arial"/>
        </w:rPr>
        <w:t xml:space="preserve">aging. The same is true for prismatic cells as well. The exception for the case of prismatic cells for the discharge pulse in the </w:t>
      </w:r>
      <w:r w:rsidR="00F67698" w:rsidRPr="00F67698">
        <w:rPr>
          <w:rStyle w:val="SubtleEmphasis"/>
          <w:rFonts w:cs="Arial"/>
          <w:bCs/>
          <w:i w:val="0"/>
        </w:rPr>
        <w:t>4</w:t>
      </w:r>
      <w:r w:rsidR="00F67698" w:rsidRPr="00F67698">
        <w:rPr>
          <w:rFonts w:cs="Arial"/>
          <w:bCs/>
          <w:iCs/>
        </w:rPr>
        <w:t>5°C cell</w:t>
      </w:r>
      <w:r w:rsidR="00F67698">
        <w:rPr>
          <w:rFonts w:cs="Arial"/>
          <w:bCs/>
          <w:iCs/>
        </w:rPr>
        <w:t xml:space="preserve"> where the ohmic resistance has increased the most</w:t>
      </w:r>
      <w:r w:rsidR="00F67698" w:rsidRPr="00F67698">
        <w:rPr>
          <w:rFonts w:cs="Arial"/>
          <w:bCs/>
          <w:iCs/>
        </w:rPr>
        <w:t>.</w:t>
      </w:r>
      <w:r w:rsidR="00F67698">
        <w:rPr>
          <w:rFonts w:cs="Arial"/>
          <w:bCs/>
          <w:iCs/>
        </w:rPr>
        <w:t xml:space="preserve"> For the pouch cells at higher temperature, the resistance is still lower than for the unaged cells at the time of testing</w:t>
      </w:r>
      <w:r w:rsidR="00BB5B77">
        <w:rPr>
          <w:rFonts w:cs="Arial"/>
          <w:bCs/>
          <w:iCs/>
        </w:rPr>
        <w:t>, therefore, it is not possible to infer which resistance component is increasing the most</w:t>
      </w:r>
      <w:r w:rsidR="00F67698">
        <w:rPr>
          <w:rFonts w:cs="Arial"/>
          <w:bCs/>
          <w:iCs/>
        </w:rPr>
        <w:t>.</w:t>
      </w:r>
    </w:p>
    <w:p w14:paraId="2A2637ED" w14:textId="6EAFFB16" w:rsidR="00846F08" w:rsidRPr="003E595D" w:rsidRDefault="00D70B0F" w:rsidP="003E595D">
      <w:pPr>
        <w:pStyle w:val="Caption"/>
        <w:keepNext/>
        <w:spacing w:line="360" w:lineRule="auto"/>
        <w:jc w:val="both"/>
        <w:rPr>
          <w:sz w:val="20"/>
          <w:szCs w:val="20"/>
        </w:rPr>
      </w:pPr>
      <w:bookmarkStart w:id="296" w:name="_Ref523765102"/>
      <w:bookmarkStart w:id="297" w:name="_Toc528066910"/>
      <w:r w:rsidRPr="003E595D">
        <w:rPr>
          <w:sz w:val="20"/>
          <w:szCs w:val="20"/>
        </w:rPr>
        <w:lastRenderedPageBreak/>
        <w:t xml:space="preserve">Table </w:t>
      </w:r>
      <w:r w:rsidR="00CA6FF9" w:rsidRPr="003E595D">
        <w:rPr>
          <w:sz w:val="20"/>
          <w:szCs w:val="20"/>
        </w:rPr>
        <w:fldChar w:fldCharType="begin"/>
      </w:r>
      <w:r w:rsidR="00CA6FF9" w:rsidRPr="003E595D">
        <w:rPr>
          <w:sz w:val="20"/>
          <w:szCs w:val="20"/>
        </w:rPr>
        <w:instrText xml:space="preserve"> STYLEREF 1 \s </w:instrText>
      </w:r>
      <w:r w:rsidR="00CA6FF9" w:rsidRPr="003E595D">
        <w:rPr>
          <w:sz w:val="20"/>
          <w:szCs w:val="20"/>
        </w:rPr>
        <w:fldChar w:fldCharType="separate"/>
      </w:r>
      <w:r w:rsidR="00A440CB">
        <w:rPr>
          <w:noProof/>
          <w:sz w:val="20"/>
          <w:szCs w:val="20"/>
        </w:rPr>
        <w:t>5</w:t>
      </w:r>
      <w:r w:rsidR="00CA6FF9" w:rsidRPr="003E595D">
        <w:rPr>
          <w:sz w:val="20"/>
          <w:szCs w:val="20"/>
        </w:rPr>
        <w:fldChar w:fldCharType="end"/>
      </w:r>
      <w:r w:rsidR="00CA6FF9" w:rsidRPr="003E595D">
        <w:rPr>
          <w:sz w:val="20"/>
          <w:szCs w:val="20"/>
        </w:rPr>
        <w:t>.</w:t>
      </w:r>
      <w:r w:rsidR="00CA6FF9" w:rsidRPr="003E595D">
        <w:rPr>
          <w:sz w:val="20"/>
          <w:szCs w:val="20"/>
        </w:rPr>
        <w:fldChar w:fldCharType="begin"/>
      </w:r>
      <w:r w:rsidR="00CA6FF9" w:rsidRPr="003E595D">
        <w:rPr>
          <w:sz w:val="20"/>
          <w:szCs w:val="20"/>
        </w:rPr>
        <w:instrText xml:space="preserve"> SEQ Table \* ARABIC \s 1 </w:instrText>
      </w:r>
      <w:r w:rsidR="00CA6FF9" w:rsidRPr="003E595D">
        <w:rPr>
          <w:sz w:val="20"/>
          <w:szCs w:val="20"/>
        </w:rPr>
        <w:fldChar w:fldCharType="separate"/>
      </w:r>
      <w:r w:rsidR="00A440CB">
        <w:rPr>
          <w:noProof/>
          <w:sz w:val="20"/>
          <w:szCs w:val="20"/>
        </w:rPr>
        <w:t>11</w:t>
      </w:r>
      <w:r w:rsidR="00CA6FF9" w:rsidRPr="003E595D">
        <w:rPr>
          <w:sz w:val="20"/>
          <w:szCs w:val="20"/>
        </w:rPr>
        <w:fldChar w:fldCharType="end"/>
      </w:r>
      <w:bookmarkEnd w:id="296"/>
      <w:r w:rsidRPr="003E595D">
        <w:rPr>
          <w:sz w:val="20"/>
          <w:szCs w:val="20"/>
        </w:rPr>
        <w:t xml:space="preserve">. </w:t>
      </w:r>
      <w:r w:rsidR="00F6615D" w:rsidRPr="003E595D">
        <w:rPr>
          <w:sz w:val="20"/>
          <w:szCs w:val="20"/>
        </w:rPr>
        <w:t>D</w:t>
      </w:r>
      <w:r w:rsidRPr="003E595D">
        <w:rPr>
          <w:sz w:val="20"/>
          <w:szCs w:val="20"/>
        </w:rPr>
        <w:t>ominant resistance increase factor at different SOC values</w:t>
      </w:r>
      <w:bookmarkEnd w:id="297"/>
    </w:p>
    <w:tbl>
      <w:tblPr>
        <w:tblStyle w:val="TableGrid"/>
        <w:tblW w:w="0" w:type="auto"/>
        <w:tblLook w:val="04A0" w:firstRow="1" w:lastRow="0" w:firstColumn="1" w:lastColumn="0" w:noHBand="0" w:noVBand="1"/>
      </w:tblPr>
      <w:tblGrid>
        <w:gridCol w:w="2213"/>
        <w:gridCol w:w="2200"/>
        <w:gridCol w:w="2209"/>
        <w:gridCol w:w="2213"/>
      </w:tblGrid>
      <w:tr w:rsidR="00846F08" w14:paraId="73EB2D71" w14:textId="77777777" w:rsidTr="00846F08">
        <w:tc>
          <w:tcPr>
            <w:tcW w:w="2265" w:type="dxa"/>
          </w:tcPr>
          <w:p w14:paraId="6EBDF750" w14:textId="7517A438" w:rsidR="00846F08" w:rsidRPr="00846F08" w:rsidRDefault="00846F08" w:rsidP="00F93B02">
            <w:pPr>
              <w:pStyle w:val="Caption"/>
              <w:keepNext/>
              <w:spacing w:line="360" w:lineRule="auto"/>
              <w:rPr>
                <w:b/>
              </w:rPr>
            </w:pPr>
            <w:r w:rsidRPr="00846F08">
              <w:rPr>
                <w:b/>
              </w:rPr>
              <w:t>Pulse</w:t>
            </w:r>
          </w:p>
        </w:tc>
        <w:tc>
          <w:tcPr>
            <w:tcW w:w="2265" w:type="dxa"/>
          </w:tcPr>
          <w:p w14:paraId="08C59EF2" w14:textId="23085044" w:rsidR="00846F08" w:rsidRPr="00846F08" w:rsidRDefault="00846F08" w:rsidP="00F93B02">
            <w:pPr>
              <w:pStyle w:val="Caption"/>
              <w:keepNext/>
              <w:spacing w:line="360" w:lineRule="auto"/>
              <w:rPr>
                <w:b/>
              </w:rPr>
            </w:pPr>
            <w:r w:rsidRPr="00846F08">
              <w:rPr>
                <w:b/>
              </w:rPr>
              <w:t>Cylindrical</w:t>
            </w:r>
          </w:p>
        </w:tc>
        <w:tc>
          <w:tcPr>
            <w:tcW w:w="2265" w:type="dxa"/>
          </w:tcPr>
          <w:p w14:paraId="206F51B4" w14:textId="773A21A7" w:rsidR="00846F08" w:rsidRPr="00846F08" w:rsidRDefault="00846F08" w:rsidP="00F93B02">
            <w:pPr>
              <w:pStyle w:val="Caption"/>
              <w:keepNext/>
              <w:spacing w:line="360" w:lineRule="auto"/>
              <w:rPr>
                <w:b/>
              </w:rPr>
            </w:pPr>
            <w:r w:rsidRPr="00846F08">
              <w:rPr>
                <w:b/>
              </w:rPr>
              <w:t>Prismatic</w:t>
            </w:r>
          </w:p>
        </w:tc>
        <w:tc>
          <w:tcPr>
            <w:tcW w:w="2266" w:type="dxa"/>
          </w:tcPr>
          <w:p w14:paraId="699E2B2C" w14:textId="39ACAF36" w:rsidR="00846F08" w:rsidRPr="00846F08" w:rsidRDefault="00846F08" w:rsidP="00F93B02">
            <w:pPr>
              <w:pStyle w:val="Caption"/>
              <w:keepNext/>
              <w:spacing w:line="360" w:lineRule="auto"/>
              <w:rPr>
                <w:b/>
              </w:rPr>
            </w:pPr>
            <w:r w:rsidRPr="00846F08">
              <w:rPr>
                <w:b/>
              </w:rPr>
              <w:t>Pouch</w:t>
            </w:r>
          </w:p>
        </w:tc>
      </w:tr>
      <w:tr w:rsidR="00846F08" w14:paraId="595752AE" w14:textId="77777777" w:rsidTr="002547D4">
        <w:tc>
          <w:tcPr>
            <w:tcW w:w="9061" w:type="dxa"/>
            <w:gridSpan w:val="4"/>
          </w:tcPr>
          <w:p w14:paraId="06E34EEB" w14:textId="3C28E024" w:rsidR="00846F08" w:rsidRPr="004C1953" w:rsidRDefault="00846F08" w:rsidP="00F93B02">
            <w:pPr>
              <w:pStyle w:val="Caption"/>
              <w:keepNext/>
              <w:spacing w:line="360" w:lineRule="auto"/>
              <w:rPr>
                <w:i/>
              </w:rPr>
            </w:pPr>
            <w:r w:rsidRPr="004C1953">
              <w:rPr>
                <w:rStyle w:val="SubtleEmphasis"/>
                <w:rFonts w:cs="Arial"/>
                <w:b/>
                <w:bCs w:val="0"/>
                <w:i w:val="0"/>
              </w:rPr>
              <w:t xml:space="preserve">For cells at </w:t>
            </w:r>
            <w:r w:rsidRPr="002F3383">
              <w:rPr>
                <w:rFonts w:cs="Arial"/>
                <w:b/>
                <w:bCs w:val="0"/>
                <w:iCs/>
              </w:rPr>
              <w:t>5°C/0.3C</w:t>
            </w:r>
          </w:p>
        </w:tc>
      </w:tr>
      <w:tr w:rsidR="00846F08" w14:paraId="22528DB6" w14:textId="77777777" w:rsidTr="00846F08">
        <w:tc>
          <w:tcPr>
            <w:tcW w:w="2265" w:type="dxa"/>
          </w:tcPr>
          <w:p w14:paraId="060BB7BA" w14:textId="64C1DB72" w:rsidR="00846F08" w:rsidRPr="00846F08" w:rsidRDefault="00846F08" w:rsidP="00F93B02">
            <w:pPr>
              <w:pStyle w:val="Caption"/>
              <w:keepNext/>
              <w:spacing w:line="360" w:lineRule="auto"/>
              <w:rPr>
                <w:b/>
              </w:rPr>
            </w:pPr>
            <w:r w:rsidRPr="00846F08">
              <w:rPr>
                <w:b/>
              </w:rPr>
              <w:t>Charge</w:t>
            </w:r>
          </w:p>
        </w:tc>
        <w:tc>
          <w:tcPr>
            <w:tcW w:w="2265" w:type="dxa"/>
          </w:tcPr>
          <w:p w14:paraId="0A941E3C" w14:textId="43AACEB6" w:rsidR="00846F08" w:rsidRDefault="00846F08" w:rsidP="00F93B02">
            <w:pPr>
              <w:pStyle w:val="Caption"/>
              <w:keepNext/>
              <w:spacing w:line="360" w:lineRule="auto"/>
            </w:pPr>
            <w:r>
              <w:t>Diffusion</w:t>
            </w:r>
          </w:p>
        </w:tc>
        <w:tc>
          <w:tcPr>
            <w:tcW w:w="2265" w:type="dxa"/>
          </w:tcPr>
          <w:p w14:paraId="6F589818" w14:textId="203ECEA2" w:rsidR="00846F08" w:rsidRDefault="00CB5BA6" w:rsidP="00F93B02">
            <w:pPr>
              <w:pStyle w:val="Caption"/>
              <w:keepNext/>
              <w:spacing w:line="360" w:lineRule="auto"/>
            </w:pPr>
            <w:r>
              <w:t>Diffusion</w:t>
            </w:r>
          </w:p>
        </w:tc>
        <w:tc>
          <w:tcPr>
            <w:tcW w:w="2266" w:type="dxa"/>
          </w:tcPr>
          <w:p w14:paraId="34CFC8AE" w14:textId="25FE8272" w:rsidR="00846F08" w:rsidRDefault="00CB5BA6" w:rsidP="00F93B02">
            <w:pPr>
              <w:pStyle w:val="Caption"/>
              <w:keepNext/>
              <w:spacing w:line="360" w:lineRule="auto"/>
            </w:pPr>
            <w:r>
              <w:t>Ohmic</w:t>
            </w:r>
          </w:p>
        </w:tc>
      </w:tr>
      <w:tr w:rsidR="00846F08" w14:paraId="2DFBA0F4" w14:textId="77777777" w:rsidTr="00846F08">
        <w:tc>
          <w:tcPr>
            <w:tcW w:w="2265" w:type="dxa"/>
          </w:tcPr>
          <w:p w14:paraId="54133211" w14:textId="656F5326" w:rsidR="00846F08" w:rsidRPr="00846F08" w:rsidRDefault="00846F08" w:rsidP="00F93B02">
            <w:pPr>
              <w:pStyle w:val="Caption"/>
              <w:keepNext/>
              <w:spacing w:line="360" w:lineRule="auto"/>
              <w:rPr>
                <w:b/>
              </w:rPr>
            </w:pPr>
            <w:r w:rsidRPr="00846F08">
              <w:rPr>
                <w:b/>
              </w:rPr>
              <w:t>Discharge</w:t>
            </w:r>
          </w:p>
        </w:tc>
        <w:tc>
          <w:tcPr>
            <w:tcW w:w="2265" w:type="dxa"/>
          </w:tcPr>
          <w:p w14:paraId="7F74A3CB" w14:textId="5AD7397B" w:rsidR="00846F08" w:rsidRDefault="00846F08" w:rsidP="00F93B02">
            <w:pPr>
              <w:pStyle w:val="Caption"/>
              <w:keepNext/>
              <w:spacing w:line="360" w:lineRule="auto"/>
            </w:pPr>
            <w:r>
              <w:t>Diffusion</w:t>
            </w:r>
          </w:p>
        </w:tc>
        <w:tc>
          <w:tcPr>
            <w:tcW w:w="2265" w:type="dxa"/>
          </w:tcPr>
          <w:p w14:paraId="38BC98FC" w14:textId="689059C9" w:rsidR="00846F08" w:rsidRDefault="00CB5BA6" w:rsidP="00F93B02">
            <w:pPr>
              <w:pStyle w:val="Caption"/>
              <w:keepNext/>
              <w:spacing w:line="360" w:lineRule="auto"/>
            </w:pPr>
            <w:r>
              <w:t>Diffusion</w:t>
            </w:r>
          </w:p>
        </w:tc>
        <w:tc>
          <w:tcPr>
            <w:tcW w:w="2266" w:type="dxa"/>
          </w:tcPr>
          <w:p w14:paraId="3645C74D" w14:textId="61C96E49" w:rsidR="00846F08" w:rsidRDefault="00CB5BA6" w:rsidP="00F93B02">
            <w:pPr>
              <w:pStyle w:val="Caption"/>
              <w:keepNext/>
              <w:spacing w:line="360" w:lineRule="auto"/>
            </w:pPr>
            <w:r>
              <w:t>Charge transfer</w:t>
            </w:r>
          </w:p>
        </w:tc>
      </w:tr>
      <w:tr w:rsidR="00846F08" w14:paraId="133731E1" w14:textId="77777777" w:rsidTr="002547D4">
        <w:tc>
          <w:tcPr>
            <w:tcW w:w="9061" w:type="dxa"/>
            <w:gridSpan w:val="4"/>
          </w:tcPr>
          <w:p w14:paraId="65E8133E" w14:textId="35D6D76D" w:rsidR="00846F08" w:rsidRPr="002F3383" w:rsidRDefault="00846F08" w:rsidP="00F93B02">
            <w:pPr>
              <w:pStyle w:val="Caption"/>
              <w:keepNext/>
              <w:spacing w:line="360" w:lineRule="auto"/>
              <w:rPr>
                <w:b/>
                <w:i/>
              </w:rPr>
            </w:pPr>
            <w:r w:rsidRPr="002F3383">
              <w:rPr>
                <w:rStyle w:val="SubtleEmphasis"/>
                <w:rFonts w:cs="Arial"/>
                <w:b/>
                <w:bCs w:val="0"/>
                <w:i w:val="0"/>
              </w:rPr>
              <w:t>For cells at 4</w:t>
            </w:r>
            <w:r w:rsidRPr="002F3383">
              <w:rPr>
                <w:rFonts w:cs="Arial"/>
                <w:b/>
                <w:bCs w:val="0"/>
                <w:iCs/>
              </w:rPr>
              <w:t>5°C/0.3C</w:t>
            </w:r>
          </w:p>
        </w:tc>
      </w:tr>
      <w:tr w:rsidR="00846F08" w14:paraId="68F3CBD8" w14:textId="77777777" w:rsidTr="00846F08">
        <w:tc>
          <w:tcPr>
            <w:tcW w:w="2265" w:type="dxa"/>
          </w:tcPr>
          <w:p w14:paraId="1E174423" w14:textId="44A277F4" w:rsidR="00846F08" w:rsidRPr="00846F08" w:rsidRDefault="00846F08" w:rsidP="00F93B02">
            <w:pPr>
              <w:pStyle w:val="Caption"/>
              <w:keepNext/>
              <w:spacing w:line="360" w:lineRule="auto"/>
              <w:rPr>
                <w:b/>
              </w:rPr>
            </w:pPr>
            <w:r w:rsidRPr="00846F08">
              <w:rPr>
                <w:b/>
              </w:rPr>
              <w:t>Charge</w:t>
            </w:r>
          </w:p>
        </w:tc>
        <w:tc>
          <w:tcPr>
            <w:tcW w:w="2265" w:type="dxa"/>
          </w:tcPr>
          <w:p w14:paraId="7D9DC73B" w14:textId="468A17E4" w:rsidR="00846F08" w:rsidRDefault="002936F9" w:rsidP="00F93B02">
            <w:pPr>
              <w:pStyle w:val="Caption"/>
              <w:keepNext/>
              <w:spacing w:line="360" w:lineRule="auto"/>
            </w:pPr>
            <w:r>
              <w:t>Diffusion</w:t>
            </w:r>
          </w:p>
        </w:tc>
        <w:tc>
          <w:tcPr>
            <w:tcW w:w="2265" w:type="dxa"/>
          </w:tcPr>
          <w:p w14:paraId="28F11E71" w14:textId="4F94E909" w:rsidR="00846F08" w:rsidRDefault="00B73A66" w:rsidP="00F93B02">
            <w:pPr>
              <w:pStyle w:val="Caption"/>
              <w:keepNext/>
              <w:spacing w:line="360" w:lineRule="auto"/>
            </w:pPr>
            <w:r>
              <w:t>Diffusion</w:t>
            </w:r>
          </w:p>
        </w:tc>
        <w:tc>
          <w:tcPr>
            <w:tcW w:w="2266" w:type="dxa"/>
          </w:tcPr>
          <w:p w14:paraId="4529A034" w14:textId="11E47B70" w:rsidR="00846F08" w:rsidRDefault="00B73A66" w:rsidP="00F93B02">
            <w:pPr>
              <w:pStyle w:val="Caption"/>
              <w:keepNext/>
              <w:spacing w:line="360" w:lineRule="auto"/>
            </w:pPr>
            <w:r>
              <w:t>-</w:t>
            </w:r>
          </w:p>
        </w:tc>
      </w:tr>
      <w:tr w:rsidR="00846F08" w14:paraId="47321C03" w14:textId="77777777" w:rsidTr="00846F08">
        <w:tc>
          <w:tcPr>
            <w:tcW w:w="2265" w:type="dxa"/>
          </w:tcPr>
          <w:p w14:paraId="47813DFC" w14:textId="7B26934F" w:rsidR="00846F08" w:rsidRPr="00846F08" w:rsidRDefault="00846F08" w:rsidP="00F93B02">
            <w:pPr>
              <w:pStyle w:val="Caption"/>
              <w:keepNext/>
              <w:spacing w:line="360" w:lineRule="auto"/>
              <w:rPr>
                <w:b/>
              </w:rPr>
            </w:pPr>
            <w:r w:rsidRPr="00846F08">
              <w:rPr>
                <w:b/>
              </w:rPr>
              <w:t>Discharge</w:t>
            </w:r>
          </w:p>
        </w:tc>
        <w:tc>
          <w:tcPr>
            <w:tcW w:w="2265" w:type="dxa"/>
          </w:tcPr>
          <w:p w14:paraId="4433BDB2" w14:textId="3878031B" w:rsidR="00846F08" w:rsidRDefault="002936F9" w:rsidP="00F93B02">
            <w:pPr>
              <w:pStyle w:val="Caption"/>
              <w:keepNext/>
              <w:spacing w:line="360" w:lineRule="auto"/>
            </w:pPr>
            <w:r>
              <w:t>Diffusion</w:t>
            </w:r>
          </w:p>
        </w:tc>
        <w:tc>
          <w:tcPr>
            <w:tcW w:w="2265" w:type="dxa"/>
          </w:tcPr>
          <w:p w14:paraId="100124A4" w14:textId="4930FF6B" w:rsidR="00846F08" w:rsidRDefault="00B73A66" w:rsidP="00F93B02">
            <w:pPr>
              <w:pStyle w:val="Caption"/>
              <w:keepNext/>
              <w:spacing w:line="360" w:lineRule="auto"/>
            </w:pPr>
            <w:r>
              <w:t>Ohmic</w:t>
            </w:r>
          </w:p>
        </w:tc>
        <w:tc>
          <w:tcPr>
            <w:tcW w:w="2266" w:type="dxa"/>
          </w:tcPr>
          <w:p w14:paraId="16E76C4A" w14:textId="19444BC7" w:rsidR="00846F08" w:rsidRDefault="00B73A66" w:rsidP="00F93B02">
            <w:pPr>
              <w:pStyle w:val="Caption"/>
              <w:keepNext/>
              <w:spacing w:line="360" w:lineRule="auto"/>
            </w:pPr>
            <w:r>
              <w:t>-</w:t>
            </w:r>
          </w:p>
        </w:tc>
      </w:tr>
    </w:tbl>
    <w:p w14:paraId="18AA3C65" w14:textId="3E44F284" w:rsidR="00D70B0F" w:rsidRPr="00B63CD0" w:rsidRDefault="00D70B0F" w:rsidP="00B520E4">
      <w:pPr>
        <w:spacing w:before="360" w:line="360" w:lineRule="auto"/>
        <w:rPr>
          <w:rFonts w:cs="Arial"/>
        </w:rPr>
      </w:pPr>
      <w:r>
        <w:rPr>
          <w:rFonts w:cs="Arial"/>
        </w:rPr>
        <w:t>S</w:t>
      </w:r>
      <w:r w:rsidR="002547D4">
        <w:rPr>
          <w:rFonts w:cs="Arial"/>
        </w:rPr>
        <w:t>ummarizing the</w:t>
      </w:r>
      <w:r>
        <w:rPr>
          <w:rFonts w:cs="Arial"/>
        </w:rPr>
        <w:t xml:space="preserve"> results</w:t>
      </w:r>
      <w:r w:rsidR="002547D4">
        <w:rPr>
          <w:rFonts w:cs="Arial"/>
        </w:rPr>
        <w:t xml:space="preserve"> from this section</w:t>
      </w:r>
      <w:r>
        <w:rPr>
          <w:rFonts w:cs="Arial"/>
        </w:rPr>
        <w:t>, it was first proved</w:t>
      </w:r>
      <w:r w:rsidR="00E057C4">
        <w:rPr>
          <w:rFonts w:cs="Arial"/>
        </w:rPr>
        <w:t xml:space="preserve"> via literature </w:t>
      </w:r>
      <w:r w:rsidR="00E057C4">
        <w:rPr>
          <w:rFonts w:cs="Arial"/>
        </w:rPr>
        <w:fldChar w:fldCharType="begin"/>
      </w:r>
      <w:r w:rsidR="00E057C4">
        <w:rPr>
          <w:rFonts w:cs="Arial"/>
        </w:rPr>
        <w:instrText>ADDIN CITAVI.PLACEHOLDER fcf103b6-39c2-4ab6-ae85-1cea832ab7c8 PFBsYWNlaG9sZGVyPg0KICA8QWRkSW5WZXJzaW9uPjUuNC4wLjI8L0FkZEluVmVyc2lvbj4NCiAgPElkPmZjZjEwM2I2LTM5YzItNGFiNi1hZTg1LTFjZWE4MzJhYjdjODwvSWQ+DQogIDxFbnRyaWVzPg0KICAgIDxFbnRyeT4NCiAgICAgIDxJZD44NjE4OWRmNi0wN2VmLTRmN2UtOGZiNC04OWY2YWNhZGQ5M2M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107IFs1OF08L1RleHQ+DQogICAgPC9UZXh0VW5pdD4NCiAgPC9UZXh0VW5pdHM+DQo8L1BsYWNlaG9sZGVyPg==</w:instrText>
      </w:r>
      <w:r w:rsidR="00E057C4">
        <w:rPr>
          <w:rFonts w:cs="Arial"/>
        </w:rPr>
        <w:fldChar w:fldCharType="separate"/>
      </w:r>
      <w:bookmarkStart w:id="298" w:name="_CTVP001fcf103b639c24ab6ae851cea832ab7c8"/>
      <w:r w:rsidR="00E057C4">
        <w:rPr>
          <w:rFonts w:cs="Arial"/>
        </w:rPr>
        <w:t>[57] [58]</w:t>
      </w:r>
      <w:bookmarkEnd w:id="298"/>
      <w:r w:rsidR="00E057C4">
        <w:rPr>
          <w:rFonts w:cs="Arial"/>
        </w:rPr>
        <w:fldChar w:fldCharType="end"/>
      </w:r>
      <w:r w:rsidR="00E057C4">
        <w:rPr>
          <w:rFonts w:cs="Arial"/>
        </w:rPr>
        <w:t>,</w:t>
      </w:r>
      <w:r>
        <w:rPr>
          <w:rFonts w:cs="Arial"/>
        </w:rPr>
        <w:t xml:space="preserve"> that the cell resistance does not increase for a rapidly for a first few cycles and may even decrease. The resistance rapidly increases only around the </w:t>
      </w:r>
      <w:r w:rsidR="00C05A8E">
        <w:rPr>
          <w:rFonts w:cs="Arial"/>
        </w:rPr>
        <w:t>EOL</w:t>
      </w:r>
      <w:r>
        <w:rPr>
          <w:rFonts w:cs="Arial"/>
        </w:rPr>
        <w:t xml:space="preserve"> of the cell or after the cut-off voltage has been reached. Further, the general trends of the curves of the incremental change of resistance over SOC are compared for the different cell geometries. </w:t>
      </w:r>
      <w:r w:rsidR="001D3395">
        <w:rPr>
          <w:rFonts w:cs="Arial"/>
        </w:rPr>
        <w:t>I</w:t>
      </w:r>
      <w:r>
        <w:rPr>
          <w:rFonts w:cs="Arial"/>
        </w:rPr>
        <w:t>n pouch cells, the high number of EFCs and low internal resistances indicated a reliable performance of the cell over many cycles.</w:t>
      </w:r>
      <w:r w:rsidR="008E355A">
        <w:rPr>
          <w:rFonts w:cs="Arial"/>
        </w:rPr>
        <w:t xml:space="preserve"> Comparing the IRR curves over SOC, it is seen t</w:t>
      </w:r>
      <w:r w:rsidR="002F3383">
        <w:rPr>
          <w:rFonts w:cs="Arial"/>
        </w:rPr>
        <w:t>hat the IRR in the case of ohmic resistance is more stable than the other two components of resistance. Charge transfer and diffusion resistances show significant higher values at the start of the charge pulse in the case of prismatic and cylindrical cells. For both the cylindrical and prismatic cells, the ohmic resistance variation is minimal from charge to discharge pulse. For pouch cells, on the other hand, the ohmic resistance</w:t>
      </w:r>
      <w:r w:rsidR="001C2B2E">
        <w:rPr>
          <w:rFonts w:cs="Arial"/>
        </w:rPr>
        <w:t>s</w:t>
      </w:r>
      <w:r w:rsidR="002F3383">
        <w:rPr>
          <w:rFonts w:cs="Arial"/>
        </w:rPr>
        <w:t xml:space="preserve"> va</w:t>
      </w:r>
      <w:r w:rsidR="001C2B2E">
        <w:rPr>
          <w:rFonts w:cs="Arial"/>
        </w:rPr>
        <w:t>ry</w:t>
      </w:r>
      <w:r w:rsidR="002F3383">
        <w:rPr>
          <w:rFonts w:cs="Arial"/>
        </w:rPr>
        <w:t xml:space="preserve"> significantly from charge to discharge pulse</w:t>
      </w:r>
      <w:r w:rsidR="001C2B2E">
        <w:rPr>
          <w:rFonts w:cs="Arial"/>
        </w:rPr>
        <w:t>s</w:t>
      </w:r>
      <w:r w:rsidR="002F3383">
        <w:rPr>
          <w:rFonts w:cs="Arial"/>
        </w:rPr>
        <w:t xml:space="preserve">. It is also seen that the resistances value for pouch cell at </w:t>
      </w:r>
      <w:r w:rsidR="002F3383" w:rsidRPr="002F3383">
        <w:rPr>
          <w:rStyle w:val="SubtleEmphasis"/>
          <w:rFonts w:cs="Arial"/>
          <w:bCs/>
          <w:i w:val="0"/>
        </w:rPr>
        <w:t>4</w:t>
      </w:r>
      <w:r w:rsidR="002F3383" w:rsidRPr="002F3383">
        <w:rPr>
          <w:rFonts w:cs="Arial"/>
          <w:bCs/>
          <w:iCs/>
        </w:rPr>
        <w:t>5°C are lower than that of 5°C</w:t>
      </w:r>
      <w:r w:rsidR="002F3383">
        <w:rPr>
          <w:rFonts w:cs="Arial"/>
        </w:rPr>
        <w:t xml:space="preserve">, hinting at reduced performance of pouch cells at lower temperatures. Further, the pouch cells are found to </w:t>
      </w:r>
      <w:r w:rsidR="001C2B2E">
        <w:rPr>
          <w:rFonts w:cs="Arial"/>
        </w:rPr>
        <w:t>retain lower resistance values for a higher number of EFCs as compared to cylindrical and prismatic cells.</w:t>
      </w:r>
      <w:r w:rsidR="003805DC">
        <w:rPr>
          <w:rFonts w:cs="Arial"/>
        </w:rPr>
        <w:t xml:space="preserve"> Further, it was found that the diffusion related electrochemical phenomena are affected the most by aging for the cylindrical and prismatic cells.</w:t>
      </w:r>
      <w:r w:rsidR="001C2B2E">
        <w:rPr>
          <w:rFonts w:cs="Arial"/>
        </w:rPr>
        <w:t xml:space="preserve"> </w:t>
      </w:r>
    </w:p>
    <w:p w14:paraId="480E0E94" w14:textId="65101184" w:rsidR="00E96013" w:rsidRPr="0074301E" w:rsidRDefault="007B28B7" w:rsidP="00F93B02">
      <w:pPr>
        <w:pStyle w:val="Heading3"/>
        <w:keepLines/>
        <w:suppressAutoHyphens w:val="0"/>
        <w:spacing w:before="40" w:after="0" w:line="360" w:lineRule="auto"/>
        <w:textboxTightWrap w:val="none"/>
      </w:pPr>
      <w:bookmarkStart w:id="299" w:name="_Toc514121525"/>
      <w:bookmarkStart w:id="300" w:name="_Ref516083177"/>
      <w:bookmarkStart w:id="301" w:name="_Toc520298125"/>
      <w:bookmarkStart w:id="302" w:name="_Toc528067771"/>
      <w:r>
        <w:lastRenderedPageBreak/>
        <w:t>Aging</w:t>
      </w:r>
      <w:r w:rsidR="00E96013" w:rsidRPr="0074301E">
        <w:t xml:space="preserve"> characteristics over </w:t>
      </w:r>
      <w:r w:rsidR="00263AE1">
        <w:t xml:space="preserve">the </w:t>
      </w:r>
      <w:r w:rsidR="00E96013" w:rsidRPr="00263AE1">
        <w:rPr>
          <w:noProof/>
        </w:rPr>
        <w:t>equivalent</w:t>
      </w:r>
      <w:r w:rsidR="00E96013" w:rsidRPr="0074301E">
        <w:t xml:space="preserve"> </w:t>
      </w:r>
      <w:bookmarkEnd w:id="299"/>
      <w:r w:rsidR="00E96013" w:rsidRPr="0074301E">
        <w:t>full cycle</w:t>
      </w:r>
      <w:bookmarkEnd w:id="300"/>
      <w:bookmarkEnd w:id="301"/>
      <w:bookmarkEnd w:id="302"/>
    </w:p>
    <w:p w14:paraId="0F4694FC" w14:textId="28FA3FBC" w:rsidR="00E96013" w:rsidRPr="0074301E" w:rsidRDefault="00E96013" w:rsidP="00F93B02">
      <w:pPr>
        <w:spacing w:line="360" w:lineRule="auto"/>
        <w:rPr>
          <w:rFonts w:cs="Arial"/>
        </w:rPr>
      </w:pPr>
      <w:r>
        <w:rPr>
          <w:rFonts w:cs="Arial"/>
        </w:rPr>
        <w:t xml:space="preserve">The </w:t>
      </w:r>
      <w:r w:rsidR="00D53139">
        <w:rPr>
          <w:rFonts w:cs="Arial"/>
        </w:rPr>
        <w:t xml:space="preserve">previous chapter discussed the effect of aging on the internal resistance and electrochemical phenomena within the cells. In this section, the capacity fade </w:t>
      </w:r>
      <w:r w:rsidR="00FE3FBE">
        <w:rPr>
          <w:rFonts w:cs="Arial"/>
        </w:rPr>
        <w:t xml:space="preserve">over EFCs is discussed for cells at different conditions. The </w:t>
      </w:r>
      <w:r>
        <w:rPr>
          <w:rFonts w:cs="Arial"/>
        </w:rPr>
        <w:t>concept</w:t>
      </w:r>
      <w:r w:rsidR="007839DF">
        <w:rPr>
          <w:rFonts w:cs="Arial"/>
        </w:rPr>
        <w:t xml:space="preserve"> of EFC</w:t>
      </w:r>
      <w:r>
        <w:rPr>
          <w:rFonts w:cs="Arial"/>
        </w:rPr>
        <w:t xml:space="preserve"> has already been discussed </w:t>
      </w:r>
      <w:r w:rsidR="00947AE5">
        <w:rPr>
          <w:rFonts w:cs="Arial"/>
        </w:rPr>
        <w:t xml:space="preserve">in </w:t>
      </w:r>
      <w:r w:rsidR="007267DD">
        <w:rPr>
          <w:rFonts w:cs="Arial"/>
        </w:rPr>
        <w:t>Chapter 4</w:t>
      </w:r>
      <w:r>
        <w:rPr>
          <w:rFonts w:cs="Arial"/>
        </w:rPr>
        <w:t>. The capacity undergoes changes because of the cyclic and storage deterioration. Different cell chemistries</w:t>
      </w:r>
      <w:r w:rsidR="00263AE1">
        <w:rPr>
          <w:rFonts w:cs="Arial"/>
        </w:rPr>
        <w:t>, therefore,</w:t>
      </w:r>
      <w:r>
        <w:rPr>
          <w:rFonts w:cs="Arial"/>
        </w:rPr>
        <w:t xml:space="preserve"> show </w:t>
      </w:r>
      <w:r w:rsidR="00263AE1">
        <w:rPr>
          <w:rFonts w:cs="Arial"/>
        </w:rPr>
        <w:t xml:space="preserve">a </w:t>
      </w:r>
      <w:r w:rsidRPr="00263AE1">
        <w:rPr>
          <w:rFonts w:cs="Arial"/>
          <w:noProof/>
        </w:rPr>
        <w:t>different</w:t>
      </w:r>
      <w:r>
        <w:rPr>
          <w:rFonts w:cs="Arial"/>
        </w:rPr>
        <w:t xml:space="preserve"> </w:t>
      </w:r>
      <w:r w:rsidRPr="00263AE1">
        <w:rPr>
          <w:rFonts w:cs="Arial"/>
          <w:noProof/>
        </w:rPr>
        <w:t>drop in</w:t>
      </w:r>
      <w:r>
        <w:rPr>
          <w:rFonts w:cs="Arial"/>
        </w:rPr>
        <w:t xml:space="preserve"> capacities.</w:t>
      </w:r>
      <w:r w:rsidR="007267DD">
        <w:rPr>
          <w:rFonts w:cs="Arial"/>
        </w:rPr>
        <w:t xml:space="preserve"> At the same time, the number of EFCs possible within the lifetime of the cell (drop to 80% SOH) also differ from one cell to another.</w:t>
      </w:r>
      <w:r>
        <w:rPr>
          <w:rFonts w:cs="Arial"/>
        </w:rPr>
        <w:t xml:space="preserve"> </w:t>
      </w:r>
      <w:r w:rsidR="005F5F18">
        <w:fldChar w:fldCharType="begin"/>
      </w:r>
      <w:r w:rsidR="005F5F18">
        <w:instrText xml:space="preserve"> REF _Ref520232727 \h  \* MERGEFORMAT </w:instrText>
      </w:r>
      <w:r w:rsidR="005F5F18">
        <w:fldChar w:fldCharType="separate"/>
      </w:r>
      <w:r w:rsidR="00A440CB" w:rsidRPr="00A440CB">
        <w:rPr>
          <w:rFonts w:cs="Arial"/>
          <w:bCs/>
        </w:rPr>
        <w:t xml:space="preserve">Figure </w:t>
      </w:r>
      <w:r w:rsidR="00A440CB" w:rsidRPr="00A440CB">
        <w:rPr>
          <w:rFonts w:cs="Arial"/>
          <w:bCs/>
          <w:noProof/>
        </w:rPr>
        <w:t>5.8</w:t>
      </w:r>
      <w:r w:rsidR="005F5F18">
        <w:fldChar w:fldCharType="end"/>
      </w:r>
      <w:r w:rsidRPr="0074301E">
        <w:rPr>
          <w:rFonts w:cs="Arial"/>
        </w:rPr>
        <w:t xml:space="preserve"> shows the </w:t>
      </w:r>
      <w:r w:rsidR="007F5655">
        <w:rPr>
          <w:rFonts w:cs="Arial"/>
        </w:rPr>
        <w:t>EFCs</w:t>
      </w:r>
      <w:r w:rsidRPr="0074301E">
        <w:rPr>
          <w:rFonts w:cs="Arial"/>
        </w:rPr>
        <w:t xml:space="preserve"> for each geometry of cell for different cell conditions over the </w:t>
      </w:r>
      <w:r w:rsidR="007B28B7">
        <w:rPr>
          <w:rFonts w:cs="Arial"/>
        </w:rPr>
        <w:t>aging</w:t>
      </w:r>
      <w:r w:rsidRPr="0074301E">
        <w:rPr>
          <w:rFonts w:cs="Arial"/>
        </w:rPr>
        <w:t xml:space="preserve"> period as shown by the </w:t>
      </w:r>
      <w:r w:rsidR="007F5655">
        <w:rPr>
          <w:rFonts w:cs="Arial"/>
        </w:rPr>
        <w:t>SOH</w:t>
      </w:r>
      <w:r>
        <w:rPr>
          <w:rFonts w:cs="Arial"/>
        </w:rPr>
        <w:t xml:space="preserve">. As discussed already, the SOH has been determined by </w:t>
      </w:r>
      <w:r w:rsidR="00263AE1">
        <w:rPr>
          <w:rFonts w:cs="Arial"/>
        </w:rPr>
        <w:t xml:space="preserve">a </w:t>
      </w:r>
      <w:r w:rsidRPr="00263AE1">
        <w:rPr>
          <w:rFonts w:cs="Arial"/>
          <w:noProof/>
        </w:rPr>
        <w:t>drop</w:t>
      </w:r>
      <w:r>
        <w:rPr>
          <w:rFonts w:cs="Arial"/>
        </w:rPr>
        <w:t xml:space="preserve"> of </w:t>
      </w:r>
      <w:r w:rsidR="00263AE1">
        <w:rPr>
          <w:rFonts w:cs="Arial"/>
        </w:rPr>
        <w:t xml:space="preserve">the </w:t>
      </w:r>
      <w:r w:rsidRPr="00263AE1">
        <w:rPr>
          <w:rFonts w:cs="Arial"/>
          <w:noProof/>
        </w:rPr>
        <w:t>capacity</w:t>
      </w:r>
      <w:r>
        <w:rPr>
          <w:rFonts w:cs="Arial"/>
        </w:rPr>
        <w:t xml:space="preserve"> of the cells, therefore SOH is used as the parameter to describe the </w:t>
      </w:r>
      <w:r w:rsidR="007B28B7">
        <w:rPr>
          <w:rFonts w:cs="Arial"/>
        </w:rPr>
        <w:t>aging</w:t>
      </w:r>
      <w:r>
        <w:rPr>
          <w:rFonts w:cs="Arial"/>
        </w:rPr>
        <w:t xml:space="preserve"> process.</w:t>
      </w:r>
      <w:r w:rsidRPr="0074301E">
        <w:rPr>
          <w:rFonts w:cs="Arial"/>
        </w:rPr>
        <w:t xml:space="preserve"> </w:t>
      </w:r>
    </w:p>
    <w:p w14:paraId="21CE3A93" w14:textId="3D90122B" w:rsidR="00E96013" w:rsidRDefault="00622677" w:rsidP="00F93B02">
      <w:pPr>
        <w:keepNext/>
        <w:spacing w:line="360" w:lineRule="auto"/>
        <w:jc w:val="center"/>
      </w:pPr>
      <w:r>
        <w:rPr>
          <w:noProof/>
        </w:rPr>
        <w:drawing>
          <wp:inline distT="0" distB="0" distL="0" distR="0" wp14:anchorId="6EA8D697" wp14:editId="5D55C5AF">
            <wp:extent cx="5851775" cy="31337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59">
                      <a:extLst>
                        <a:ext uri="{28A0092B-C50C-407E-A947-70E740481C1C}">
                          <a14:useLocalDpi xmlns:a14="http://schemas.microsoft.com/office/drawing/2010/main" val="0"/>
                        </a:ext>
                      </a:extLst>
                    </a:blip>
                    <a:srcRect l="4410" r="7553"/>
                    <a:stretch/>
                  </pic:blipFill>
                  <pic:spPr bwMode="auto">
                    <a:xfrm>
                      <a:off x="0" y="0"/>
                      <a:ext cx="5857083" cy="3136568"/>
                    </a:xfrm>
                    <a:prstGeom prst="rect">
                      <a:avLst/>
                    </a:prstGeom>
                    <a:noFill/>
                    <a:ln>
                      <a:noFill/>
                    </a:ln>
                    <a:extLst>
                      <a:ext uri="{53640926-AAD7-44D8-BBD7-CCE9431645EC}">
                        <a14:shadowObscured xmlns:a14="http://schemas.microsoft.com/office/drawing/2010/main"/>
                      </a:ext>
                    </a:extLst>
                  </pic:spPr>
                </pic:pic>
              </a:graphicData>
            </a:graphic>
          </wp:inline>
        </w:drawing>
      </w:r>
    </w:p>
    <w:p w14:paraId="7FA9E7A0" w14:textId="336F0663" w:rsidR="00E96013" w:rsidRPr="00517A12" w:rsidRDefault="00E96013" w:rsidP="00517A12">
      <w:pPr>
        <w:pStyle w:val="Caption"/>
        <w:spacing w:line="360" w:lineRule="auto"/>
        <w:jc w:val="both"/>
        <w:rPr>
          <w:rFonts w:cs="Arial"/>
          <w:bCs w:val="0"/>
          <w:sz w:val="20"/>
          <w:szCs w:val="20"/>
        </w:rPr>
      </w:pPr>
      <w:bookmarkStart w:id="303" w:name="_Ref520232727"/>
      <w:bookmarkStart w:id="304" w:name="_Toc520208089"/>
      <w:bookmarkStart w:id="305" w:name="_Toc520298170"/>
      <w:bookmarkStart w:id="306" w:name="_Toc528066893"/>
      <w:r w:rsidRPr="00517A12">
        <w:rPr>
          <w:rFonts w:cs="Arial"/>
          <w:bCs w:val="0"/>
          <w:sz w:val="20"/>
          <w:szCs w:val="20"/>
        </w:rPr>
        <w:t xml:space="preserve">Figure </w:t>
      </w:r>
      <w:r w:rsidR="00FD51A6" w:rsidRPr="00517A12">
        <w:rPr>
          <w:rFonts w:cs="Arial"/>
          <w:bCs w:val="0"/>
          <w:sz w:val="20"/>
          <w:szCs w:val="20"/>
        </w:rPr>
        <w:fldChar w:fldCharType="begin"/>
      </w:r>
      <w:r w:rsidR="00FD51A6" w:rsidRPr="00517A12">
        <w:rPr>
          <w:rFonts w:cs="Arial"/>
          <w:bCs w:val="0"/>
          <w:sz w:val="20"/>
          <w:szCs w:val="20"/>
        </w:rPr>
        <w:instrText xml:space="preserve"> STYLEREF 1 \s </w:instrText>
      </w:r>
      <w:r w:rsidR="00FD51A6" w:rsidRPr="00517A12">
        <w:rPr>
          <w:rFonts w:cs="Arial"/>
          <w:bCs w:val="0"/>
          <w:sz w:val="20"/>
          <w:szCs w:val="20"/>
        </w:rPr>
        <w:fldChar w:fldCharType="separate"/>
      </w:r>
      <w:r w:rsidR="00A440CB">
        <w:rPr>
          <w:rFonts w:cs="Arial"/>
          <w:bCs w:val="0"/>
          <w:noProof/>
          <w:sz w:val="20"/>
          <w:szCs w:val="20"/>
        </w:rPr>
        <w:t>5</w:t>
      </w:r>
      <w:r w:rsidR="00FD51A6" w:rsidRPr="00517A12">
        <w:rPr>
          <w:rFonts w:cs="Arial"/>
          <w:bCs w:val="0"/>
          <w:sz w:val="20"/>
          <w:szCs w:val="20"/>
        </w:rPr>
        <w:fldChar w:fldCharType="end"/>
      </w:r>
      <w:r w:rsidR="00FD51A6" w:rsidRPr="00517A12">
        <w:rPr>
          <w:rFonts w:cs="Arial"/>
          <w:bCs w:val="0"/>
          <w:sz w:val="20"/>
          <w:szCs w:val="20"/>
        </w:rPr>
        <w:t>.</w:t>
      </w:r>
      <w:r w:rsidR="00FD51A6" w:rsidRPr="00517A12">
        <w:rPr>
          <w:rFonts w:cs="Arial"/>
          <w:bCs w:val="0"/>
          <w:sz w:val="20"/>
          <w:szCs w:val="20"/>
        </w:rPr>
        <w:fldChar w:fldCharType="begin"/>
      </w:r>
      <w:r w:rsidR="00FD51A6" w:rsidRPr="00517A12">
        <w:rPr>
          <w:rFonts w:cs="Arial"/>
          <w:bCs w:val="0"/>
          <w:sz w:val="20"/>
          <w:szCs w:val="20"/>
        </w:rPr>
        <w:instrText xml:space="preserve"> SEQ Figure \* ARABIC \s 1 </w:instrText>
      </w:r>
      <w:r w:rsidR="00FD51A6" w:rsidRPr="00517A12">
        <w:rPr>
          <w:rFonts w:cs="Arial"/>
          <w:bCs w:val="0"/>
          <w:sz w:val="20"/>
          <w:szCs w:val="20"/>
        </w:rPr>
        <w:fldChar w:fldCharType="separate"/>
      </w:r>
      <w:r w:rsidR="00A440CB">
        <w:rPr>
          <w:rFonts w:cs="Arial"/>
          <w:bCs w:val="0"/>
          <w:noProof/>
          <w:sz w:val="20"/>
          <w:szCs w:val="20"/>
        </w:rPr>
        <w:t>8</w:t>
      </w:r>
      <w:r w:rsidR="00FD51A6" w:rsidRPr="00517A12">
        <w:rPr>
          <w:rFonts w:cs="Arial"/>
          <w:bCs w:val="0"/>
          <w:sz w:val="20"/>
          <w:szCs w:val="20"/>
        </w:rPr>
        <w:fldChar w:fldCharType="end"/>
      </w:r>
      <w:bookmarkEnd w:id="303"/>
      <w:r w:rsidRPr="00517A12">
        <w:rPr>
          <w:rFonts w:cs="Arial"/>
          <w:bCs w:val="0"/>
          <w:sz w:val="20"/>
          <w:szCs w:val="20"/>
        </w:rPr>
        <w:t xml:space="preserve">. Capacity deterioration and the number of equivalent cycles obtained over the </w:t>
      </w:r>
      <w:r w:rsidR="007B28B7" w:rsidRPr="00517A12">
        <w:rPr>
          <w:rFonts w:cs="Arial"/>
          <w:bCs w:val="0"/>
          <w:sz w:val="20"/>
          <w:szCs w:val="20"/>
        </w:rPr>
        <w:t>aging</w:t>
      </w:r>
      <w:r w:rsidRPr="00517A12">
        <w:rPr>
          <w:rFonts w:cs="Arial"/>
          <w:bCs w:val="0"/>
          <w:sz w:val="20"/>
          <w:szCs w:val="20"/>
        </w:rPr>
        <w:t xml:space="preserve"> period for </w:t>
      </w:r>
      <w:r w:rsidR="00622677" w:rsidRPr="00517A12">
        <w:rPr>
          <w:rFonts w:cs="Arial"/>
          <w:bCs w:val="0"/>
          <w:sz w:val="20"/>
          <w:szCs w:val="20"/>
        </w:rPr>
        <w:t>the</w:t>
      </w:r>
      <w:r w:rsidRPr="00517A12">
        <w:rPr>
          <w:rFonts w:cs="Arial"/>
          <w:bCs w:val="0"/>
          <w:sz w:val="20"/>
          <w:szCs w:val="20"/>
        </w:rPr>
        <w:t xml:space="preserve"> cycling conditions</w:t>
      </w:r>
      <w:r w:rsidR="00622677" w:rsidRPr="00517A12">
        <w:rPr>
          <w:rFonts w:cs="Arial"/>
          <w:bCs w:val="0"/>
          <w:sz w:val="20"/>
          <w:szCs w:val="20"/>
        </w:rPr>
        <w:t xml:space="preserve"> </w:t>
      </w:r>
      <w:bookmarkEnd w:id="304"/>
      <w:bookmarkEnd w:id="305"/>
      <w:r w:rsidR="00622677" w:rsidRPr="00517A12">
        <w:rPr>
          <w:rFonts w:cs="Arial"/>
          <w:bCs w:val="0"/>
          <w:sz w:val="20"/>
          <w:szCs w:val="20"/>
        </w:rPr>
        <w:t>(a)</w:t>
      </w:r>
      <w:r w:rsidR="00622677" w:rsidRPr="00517A12">
        <w:rPr>
          <w:rFonts w:cs="Arial"/>
          <w:sz w:val="20"/>
          <w:szCs w:val="20"/>
        </w:rPr>
        <w:t xml:space="preserve"> 5°C, 0.3C; (b) 5°C, 2C;</w:t>
      </w:r>
      <w:r w:rsidR="00622677" w:rsidRPr="00517A12">
        <w:rPr>
          <w:rFonts w:cs="Arial"/>
          <w:bCs w:val="0"/>
          <w:sz w:val="20"/>
          <w:szCs w:val="20"/>
        </w:rPr>
        <w:t xml:space="preserve"> (c) </w:t>
      </w:r>
      <w:r w:rsidR="00622677" w:rsidRPr="00517A12">
        <w:rPr>
          <w:rFonts w:cs="Arial"/>
          <w:sz w:val="20"/>
          <w:szCs w:val="20"/>
        </w:rPr>
        <w:t>25°C, 2C; (d) 45°C, 0.3C</w:t>
      </w:r>
      <w:bookmarkEnd w:id="306"/>
      <w:r w:rsidR="00622677" w:rsidRPr="00517A12">
        <w:rPr>
          <w:rFonts w:cs="Arial"/>
          <w:sz w:val="20"/>
          <w:szCs w:val="20"/>
        </w:rPr>
        <w:t xml:space="preserve"> </w:t>
      </w:r>
    </w:p>
    <w:p w14:paraId="3427D73E" w14:textId="607583F0" w:rsidR="00E96013" w:rsidRDefault="00BE2F65" w:rsidP="00F93B02">
      <w:pPr>
        <w:spacing w:line="360" w:lineRule="auto"/>
        <w:rPr>
          <w:rFonts w:cs="Arial"/>
        </w:rPr>
      </w:pPr>
      <w:r>
        <w:rPr>
          <w:rFonts w:cs="Arial"/>
        </w:rPr>
        <w:t>The effect of the charge-discharge protocols</w:t>
      </w:r>
      <w:r w:rsidR="007F5655">
        <w:rPr>
          <w:rFonts w:cs="Arial"/>
        </w:rPr>
        <w:t xml:space="preserve"> is uniform for all the cells.</w:t>
      </w:r>
      <w:r w:rsidR="00E96013">
        <w:rPr>
          <w:rFonts w:cs="Arial"/>
        </w:rPr>
        <w:t xml:space="preserve"> Another major influencing factor on the capacity fade</w:t>
      </w:r>
      <w:r w:rsidR="00294178">
        <w:rPr>
          <w:rFonts w:cs="Arial"/>
        </w:rPr>
        <w:t xml:space="preserve"> is the DOD</w:t>
      </w:r>
      <w:r w:rsidR="00E96013">
        <w:rPr>
          <w:rFonts w:cs="Arial"/>
        </w:rPr>
        <w:t>, but it has not been considered here as all the cells are cycled between 0% and 100% SOC.</w:t>
      </w:r>
    </w:p>
    <w:p w14:paraId="7C95DA28" w14:textId="1C841F0F" w:rsidR="00E96013" w:rsidRDefault="00A33782" w:rsidP="00F93B02">
      <w:pPr>
        <w:spacing w:line="360" w:lineRule="auto"/>
        <w:rPr>
          <w:rFonts w:cs="Arial"/>
        </w:rPr>
      </w:pPr>
      <w:r>
        <w:rPr>
          <w:rFonts w:cs="Arial"/>
        </w:rPr>
        <w:t xml:space="preserve">The importance of SEI layer and its properties in an ideal condition has been discussed in Chapter 3. </w:t>
      </w:r>
      <w:r w:rsidR="00E96013">
        <w:rPr>
          <w:rFonts w:cs="Arial"/>
        </w:rPr>
        <w:t xml:space="preserve">In real cases, the </w:t>
      </w:r>
      <w:r w:rsidR="00D34AFB">
        <w:rPr>
          <w:rFonts w:cs="Arial"/>
        </w:rPr>
        <w:t>SEI layer</w:t>
      </w:r>
      <w:r w:rsidR="00E96013">
        <w:rPr>
          <w:rFonts w:cs="Arial"/>
        </w:rPr>
        <w:t xml:space="preserve"> thickens by repeated cycling gradually due to electron exposure to electrolyte and electrolyte diffusion to </w:t>
      </w:r>
      <w:r w:rsidR="00263AE1">
        <w:rPr>
          <w:rFonts w:cs="Arial"/>
        </w:rPr>
        <w:t xml:space="preserve">the </w:t>
      </w:r>
      <w:r w:rsidR="00E96013" w:rsidRPr="00263AE1">
        <w:rPr>
          <w:rFonts w:cs="Arial"/>
          <w:noProof/>
        </w:rPr>
        <w:t>graphite</w:t>
      </w:r>
      <w:r w:rsidR="00E96013">
        <w:rPr>
          <w:rFonts w:cs="Arial"/>
        </w:rPr>
        <w:t xml:space="preserve"> surface. This not only leads to electrolyte decomposition but also might lead to loss of active </w:t>
      </w:r>
      <w:r w:rsidR="000B6662">
        <w:rPr>
          <w:rFonts w:cs="Arial"/>
        </w:rPr>
        <w:t>lithium</w:t>
      </w:r>
      <w:r w:rsidR="005B0B76">
        <w:rPr>
          <w:rFonts w:cs="Arial"/>
        </w:rPr>
        <w:t xml:space="preserve"> </w:t>
      </w:r>
      <w:r w:rsidR="00EF12F3">
        <w:rPr>
          <w:rFonts w:cs="Arial"/>
        </w:rPr>
        <w:fldChar w:fldCharType="begin"/>
      </w:r>
      <w:r w:rsidR="007A40D2">
        <w:rPr>
          <w:rFonts w:cs="Arial"/>
        </w:rPr>
        <w:instrText>ADDIN CITAVI.PLACEHOLDER 24202730-c7d0-4b69-8270-41fafb8f6d09 PFBsYWNlaG9sZGVyPg0KICA8QWRkSW5WZXJzaW9uPjUuNC4wLjI8L0FkZEluVmVyc2lvbj4NCiAgPElkPjI0MjAyNzMwLWM3ZDAtNGI2OS04MjcwLTQxZmFmYjhmNmQwOTwvSWQ+DQogIDxFbnRyaWVzPg0KICAgIDxFbnRyeT4NCiAgICAgIDxJZD43NDczNGE4NS02NDAwLTRkZDktODA2Ny0yMmY2OGFjMGI5Z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EF12F3">
        <w:rPr>
          <w:rFonts w:cs="Arial"/>
        </w:rPr>
        <w:fldChar w:fldCharType="separate"/>
      </w:r>
      <w:bookmarkStart w:id="307" w:name="_CTVP00124202730c7d04b69827041fafb8f6d09"/>
      <w:r w:rsidR="007A40D2">
        <w:rPr>
          <w:rFonts w:cs="Arial"/>
        </w:rPr>
        <w:t>[40]</w:t>
      </w:r>
      <w:bookmarkEnd w:id="307"/>
      <w:r w:rsidR="00EF12F3">
        <w:rPr>
          <w:rFonts w:cs="Arial"/>
        </w:rPr>
        <w:fldChar w:fldCharType="end"/>
      </w:r>
      <w:r w:rsidR="003805DC">
        <w:rPr>
          <w:rFonts w:cs="Arial"/>
        </w:rPr>
        <w:t>.</w:t>
      </w:r>
      <w:r w:rsidR="00E96013">
        <w:rPr>
          <w:rFonts w:cs="Arial"/>
        </w:rPr>
        <w:t xml:space="preserve"> The four different </w:t>
      </w:r>
      <w:r w:rsidR="007B28B7">
        <w:rPr>
          <w:rFonts w:cs="Arial"/>
        </w:rPr>
        <w:t>aging</w:t>
      </w:r>
      <w:r w:rsidR="00E96013">
        <w:rPr>
          <w:rFonts w:cs="Arial"/>
        </w:rPr>
        <w:t xml:space="preserve"> mechanisms</w:t>
      </w:r>
      <w:r w:rsidR="005B0B76">
        <w:rPr>
          <w:rFonts w:cs="Arial"/>
        </w:rPr>
        <w:t xml:space="preserve"> </w:t>
      </w:r>
      <w:r w:rsidR="00E96013">
        <w:rPr>
          <w:rFonts w:cs="Arial"/>
        </w:rPr>
        <w:t xml:space="preserve">attempt to explain </w:t>
      </w:r>
      <w:r w:rsidR="00263AE1">
        <w:rPr>
          <w:rFonts w:cs="Arial"/>
        </w:rPr>
        <w:t xml:space="preserve">the </w:t>
      </w:r>
      <w:r w:rsidR="00E96013" w:rsidRPr="00263AE1">
        <w:rPr>
          <w:rFonts w:cs="Arial"/>
          <w:noProof/>
        </w:rPr>
        <w:t>various</w:t>
      </w:r>
      <w:r w:rsidR="00E96013">
        <w:rPr>
          <w:rFonts w:cs="Arial"/>
        </w:rPr>
        <w:t xml:space="preserve"> ways in which this can happen. </w:t>
      </w:r>
      <w:r w:rsidR="00E96013">
        <w:rPr>
          <w:rFonts w:cs="Arial"/>
        </w:rPr>
        <w:lastRenderedPageBreak/>
        <w:t xml:space="preserve">Therefore, this study primarily analyses the </w:t>
      </w:r>
      <w:r w:rsidR="007B28B7">
        <w:rPr>
          <w:rFonts w:cs="Arial"/>
        </w:rPr>
        <w:t>aging</w:t>
      </w:r>
      <w:r w:rsidR="00E96013">
        <w:rPr>
          <w:rFonts w:cs="Arial"/>
        </w:rPr>
        <w:t xml:space="preserve"> phenomenon with respect to the SEI layer formation and the related four </w:t>
      </w:r>
      <w:r w:rsidR="007B28B7">
        <w:rPr>
          <w:rFonts w:cs="Arial"/>
        </w:rPr>
        <w:t>aging</w:t>
      </w:r>
      <w:r w:rsidR="003805DC">
        <w:rPr>
          <w:rFonts w:cs="Arial"/>
        </w:rPr>
        <w:t xml:space="preserve"> mechanisms</w:t>
      </w:r>
      <w:r w:rsidR="00E96013">
        <w:rPr>
          <w:rFonts w:cs="Arial"/>
        </w:rPr>
        <w:t xml:space="preserve"> </w:t>
      </w:r>
      <w:r w:rsidR="00EF12F3">
        <w:rPr>
          <w:rFonts w:cs="Arial"/>
        </w:rPr>
        <w:fldChar w:fldCharType="begin"/>
      </w:r>
      <w:r w:rsidR="00475231">
        <w:rPr>
          <w:rFonts w:cs="Arial"/>
        </w:rPr>
        <w:instrText>ADDIN CITAVI.PLACEHOLDER 0255b8db-3f5a-49a1-bb7e-5e826a81013c PFBsYWNlaG9sZGVyPg0KICA8QWRkSW5WZXJzaW9uPjUuNC4wLjI8L0FkZEluVmVyc2lvbj4NCiAgPElkPjAyNTViOGRiLTNmNWEtNDlhMS1iYjdlLTVlODI2YTgxMDEzYzwvSWQ+DQogIDxFbnRyaWVzPg0KICAgIDxFbnRyeT4NCiAgICAgIDxJZD4wMTAyYzk5NS02MzMxLTRjZDUtYmY5MS1mYTQxYjljNzZjNjQ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EF12F3">
        <w:rPr>
          <w:rFonts w:cs="Arial"/>
        </w:rPr>
        <w:fldChar w:fldCharType="separate"/>
      </w:r>
      <w:bookmarkStart w:id="308" w:name="_CTVP0010255b8db3f5a49a1bb7e5e826a81013c"/>
      <w:r w:rsidR="00475231">
        <w:rPr>
          <w:rFonts w:cs="Arial"/>
        </w:rPr>
        <w:t>[31]</w:t>
      </w:r>
      <w:bookmarkEnd w:id="308"/>
      <w:r w:rsidR="00EF12F3">
        <w:rPr>
          <w:rFonts w:cs="Arial"/>
        </w:rPr>
        <w:fldChar w:fldCharType="end"/>
      </w:r>
      <w:r w:rsidR="003805DC">
        <w:rPr>
          <w:rFonts w:cs="Arial"/>
        </w:rPr>
        <w:t>.</w:t>
      </w:r>
      <w:r w:rsidR="005B0B76">
        <w:rPr>
          <w:rFonts w:cs="Arial"/>
        </w:rPr>
        <w:t xml:space="preserve"> </w:t>
      </w:r>
      <w:r w:rsidR="00E96013">
        <w:rPr>
          <w:rFonts w:cs="Arial"/>
        </w:rPr>
        <w:t xml:space="preserve">It must also be noted that most studies agree to deal with the cycle number as the main time notion, and therefore, the </w:t>
      </w:r>
      <w:r w:rsidR="007B28B7">
        <w:rPr>
          <w:rFonts w:cs="Arial"/>
        </w:rPr>
        <w:t>aging</w:t>
      </w:r>
      <w:r w:rsidR="00E96013">
        <w:rPr>
          <w:rFonts w:cs="Arial"/>
        </w:rPr>
        <w:t xml:space="preserve"> curves here are plotted against the </w:t>
      </w:r>
      <w:r w:rsidR="00E845CE">
        <w:rPr>
          <w:rFonts w:cs="Arial"/>
        </w:rPr>
        <w:t>EFC</w:t>
      </w:r>
      <w:r w:rsidR="00E96013">
        <w:rPr>
          <w:rFonts w:cs="Arial"/>
        </w:rPr>
        <w:t xml:space="preserve">. While in practice higher C-rates should accelerate the </w:t>
      </w:r>
      <w:r w:rsidR="007B28B7">
        <w:rPr>
          <w:rFonts w:cs="Arial"/>
        </w:rPr>
        <w:t>aging</w:t>
      </w:r>
      <w:r w:rsidR="00E96013">
        <w:rPr>
          <w:rFonts w:cs="Arial"/>
        </w:rPr>
        <w:t xml:space="preserve"> of the cells, but in practice, the relation between C-rates and the capac</w:t>
      </w:r>
      <w:r w:rsidR="003805DC">
        <w:rPr>
          <w:rFonts w:cs="Arial"/>
        </w:rPr>
        <w:t>ity fade is found to be complex</w:t>
      </w:r>
      <w:r w:rsidR="005B0B76">
        <w:rPr>
          <w:rFonts w:cs="Arial"/>
        </w:rPr>
        <w:t xml:space="preserve"> </w:t>
      </w:r>
      <w:r w:rsidR="00EF12F3">
        <w:rPr>
          <w:rFonts w:cs="Arial"/>
        </w:rPr>
        <w:fldChar w:fldCharType="begin"/>
      </w:r>
      <w:r w:rsidR="00475231">
        <w:rPr>
          <w:rFonts w:cs="Arial"/>
        </w:rPr>
        <w:instrText>ADDIN CITAVI.PLACEHOLDER 87630ff7-38aa-4913-a93c-d52a60566f1c PFBsYWNlaG9sZGVyPg0KICA8QWRkSW5WZXJzaW9uPjUuNC4wLjI8L0FkZEluVmVyc2lvbj4NCiAgPElkPjg3NjMwZmY3LTM4YWEtNDkxMy1hOTNjLWQ1MmE2MDU2NmYxYzwvSWQ+DQogIDxFbnRyaWVzPg0KICAgIDxFbnRyeT4NCiAgICAgIDxJZD5lYWE0MzIxNS00YjdkLTRkZDAtOWU3Yi04ZDhiYjY2ZDA1NTk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CAgPEVudHJ5Pg0KICAgICAgPElkPjYxYjIwMDliLTBhYTctNDI5OC1hZWVkLWQ4N2QyMzI3MjU5YTwvSWQ+DQogICAgICA8UmVmZXJlbmNlSWQ+OTM5NDdjMDktM2M3NC00N2ZhLWE1MzMtZjFlN2MxODkxZGY4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xXTsgWzMyXTwvVGV4dD4NCiAgICA8L1RleHRVbml0Pg0KICA8L1RleHRVbml0cz4NCjwvUGxhY2Vob2xkZXI+</w:instrText>
      </w:r>
      <w:r w:rsidR="00EF12F3">
        <w:rPr>
          <w:rFonts w:cs="Arial"/>
        </w:rPr>
        <w:fldChar w:fldCharType="separate"/>
      </w:r>
      <w:bookmarkStart w:id="309" w:name="_CTVP00187630ff738aa4913a93cd52a60566f1c"/>
      <w:r w:rsidR="00435FB6">
        <w:rPr>
          <w:rFonts w:cs="Arial"/>
        </w:rPr>
        <w:t>[31]</w:t>
      </w:r>
      <w:r w:rsidR="00475231">
        <w:rPr>
          <w:rFonts w:cs="Arial"/>
        </w:rPr>
        <w:t xml:space="preserve"> [32]</w:t>
      </w:r>
      <w:bookmarkEnd w:id="309"/>
      <w:r w:rsidR="00EF12F3">
        <w:rPr>
          <w:rFonts w:cs="Arial"/>
        </w:rPr>
        <w:fldChar w:fldCharType="end"/>
      </w:r>
      <w:r w:rsidR="003805DC">
        <w:rPr>
          <w:rFonts w:cs="Arial"/>
        </w:rPr>
        <w:t>.</w:t>
      </w:r>
      <w:r w:rsidR="00E96013">
        <w:rPr>
          <w:rFonts w:cs="Arial"/>
        </w:rPr>
        <w:t xml:space="preserve"> Even so, the highest C-rate in this study (2C) does not have </w:t>
      </w:r>
      <w:r w:rsidR="00263AE1">
        <w:rPr>
          <w:rFonts w:cs="Arial"/>
        </w:rPr>
        <w:t xml:space="preserve">a </w:t>
      </w:r>
      <w:r w:rsidR="00E96013" w:rsidRPr="00263AE1">
        <w:rPr>
          <w:rFonts w:cs="Arial"/>
          <w:noProof/>
        </w:rPr>
        <w:t>significant</w:t>
      </w:r>
      <w:r w:rsidR="00E96013">
        <w:rPr>
          <w:rFonts w:cs="Arial"/>
        </w:rPr>
        <w:t xml:space="preserve"> effect on the </w:t>
      </w:r>
      <w:r w:rsidR="007B28B7">
        <w:rPr>
          <w:rFonts w:cs="Arial"/>
        </w:rPr>
        <w:t>aging</w:t>
      </w:r>
      <w:r w:rsidR="00E96013">
        <w:rPr>
          <w:rFonts w:cs="Arial"/>
        </w:rPr>
        <w:t xml:space="preserve"> mechanism. </w:t>
      </w:r>
      <w:r w:rsidR="007B28B7">
        <w:rPr>
          <w:rFonts w:cs="Arial"/>
        </w:rPr>
        <w:t>Aging</w:t>
      </w:r>
      <w:r w:rsidR="00E96013">
        <w:rPr>
          <w:rFonts w:cs="Arial"/>
        </w:rPr>
        <w:t xml:space="preserve"> and SEI layer formation strongly </w:t>
      </w:r>
      <w:r w:rsidR="00E96013" w:rsidRPr="003C51FA">
        <w:rPr>
          <w:rFonts w:cs="Arial"/>
          <w:noProof/>
        </w:rPr>
        <w:t>depend</w:t>
      </w:r>
      <w:r w:rsidR="00E96013">
        <w:rPr>
          <w:rFonts w:cs="Arial"/>
        </w:rPr>
        <w:t xml:space="preserve"> on the cycling temperature. There is an optimum temperature (usually moderate temperatures) for cycling which may be different for each cell. Temperatures above this </w:t>
      </w:r>
      <w:r w:rsidR="00E96013" w:rsidRPr="00263AE1">
        <w:rPr>
          <w:rFonts w:cs="Arial"/>
          <w:noProof/>
        </w:rPr>
        <w:t>favor</w:t>
      </w:r>
      <w:r w:rsidR="00E96013">
        <w:rPr>
          <w:rFonts w:cs="Arial"/>
        </w:rPr>
        <w:t xml:space="preserve"> further SEI layer formation and </w:t>
      </w:r>
      <w:r w:rsidR="00E96013" w:rsidRPr="003C51FA">
        <w:rPr>
          <w:rFonts w:cs="Arial"/>
          <w:noProof/>
        </w:rPr>
        <w:t>thus</w:t>
      </w:r>
      <w:r w:rsidR="00E96013">
        <w:rPr>
          <w:rFonts w:cs="Arial"/>
        </w:rPr>
        <w:t xml:space="preserve"> </w:t>
      </w:r>
      <w:r w:rsidR="00E96013" w:rsidRPr="003C51FA">
        <w:rPr>
          <w:rFonts w:cs="Arial"/>
          <w:noProof/>
        </w:rPr>
        <w:t>accelerate</w:t>
      </w:r>
      <w:r w:rsidR="00E96013">
        <w:rPr>
          <w:rFonts w:cs="Arial"/>
        </w:rPr>
        <w:t xml:space="preserve"> </w:t>
      </w:r>
      <w:r w:rsidR="007B28B7">
        <w:rPr>
          <w:rFonts w:cs="Arial"/>
        </w:rPr>
        <w:t>aging</w:t>
      </w:r>
      <w:r w:rsidR="005B0B76">
        <w:rPr>
          <w:rFonts w:cs="Arial"/>
        </w:rPr>
        <w:t xml:space="preserve"> </w:t>
      </w:r>
      <w:r w:rsidR="00EF12F3">
        <w:rPr>
          <w:rFonts w:cs="Arial"/>
        </w:rPr>
        <w:fldChar w:fldCharType="begin"/>
      </w:r>
      <w:r w:rsidR="0006092E">
        <w:rPr>
          <w:rFonts w:cs="Arial"/>
        </w:rPr>
        <w:instrText>ADDIN CITAVI.PLACEHOLDER f0fdb87a-884f-4e72-8749-f6914000f356 PFBsYWNlaG9sZGVyPg0KICA8QWRkSW5WZXJzaW9uPjUuNC4wLjI8L0FkZEluVmVyc2lvbj4NCiAgPElkPmYwZmRiODdhLTg4NGYtNGU3Mi04NzQ5LWY2OTE0MDAwZjM1NjwvSWQ+DQogIDxFbnRyaWVzPg0KICAgIDxFbnRyeT4NCiAgICAgIDxJZD5lNWRlZDg4MC1kZjg5LTRmNTctOTk2My1mNTAxN2FiZDhiMjU8L0lkPg0KICAgICAgPFJlZmVyZW5jZUlkPjFkNzEyNzY3LThlNTItNDYyYy1hN2VhLTczY2UxOTQ5ZTQx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2MF08L1RleHQ+DQogICAgPC9UZXh0VW5pdD4NCiAgPC9UZXh0VW5pdHM+DQo8L1BsYWNlaG9sZGVyPg==</w:instrText>
      </w:r>
      <w:r w:rsidR="00EF12F3">
        <w:rPr>
          <w:rFonts w:cs="Arial"/>
        </w:rPr>
        <w:fldChar w:fldCharType="separate"/>
      </w:r>
      <w:bookmarkStart w:id="310" w:name="_CTVP001f0fdb87a884f4e728749f6914000f356"/>
      <w:r w:rsidR="0006092E">
        <w:rPr>
          <w:rFonts w:cs="Arial"/>
        </w:rPr>
        <w:t>[60]</w:t>
      </w:r>
      <w:bookmarkEnd w:id="310"/>
      <w:r w:rsidR="00EF12F3">
        <w:rPr>
          <w:rFonts w:cs="Arial"/>
        </w:rPr>
        <w:fldChar w:fldCharType="end"/>
      </w:r>
      <w:r w:rsidR="003805DC">
        <w:rPr>
          <w:rFonts w:cs="Arial"/>
        </w:rPr>
        <w:t>.</w:t>
      </w:r>
    </w:p>
    <w:p w14:paraId="1BDF3AED" w14:textId="55FC2B07" w:rsidR="00E96013" w:rsidRDefault="00263AE1" w:rsidP="00F93B02">
      <w:pPr>
        <w:spacing w:line="360" w:lineRule="auto"/>
        <w:rPr>
          <w:rFonts w:cs="Arial"/>
        </w:rPr>
      </w:pPr>
      <w:r>
        <w:rPr>
          <w:rFonts w:cs="Arial"/>
        </w:rPr>
        <w:t>T</w:t>
      </w:r>
      <w:r w:rsidR="00E96013">
        <w:rPr>
          <w:rFonts w:cs="Arial"/>
        </w:rPr>
        <w:t xml:space="preserve">he </w:t>
      </w:r>
      <w:r w:rsidR="007B28B7">
        <w:rPr>
          <w:rFonts w:cs="Arial"/>
        </w:rPr>
        <w:t>aging</w:t>
      </w:r>
      <w:r w:rsidR="00E96013">
        <w:rPr>
          <w:rFonts w:cs="Arial"/>
        </w:rPr>
        <w:t xml:space="preserve"> curves in </w:t>
      </w:r>
      <w:r w:rsidR="005F5F18">
        <w:fldChar w:fldCharType="begin"/>
      </w:r>
      <w:r w:rsidR="005F5F18">
        <w:instrText xml:space="preserve"> REF _Ref520232727 \h  \* MERGEFORMAT </w:instrText>
      </w:r>
      <w:r w:rsidR="005F5F18">
        <w:fldChar w:fldCharType="separate"/>
      </w:r>
      <w:r w:rsidR="00A440CB" w:rsidRPr="00A440CB">
        <w:rPr>
          <w:rFonts w:cs="Arial"/>
          <w:bCs/>
        </w:rPr>
        <w:t xml:space="preserve">Figure </w:t>
      </w:r>
      <w:r w:rsidR="00A440CB" w:rsidRPr="00A440CB">
        <w:rPr>
          <w:rFonts w:cs="Arial"/>
          <w:bCs/>
          <w:noProof/>
        </w:rPr>
        <w:t>5.8</w:t>
      </w:r>
      <w:r w:rsidR="005F5F18">
        <w:fldChar w:fldCharType="end"/>
      </w:r>
      <w:r w:rsidR="00E96013">
        <w:rPr>
          <w:rFonts w:cs="Arial"/>
        </w:rPr>
        <w:t xml:space="preserve"> </w:t>
      </w:r>
      <w:r w:rsidR="00E96013" w:rsidRPr="003C51FA">
        <w:rPr>
          <w:rFonts w:cs="Arial"/>
          <w:noProof/>
        </w:rPr>
        <w:t>show</w:t>
      </w:r>
      <w:r w:rsidR="00E96013">
        <w:rPr>
          <w:rFonts w:cs="Arial"/>
        </w:rPr>
        <w:t xml:space="preserve"> a low capacity degradation in the case of pouch cells as compared to other geometries in </w:t>
      </w:r>
      <w:r w:rsidR="002916F1">
        <w:rPr>
          <w:rFonts w:cs="Arial"/>
        </w:rPr>
        <w:t>all but one operating condition (25°C, 2C)</w:t>
      </w:r>
      <w:r w:rsidR="00E96013">
        <w:rPr>
          <w:rFonts w:cs="Arial"/>
        </w:rPr>
        <w:t xml:space="preserve">. </w:t>
      </w:r>
      <w:r w:rsidR="002916F1">
        <w:rPr>
          <w:rFonts w:cs="Arial"/>
        </w:rPr>
        <w:t xml:space="preserve">For a thorough analysis, the capacity after </w:t>
      </w:r>
      <w:r w:rsidR="0043466A">
        <w:rPr>
          <w:rFonts w:cs="Arial"/>
        </w:rPr>
        <w:t>400 EFCs</w:t>
      </w:r>
      <w:r w:rsidR="002916F1">
        <w:rPr>
          <w:rFonts w:cs="Arial"/>
        </w:rPr>
        <w:t xml:space="preserve"> are tabulated</w:t>
      </w:r>
      <w:r w:rsidR="00E96013">
        <w:rPr>
          <w:rFonts w:cs="Arial"/>
        </w:rPr>
        <w:t xml:space="preserve"> all the geometries under all operating conditions. </w:t>
      </w:r>
      <w:r w:rsidR="002916F1">
        <w:rPr>
          <w:rFonts w:cs="Arial"/>
        </w:rPr>
        <w:t>It</w:t>
      </w:r>
      <w:r w:rsidR="00E96013">
        <w:rPr>
          <w:rFonts w:cs="Arial"/>
        </w:rPr>
        <w:t xml:space="preserve"> is shown in </w:t>
      </w:r>
      <w:r w:rsidR="005F5F18">
        <w:fldChar w:fldCharType="begin"/>
      </w:r>
      <w:r w:rsidR="005F5F18">
        <w:instrText xml:space="preserve"> REF _Ref523764445 \h  \* MERGEFORMAT </w:instrText>
      </w:r>
      <w:r w:rsidR="005F5F18">
        <w:fldChar w:fldCharType="separate"/>
      </w:r>
      <w:r w:rsidR="00A440CB" w:rsidRPr="00A440CB">
        <w:t xml:space="preserve">Table </w:t>
      </w:r>
      <w:r w:rsidR="00A440CB" w:rsidRPr="00A440CB">
        <w:rPr>
          <w:noProof/>
        </w:rPr>
        <w:t>5.12</w:t>
      </w:r>
      <w:r w:rsidR="005F5F18">
        <w:fldChar w:fldCharType="end"/>
      </w:r>
      <w:r w:rsidR="00E96013">
        <w:rPr>
          <w:rFonts w:cs="Arial"/>
        </w:rPr>
        <w:t xml:space="preserve">. </w:t>
      </w:r>
    </w:p>
    <w:p w14:paraId="1CBBBD7D" w14:textId="16F0E766" w:rsidR="003F339B" w:rsidRPr="006F1C13" w:rsidRDefault="003F339B" w:rsidP="006F1C13">
      <w:pPr>
        <w:pStyle w:val="Caption"/>
        <w:keepNext/>
        <w:spacing w:line="360" w:lineRule="auto"/>
        <w:jc w:val="both"/>
        <w:rPr>
          <w:sz w:val="20"/>
          <w:szCs w:val="20"/>
        </w:rPr>
      </w:pPr>
      <w:bookmarkStart w:id="311" w:name="_Ref523764445"/>
      <w:bookmarkStart w:id="312" w:name="_Toc528066911"/>
      <w:r w:rsidRPr="006F1C13">
        <w:rPr>
          <w:sz w:val="20"/>
          <w:szCs w:val="20"/>
        </w:rPr>
        <w:t xml:space="preserve">Table </w:t>
      </w:r>
      <w:r w:rsidR="00CA6FF9" w:rsidRPr="006F1C13">
        <w:rPr>
          <w:sz w:val="20"/>
          <w:szCs w:val="20"/>
        </w:rPr>
        <w:fldChar w:fldCharType="begin"/>
      </w:r>
      <w:r w:rsidR="00CA6FF9" w:rsidRPr="006F1C13">
        <w:rPr>
          <w:sz w:val="20"/>
          <w:szCs w:val="20"/>
        </w:rPr>
        <w:instrText xml:space="preserve"> STYLEREF 1 \s </w:instrText>
      </w:r>
      <w:r w:rsidR="00CA6FF9" w:rsidRPr="006F1C13">
        <w:rPr>
          <w:sz w:val="20"/>
          <w:szCs w:val="20"/>
        </w:rPr>
        <w:fldChar w:fldCharType="separate"/>
      </w:r>
      <w:r w:rsidR="00A440CB">
        <w:rPr>
          <w:noProof/>
          <w:sz w:val="20"/>
          <w:szCs w:val="20"/>
        </w:rPr>
        <w:t>5</w:t>
      </w:r>
      <w:r w:rsidR="00CA6FF9" w:rsidRPr="006F1C13">
        <w:rPr>
          <w:sz w:val="20"/>
          <w:szCs w:val="20"/>
        </w:rPr>
        <w:fldChar w:fldCharType="end"/>
      </w:r>
      <w:r w:rsidR="00CA6FF9" w:rsidRPr="006F1C13">
        <w:rPr>
          <w:sz w:val="20"/>
          <w:szCs w:val="20"/>
        </w:rPr>
        <w:t>.</w:t>
      </w:r>
      <w:r w:rsidR="00CA6FF9" w:rsidRPr="006F1C13">
        <w:rPr>
          <w:sz w:val="20"/>
          <w:szCs w:val="20"/>
        </w:rPr>
        <w:fldChar w:fldCharType="begin"/>
      </w:r>
      <w:r w:rsidR="00CA6FF9" w:rsidRPr="006F1C13">
        <w:rPr>
          <w:sz w:val="20"/>
          <w:szCs w:val="20"/>
        </w:rPr>
        <w:instrText xml:space="preserve"> SEQ Table \* ARABIC \s 1 </w:instrText>
      </w:r>
      <w:r w:rsidR="00CA6FF9" w:rsidRPr="006F1C13">
        <w:rPr>
          <w:sz w:val="20"/>
          <w:szCs w:val="20"/>
        </w:rPr>
        <w:fldChar w:fldCharType="separate"/>
      </w:r>
      <w:r w:rsidR="00A440CB">
        <w:rPr>
          <w:noProof/>
          <w:sz w:val="20"/>
          <w:szCs w:val="20"/>
        </w:rPr>
        <w:t>12</w:t>
      </w:r>
      <w:r w:rsidR="00CA6FF9" w:rsidRPr="006F1C13">
        <w:rPr>
          <w:sz w:val="20"/>
          <w:szCs w:val="20"/>
        </w:rPr>
        <w:fldChar w:fldCharType="end"/>
      </w:r>
      <w:bookmarkEnd w:id="311"/>
      <w:r w:rsidRPr="006F1C13">
        <w:rPr>
          <w:sz w:val="20"/>
          <w:szCs w:val="20"/>
        </w:rPr>
        <w:t xml:space="preserve">. Table showing the remaining capacities of cells, in </w:t>
      </w:r>
      <w:r w:rsidR="006F1C13">
        <w:rPr>
          <w:sz w:val="20"/>
          <w:szCs w:val="20"/>
        </w:rPr>
        <w:t xml:space="preserve">terms of SOH, after 400 </w:t>
      </w:r>
      <w:r w:rsidRPr="006F1C13">
        <w:rPr>
          <w:sz w:val="20"/>
          <w:szCs w:val="20"/>
        </w:rPr>
        <w:t>EFC</w:t>
      </w:r>
      <w:r w:rsidR="006F1C13">
        <w:rPr>
          <w:sz w:val="20"/>
          <w:szCs w:val="20"/>
        </w:rPr>
        <w:t>s</w:t>
      </w:r>
      <w:bookmarkEnd w:id="312"/>
    </w:p>
    <w:tbl>
      <w:tblPr>
        <w:tblStyle w:val="TableGrid"/>
        <w:tblW w:w="0" w:type="auto"/>
        <w:jc w:val="center"/>
        <w:tblLook w:val="04A0" w:firstRow="1" w:lastRow="0" w:firstColumn="1" w:lastColumn="0" w:noHBand="0" w:noVBand="1"/>
      </w:tblPr>
      <w:tblGrid>
        <w:gridCol w:w="2215"/>
        <w:gridCol w:w="2215"/>
        <w:gridCol w:w="2209"/>
        <w:gridCol w:w="2196"/>
      </w:tblGrid>
      <w:tr w:rsidR="00E96013" w14:paraId="6B8285B2" w14:textId="77777777" w:rsidTr="005B0B76">
        <w:trPr>
          <w:jc w:val="center"/>
        </w:trPr>
        <w:tc>
          <w:tcPr>
            <w:tcW w:w="2215" w:type="dxa"/>
            <w:vMerge w:val="restart"/>
          </w:tcPr>
          <w:p w14:paraId="696114BD" w14:textId="77777777" w:rsidR="00E96013" w:rsidRPr="00CB548F" w:rsidRDefault="00E96013" w:rsidP="00F93B02">
            <w:pPr>
              <w:spacing w:line="360" w:lineRule="auto"/>
              <w:jc w:val="center"/>
              <w:rPr>
                <w:rFonts w:cs="Arial"/>
                <w:b/>
              </w:rPr>
            </w:pPr>
            <w:r w:rsidRPr="00CB548F">
              <w:rPr>
                <w:rFonts w:cs="Arial"/>
                <w:b/>
              </w:rPr>
              <w:t>Cycling conditions</w:t>
            </w:r>
          </w:p>
        </w:tc>
        <w:tc>
          <w:tcPr>
            <w:tcW w:w="6620" w:type="dxa"/>
            <w:gridSpan w:val="3"/>
          </w:tcPr>
          <w:p w14:paraId="4C657691" w14:textId="77777777" w:rsidR="00E96013" w:rsidRPr="00CB548F" w:rsidRDefault="00E96013" w:rsidP="00F93B02">
            <w:pPr>
              <w:spacing w:line="360" w:lineRule="auto"/>
              <w:jc w:val="center"/>
              <w:rPr>
                <w:rFonts w:cs="Arial"/>
                <w:b/>
              </w:rPr>
            </w:pPr>
            <w:r w:rsidRPr="00CB548F">
              <w:rPr>
                <w:rFonts w:cs="Arial"/>
                <w:b/>
              </w:rPr>
              <w:t>Remaining capacity in terms of SOH after 400 EFCs (%)</w:t>
            </w:r>
          </w:p>
        </w:tc>
      </w:tr>
      <w:tr w:rsidR="00E96013" w14:paraId="77CC71A9" w14:textId="77777777" w:rsidTr="005B0B76">
        <w:trPr>
          <w:jc w:val="center"/>
        </w:trPr>
        <w:tc>
          <w:tcPr>
            <w:tcW w:w="2215" w:type="dxa"/>
            <w:vMerge/>
          </w:tcPr>
          <w:p w14:paraId="094FE285" w14:textId="77777777" w:rsidR="00E96013" w:rsidRPr="00CB548F" w:rsidRDefault="00E96013" w:rsidP="00F93B02">
            <w:pPr>
              <w:spacing w:line="360" w:lineRule="auto"/>
              <w:jc w:val="center"/>
              <w:rPr>
                <w:rFonts w:cs="Arial"/>
                <w:b/>
              </w:rPr>
            </w:pPr>
          </w:p>
        </w:tc>
        <w:tc>
          <w:tcPr>
            <w:tcW w:w="2215" w:type="dxa"/>
          </w:tcPr>
          <w:p w14:paraId="58B1CEAC" w14:textId="77777777" w:rsidR="00E96013" w:rsidRPr="00CB548F" w:rsidRDefault="00E96013" w:rsidP="00F93B02">
            <w:pPr>
              <w:spacing w:line="360" w:lineRule="auto"/>
              <w:jc w:val="center"/>
              <w:rPr>
                <w:rFonts w:cs="Arial"/>
                <w:b/>
              </w:rPr>
            </w:pPr>
            <w:r w:rsidRPr="00CB548F">
              <w:rPr>
                <w:rFonts w:cs="Arial"/>
                <w:b/>
              </w:rPr>
              <w:t>Cylindrical</w:t>
            </w:r>
          </w:p>
        </w:tc>
        <w:tc>
          <w:tcPr>
            <w:tcW w:w="2209" w:type="dxa"/>
          </w:tcPr>
          <w:p w14:paraId="38528BD4" w14:textId="77777777" w:rsidR="00E96013" w:rsidRPr="00CB548F" w:rsidRDefault="00E96013" w:rsidP="00F93B02">
            <w:pPr>
              <w:spacing w:line="360" w:lineRule="auto"/>
              <w:jc w:val="center"/>
              <w:rPr>
                <w:rFonts w:cs="Arial"/>
                <w:b/>
              </w:rPr>
            </w:pPr>
            <w:r w:rsidRPr="00CB548F">
              <w:rPr>
                <w:rFonts w:cs="Arial"/>
                <w:b/>
              </w:rPr>
              <w:t>Prismatic</w:t>
            </w:r>
          </w:p>
        </w:tc>
        <w:tc>
          <w:tcPr>
            <w:tcW w:w="2196" w:type="dxa"/>
          </w:tcPr>
          <w:p w14:paraId="51CB1AB5" w14:textId="77777777" w:rsidR="00E96013" w:rsidRPr="00CB548F" w:rsidRDefault="00E96013" w:rsidP="00F93B02">
            <w:pPr>
              <w:spacing w:line="360" w:lineRule="auto"/>
              <w:jc w:val="center"/>
              <w:rPr>
                <w:rFonts w:cs="Arial"/>
                <w:b/>
              </w:rPr>
            </w:pPr>
            <w:r w:rsidRPr="00CB548F">
              <w:rPr>
                <w:rFonts w:cs="Arial"/>
                <w:b/>
              </w:rPr>
              <w:t>Pouch</w:t>
            </w:r>
          </w:p>
        </w:tc>
      </w:tr>
      <w:tr w:rsidR="00E96013" w14:paraId="77DFF61B" w14:textId="77777777" w:rsidTr="005B0B76">
        <w:trPr>
          <w:jc w:val="center"/>
        </w:trPr>
        <w:tc>
          <w:tcPr>
            <w:tcW w:w="2215" w:type="dxa"/>
          </w:tcPr>
          <w:p w14:paraId="79314D69" w14:textId="77777777" w:rsidR="00E96013" w:rsidRPr="00CB548F" w:rsidRDefault="00E96013" w:rsidP="00F93B02">
            <w:pPr>
              <w:spacing w:line="360" w:lineRule="auto"/>
              <w:jc w:val="center"/>
              <w:rPr>
                <w:rFonts w:cs="Arial"/>
                <w:b/>
              </w:rPr>
            </w:pPr>
            <w:r w:rsidRPr="00CB548F">
              <w:rPr>
                <w:rFonts w:cs="Arial"/>
                <w:b/>
              </w:rPr>
              <w:t>5°C, 0.3C</w:t>
            </w:r>
          </w:p>
        </w:tc>
        <w:tc>
          <w:tcPr>
            <w:tcW w:w="2215" w:type="dxa"/>
          </w:tcPr>
          <w:p w14:paraId="7373C06F" w14:textId="77777777" w:rsidR="00E96013" w:rsidRDefault="00E96013" w:rsidP="00F93B02">
            <w:pPr>
              <w:spacing w:line="360" w:lineRule="auto"/>
              <w:jc w:val="center"/>
              <w:rPr>
                <w:rFonts w:cs="Arial"/>
              </w:rPr>
            </w:pPr>
            <w:r>
              <w:rPr>
                <w:rFonts w:cs="Arial"/>
              </w:rPr>
              <w:t>66.69</w:t>
            </w:r>
          </w:p>
        </w:tc>
        <w:tc>
          <w:tcPr>
            <w:tcW w:w="2209" w:type="dxa"/>
          </w:tcPr>
          <w:p w14:paraId="3AAA55F0" w14:textId="77777777" w:rsidR="00E96013" w:rsidRDefault="00E96013" w:rsidP="00F93B02">
            <w:pPr>
              <w:spacing w:line="360" w:lineRule="auto"/>
              <w:jc w:val="center"/>
              <w:rPr>
                <w:rFonts w:cs="Arial"/>
              </w:rPr>
            </w:pPr>
            <w:r>
              <w:rPr>
                <w:rFonts w:cs="Arial"/>
              </w:rPr>
              <w:t>70.70</w:t>
            </w:r>
          </w:p>
        </w:tc>
        <w:tc>
          <w:tcPr>
            <w:tcW w:w="2196" w:type="dxa"/>
          </w:tcPr>
          <w:p w14:paraId="33AFBC84" w14:textId="77777777" w:rsidR="00E96013" w:rsidRDefault="00E96013" w:rsidP="00F93B02">
            <w:pPr>
              <w:spacing w:line="360" w:lineRule="auto"/>
              <w:jc w:val="center"/>
              <w:rPr>
                <w:rFonts w:cs="Arial"/>
              </w:rPr>
            </w:pPr>
            <w:r>
              <w:rPr>
                <w:rFonts w:cs="Arial"/>
              </w:rPr>
              <w:t>88.13</w:t>
            </w:r>
          </w:p>
        </w:tc>
      </w:tr>
      <w:tr w:rsidR="00E96013" w14:paraId="5CE980C1" w14:textId="77777777" w:rsidTr="005B0B76">
        <w:trPr>
          <w:jc w:val="center"/>
        </w:trPr>
        <w:tc>
          <w:tcPr>
            <w:tcW w:w="2215" w:type="dxa"/>
          </w:tcPr>
          <w:p w14:paraId="65F16810" w14:textId="77777777" w:rsidR="00E96013" w:rsidRPr="00CB548F" w:rsidRDefault="00E96013" w:rsidP="00F93B02">
            <w:pPr>
              <w:spacing w:line="360" w:lineRule="auto"/>
              <w:jc w:val="center"/>
              <w:rPr>
                <w:rFonts w:cs="Arial"/>
                <w:b/>
              </w:rPr>
            </w:pPr>
            <w:r w:rsidRPr="00CB548F">
              <w:rPr>
                <w:rFonts w:cs="Arial"/>
                <w:b/>
              </w:rPr>
              <w:t>5°C, 2C</w:t>
            </w:r>
          </w:p>
        </w:tc>
        <w:tc>
          <w:tcPr>
            <w:tcW w:w="2215" w:type="dxa"/>
          </w:tcPr>
          <w:p w14:paraId="79320A32" w14:textId="77777777" w:rsidR="00E96013" w:rsidRDefault="00E96013" w:rsidP="00F93B02">
            <w:pPr>
              <w:spacing w:line="360" w:lineRule="auto"/>
              <w:jc w:val="center"/>
              <w:rPr>
                <w:rFonts w:cs="Arial"/>
              </w:rPr>
            </w:pPr>
            <w:r>
              <w:rPr>
                <w:rFonts w:cs="Arial"/>
              </w:rPr>
              <w:t>81.40</w:t>
            </w:r>
          </w:p>
        </w:tc>
        <w:tc>
          <w:tcPr>
            <w:tcW w:w="2209" w:type="dxa"/>
          </w:tcPr>
          <w:p w14:paraId="0FBE1EF2" w14:textId="77777777" w:rsidR="00E96013" w:rsidRDefault="00E96013" w:rsidP="00F93B02">
            <w:pPr>
              <w:spacing w:line="360" w:lineRule="auto"/>
              <w:jc w:val="center"/>
              <w:rPr>
                <w:rFonts w:cs="Arial"/>
              </w:rPr>
            </w:pPr>
            <w:r>
              <w:rPr>
                <w:rFonts w:cs="Arial"/>
              </w:rPr>
              <w:t>87.49</w:t>
            </w:r>
          </w:p>
        </w:tc>
        <w:tc>
          <w:tcPr>
            <w:tcW w:w="2196" w:type="dxa"/>
          </w:tcPr>
          <w:p w14:paraId="0BB5EA48" w14:textId="77777777" w:rsidR="00E96013" w:rsidRDefault="00E96013" w:rsidP="00F93B02">
            <w:pPr>
              <w:spacing w:line="360" w:lineRule="auto"/>
              <w:jc w:val="center"/>
              <w:rPr>
                <w:rFonts w:cs="Arial"/>
              </w:rPr>
            </w:pPr>
            <w:r>
              <w:rPr>
                <w:rFonts w:cs="Arial"/>
              </w:rPr>
              <w:t>92.84</w:t>
            </w:r>
          </w:p>
        </w:tc>
      </w:tr>
      <w:tr w:rsidR="00E96013" w14:paraId="7B5C0193" w14:textId="77777777" w:rsidTr="005B0B76">
        <w:trPr>
          <w:jc w:val="center"/>
        </w:trPr>
        <w:tc>
          <w:tcPr>
            <w:tcW w:w="2215" w:type="dxa"/>
          </w:tcPr>
          <w:p w14:paraId="04FD5996" w14:textId="77777777" w:rsidR="00E96013" w:rsidRPr="00CB548F" w:rsidRDefault="00E96013" w:rsidP="00F93B02">
            <w:pPr>
              <w:spacing w:line="360" w:lineRule="auto"/>
              <w:jc w:val="center"/>
              <w:rPr>
                <w:rFonts w:cs="Arial"/>
                <w:b/>
              </w:rPr>
            </w:pPr>
            <w:r w:rsidRPr="00CB548F">
              <w:rPr>
                <w:rFonts w:cs="Arial"/>
                <w:b/>
              </w:rPr>
              <w:t>25°C, 2C</w:t>
            </w:r>
          </w:p>
        </w:tc>
        <w:tc>
          <w:tcPr>
            <w:tcW w:w="2215" w:type="dxa"/>
          </w:tcPr>
          <w:p w14:paraId="0662916F" w14:textId="77777777" w:rsidR="00E96013" w:rsidRDefault="00E96013" w:rsidP="00F93B02">
            <w:pPr>
              <w:spacing w:line="360" w:lineRule="auto"/>
              <w:jc w:val="center"/>
              <w:rPr>
                <w:rFonts w:cs="Arial"/>
              </w:rPr>
            </w:pPr>
            <w:r>
              <w:rPr>
                <w:rFonts w:cs="Arial"/>
              </w:rPr>
              <w:t>76.94</w:t>
            </w:r>
          </w:p>
        </w:tc>
        <w:tc>
          <w:tcPr>
            <w:tcW w:w="2209" w:type="dxa"/>
          </w:tcPr>
          <w:p w14:paraId="0E71FCCF" w14:textId="77777777" w:rsidR="00E96013" w:rsidRDefault="00E96013" w:rsidP="00F93B02">
            <w:pPr>
              <w:spacing w:line="360" w:lineRule="auto"/>
              <w:jc w:val="center"/>
              <w:rPr>
                <w:rFonts w:cs="Arial"/>
              </w:rPr>
            </w:pPr>
            <w:r>
              <w:rPr>
                <w:rFonts w:cs="Arial"/>
              </w:rPr>
              <w:t>83.12</w:t>
            </w:r>
          </w:p>
        </w:tc>
        <w:tc>
          <w:tcPr>
            <w:tcW w:w="2196" w:type="dxa"/>
          </w:tcPr>
          <w:p w14:paraId="45FC4E7E" w14:textId="77777777" w:rsidR="00E96013" w:rsidRDefault="00E96013" w:rsidP="00F93B02">
            <w:pPr>
              <w:spacing w:line="360" w:lineRule="auto"/>
              <w:jc w:val="center"/>
              <w:rPr>
                <w:rFonts w:cs="Arial"/>
              </w:rPr>
            </w:pPr>
            <w:r>
              <w:rPr>
                <w:rFonts w:cs="Arial"/>
              </w:rPr>
              <w:t>74.82</w:t>
            </w:r>
          </w:p>
        </w:tc>
      </w:tr>
      <w:tr w:rsidR="00E96013" w14:paraId="7EC1A15F" w14:textId="77777777" w:rsidTr="005B0B76">
        <w:trPr>
          <w:jc w:val="center"/>
        </w:trPr>
        <w:tc>
          <w:tcPr>
            <w:tcW w:w="2215" w:type="dxa"/>
          </w:tcPr>
          <w:p w14:paraId="13B56163" w14:textId="77777777" w:rsidR="00E96013" w:rsidRPr="00CB548F" w:rsidRDefault="00E96013" w:rsidP="00F93B02">
            <w:pPr>
              <w:spacing w:line="360" w:lineRule="auto"/>
              <w:jc w:val="center"/>
              <w:rPr>
                <w:rFonts w:cs="Arial"/>
                <w:b/>
              </w:rPr>
            </w:pPr>
            <w:r w:rsidRPr="00CB548F">
              <w:rPr>
                <w:rFonts w:cs="Arial"/>
                <w:b/>
              </w:rPr>
              <w:t>45°C, 0.3C</w:t>
            </w:r>
          </w:p>
        </w:tc>
        <w:tc>
          <w:tcPr>
            <w:tcW w:w="2215" w:type="dxa"/>
          </w:tcPr>
          <w:p w14:paraId="3065C58B" w14:textId="77777777" w:rsidR="00E96013" w:rsidRDefault="00E96013" w:rsidP="00F93B02">
            <w:pPr>
              <w:spacing w:line="360" w:lineRule="auto"/>
              <w:jc w:val="center"/>
              <w:rPr>
                <w:rFonts w:cs="Arial"/>
              </w:rPr>
            </w:pPr>
            <w:r>
              <w:rPr>
                <w:rFonts w:cs="Arial"/>
              </w:rPr>
              <w:t>82.63</w:t>
            </w:r>
          </w:p>
        </w:tc>
        <w:tc>
          <w:tcPr>
            <w:tcW w:w="2209" w:type="dxa"/>
          </w:tcPr>
          <w:p w14:paraId="4B583046" w14:textId="77777777" w:rsidR="00E96013" w:rsidRDefault="00E96013" w:rsidP="00F93B02">
            <w:pPr>
              <w:spacing w:line="360" w:lineRule="auto"/>
              <w:jc w:val="center"/>
              <w:rPr>
                <w:rFonts w:cs="Arial"/>
              </w:rPr>
            </w:pPr>
            <w:r>
              <w:rPr>
                <w:rFonts w:cs="Arial"/>
              </w:rPr>
              <w:t>78.10</w:t>
            </w:r>
          </w:p>
        </w:tc>
        <w:tc>
          <w:tcPr>
            <w:tcW w:w="2196" w:type="dxa"/>
          </w:tcPr>
          <w:p w14:paraId="1140D1E9" w14:textId="77777777" w:rsidR="00E96013" w:rsidRDefault="00E96013" w:rsidP="00F93B02">
            <w:pPr>
              <w:keepNext/>
              <w:spacing w:line="360" w:lineRule="auto"/>
              <w:jc w:val="center"/>
              <w:rPr>
                <w:rFonts w:cs="Arial"/>
              </w:rPr>
            </w:pPr>
            <w:r>
              <w:rPr>
                <w:rFonts w:cs="Arial"/>
              </w:rPr>
              <w:t>84.02</w:t>
            </w:r>
          </w:p>
        </w:tc>
      </w:tr>
    </w:tbl>
    <w:p w14:paraId="6558AF86" w14:textId="76CD7087" w:rsidR="00E96013" w:rsidRDefault="00E96013" w:rsidP="00F93B02">
      <w:pPr>
        <w:spacing w:before="360" w:line="360" w:lineRule="auto"/>
        <w:rPr>
          <w:rFonts w:cs="Arial"/>
        </w:rPr>
      </w:pPr>
      <w:r>
        <w:rPr>
          <w:rFonts w:cs="Arial"/>
        </w:rPr>
        <w:t xml:space="preserve">In cylindrical cells, the capacity fade at 5°C and 0.3C </w:t>
      </w:r>
      <w:r w:rsidRPr="003C51FA">
        <w:rPr>
          <w:rFonts w:cs="Arial"/>
          <w:noProof/>
        </w:rPr>
        <w:t>is</w:t>
      </w:r>
      <w:r>
        <w:rPr>
          <w:rFonts w:cs="Arial"/>
        </w:rPr>
        <w:t xml:space="preserve"> the lowest. But any increase in either the C-rate or the temperature leads to a slower capacity fade. This directly indicates the influence of the </w:t>
      </w:r>
      <w:r w:rsidR="007B28B7">
        <w:rPr>
          <w:rFonts w:cs="Arial"/>
        </w:rPr>
        <w:t>aging</w:t>
      </w:r>
      <w:r>
        <w:rPr>
          <w:rFonts w:cs="Arial"/>
        </w:rPr>
        <w:t xml:space="preserve"> mechanism related to </w:t>
      </w:r>
      <w:r w:rsidR="00EA6FA4">
        <w:rPr>
          <w:rFonts w:cs="Arial"/>
        </w:rPr>
        <w:t>Lithium plating</w:t>
      </w:r>
      <w:r>
        <w:rPr>
          <w:rFonts w:cs="Arial"/>
        </w:rPr>
        <w:t xml:space="preserve">. Low temperatures affect the anode kinetics and </w:t>
      </w:r>
      <w:r w:rsidRPr="003C51FA">
        <w:rPr>
          <w:rFonts w:cs="Arial"/>
          <w:noProof/>
        </w:rPr>
        <w:t>result</w:t>
      </w:r>
      <w:r>
        <w:rPr>
          <w:rFonts w:cs="Arial"/>
        </w:rPr>
        <w:t xml:space="preserve"> in the reduction of the solid state ionic diffusion rate, which increases the risk of </w:t>
      </w:r>
      <w:r w:rsidR="007A5F5D">
        <w:rPr>
          <w:rFonts w:cs="Arial"/>
        </w:rPr>
        <w:t>l</w:t>
      </w:r>
      <w:r w:rsidR="00EA6FA4">
        <w:rPr>
          <w:rFonts w:cs="Arial"/>
        </w:rPr>
        <w:t>ithium plating</w:t>
      </w:r>
      <w:r>
        <w:rPr>
          <w:rFonts w:cs="Arial"/>
        </w:rPr>
        <w:t>. At higher C-rates or temperatures, the anode kinetics improve and thus resulting in reduced cell degradation rate, with higher temperatures being more suitable fo</w:t>
      </w:r>
      <w:r w:rsidR="00717A09">
        <w:rPr>
          <w:rFonts w:cs="Arial"/>
        </w:rPr>
        <w:t>r maintaining a higher capacity</w:t>
      </w:r>
      <w:r w:rsidR="005B0B76">
        <w:rPr>
          <w:rFonts w:cs="Arial"/>
        </w:rPr>
        <w:t xml:space="preserve"> </w:t>
      </w:r>
      <w:r w:rsidR="00EF12F3">
        <w:rPr>
          <w:rFonts w:cs="Arial"/>
        </w:rPr>
        <w:fldChar w:fldCharType="begin"/>
      </w:r>
      <w:r w:rsidR="00475231">
        <w:rPr>
          <w:rFonts w:cs="Arial"/>
        </w:rPr>
        <w:instrText>ADDIN CITAVI.PLACEHOLDER db52fbf2-45bf-4fb2-aa35-81870953c66b PFBsYWNlaG9sZGVyPg0KICA8QWRkSW5WZXJzaW9uPjUuNC4wLjI8L0FkZEluVmVyc2lvbj4NCiAgPElkPmRiNTJmYmYyLTQ1YmYtNGZiMi1hYTM1LTgxODcwOTUzYzY2YjwvSWQ+DQogIDxFbnRyaWVzPg0KICAgIDxFbnRyeT4NCiAgICAgIDxJZD4xZDE5YzViYS1hOGUzLTQ4ZTgtOWQxMS1jMjRhNWU2N2VhNzM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313" w:name="_CTVP001db52fbf245bf4fb2aa3581870953c66b"/>
      <w:r w:rsidR="00475231">
        <w:rPr>
          <w:rFonts w:cs="Arial"/>
        </w:rPr>
        <w:t>[30]</w:t>
      </w:r>
      <w:bookmarkEnd w:id="313"/>
      <w:r w:rsidR="00EF12F3">
        <w:rPr>
          <w:rFonts w:cs="Arial"/>
        </w:rPr>
        <w:fldChar w:fldCharType="end"/>
      </w:r>
      <w:r w:rsidR="00717A09">
        <w:rPr>
          <w:rFonts w:cs="Arial"/>
        </w:rPr>
        <w:t>.</w:t>
      </w:r>
      <w:r>
        <w:rPr>
          <w:rFonts w:cs="Arial"/>
        </w:rPr>
        <w:t xml:space="preserve"> Further the higher degradation rate for the case of the cell at </w:t>
      </w:r>
      <w:r w:rsidRPr="00636E37">
        <w:rPr>
          <w:rFonts w:cs="Arial"/>
        </w:rPr>
        <w:t>25°C, 2C</w:t>
      </w:r>
      <w:r>
        <w:rPr>
          <w:rFonts w:cs="Arial"/>
        </w:rPr>
        <w:t xml:space="preserve"> is attributed to the combined effect of higher temperature developed due to the cycling temperature and higher cycling rate (it was observed in a </w:t>
      </w:r>
      <w:r>
        <w:rPr>
          <w:rFonts w:cs="Arial"/>
        </w:rPr>
        <w:lastRenderedPageBreak/>
        <w:t xml:space="preserve">previous section that temperature developed in cylindrical cells at </w:t>
      </w:r>
      <w:r w:rsidR="005B0B76">
        <w:rPr>
          <w:rFonts w:cs="Arial"/>
        </w:rPr>
        <w:t xml:space="preserve">2C charge rate is the highest). </w:t>
      </w:r>
      <w:r>
        <w:rPr>
          <w:rFonts w:cs="Arial"/>
        </w:rPr>
        <w:t xml:space="preserve">Higher temperatures developed due to the combined factors can damage the morphology of the SEI layer leading to decomposition of the electrolyte. A further </w:t>
      </w:r>
      <w:r w:rsidR="007B28B7">
        <w:rPr>
          <w:rFonts w:cs="Arial"/>
        </w:rPr>
        <w:t>aging</w:t>
      </w:r>
      <w:r>
        <w:rPr>
          <w:rFonts w:cs="Arial"/>
        </w:rPr>
        <w:t xml:space="preserve"> mechanism can be particularly seen in the case of </w:t>
      </w:r>
      <w:r w:rsidR="00433501">
        <w:rPr>
          <w:rFonts w:cs="Arial"/>
        </w:rPr>
        <w:t xml:space="preserve">the </w:t>
      </w:r>
      <w:r w:rsidRPr="00433501">
        <w:rPr>
          <w:rFonts w:cs="Arial"/>
          <w:noProof/>
        </w:rPr>
        <w:t>cylindrical</w:t>
      </w:r>
      <w:r>
        <w:rPr>
          <w:rFonts w:cs="Arial"/>
        </w:rPr>
        <w:t xml:space="preserve"> cell at 5°C and 0.3C, which is t</w:t>
      </w:r>
      <w:r w:rsidR="00A33782">
        <w:rPr>
          <w:rFonts w:cs="Arial"/>
        </w:rPr>
        <w:t>he LAM</w:t>
      </w:r>
      <w:r>
        <w:rPr>
          <w:rFonts w:cs="Arial"/>
        </w:rPr>
        <w:t xml:space="preserve">, characterized by the abrupt capacity losses during the latter stages of </w:t>
      </w:r>
      <w:r w:rsidR="007B28B7">
        <w:rPr>
          <w:rFonts w:cs="Arial"/>
        </w:rPr>
        <w:t>aging</w:t>
      </w:r>
      <w:r>
        <w:rPr>
          <w:rFonts w:cs="Arial"/>
        </w:rPr>
        <w:t>, which indicates structural degradat</w:t>
      </w:r>
      <w:r w:rsidR="00565D08">
        <w:rPr>
          <w:rFonts w:cs="Arial"/>
        </w:rPr>
        <w:t>ion of electrodes at this stage</w:t>
      </w:r>
      <w:r>
        <w:rPr>
          <w:rFonts w:cs="Arial"/>
        </w:rPr>
        <w:t xml:space="preserve"> </w:t>
      </w:r>
      <w:r w:rsidR="00EF12F3">
        <w:rPr>
          <w:rFonts w:cs="Arial"/>
        </w:rPr>
        <w:fldChar w:fldCharType="begin"/>
      </w:r>
      <w:r w:rsidR="00475231">
        <w:rPr>
          <w:rFonts w:cs="Arial"/>
        </w:rPr>
        <w:instrText>ADDIN CITAVI.PLACEHOLDER c83e65bf-2480-4588-b307-f3ad9146e1e2 PFBsYWNlaG9sZGVyPg0KICA8QWRkSW5WZXJzaW9uPjUuNC4wLjI8L0FkZEluVmVyc2lvbj4NCiAgPElkPmM4M2U2NWJmLTI0ODAtNDU4OC1iMzA3LWYzYWQ5MTQ2ZTFlMjwvSWQ+DQogIDxFbnRyaWVzPg0KICAgIDxFbnRyeT4NCiAgICAgIDxJZD5mOTVkMTI1Mi04ZmQ2LTQ0MmEtOWU4ZS1jMzVlMGM4MjA0Y2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314" w:name="_CTVP001c83e65bf24804588b307f3ad9146e1e2"/>
      <w:r w:rsidR="00475231">
        <w:rPr>
          <w:rFonts w:cs="Arial"/>
        </w:rPr>
        <w:t>[30]</w:t>
      </w:r>
      <w:bookmarkEnd w:id="314"/>
      <w:r w:rsidR="00EF12F3">
        <w:rPr>
          <w:rFonts w:cs="Arial"/>
        </w:rPr>
        <w:fldChar w:fldCharType="end"/>
      </w:r>
      <w:r w:rsidR="00565D08">
        <w:rPr>
          <w:rFonts w:cs="Arial"/>
        </w:rPr>
        <w:t>.</w:t>
      </w:r>
      <w:r w:rsidR="005B0B76">
        <w:rPr>
          <w:rFonts w:cs="Arial"/>
        </w:rPr>
        <w:t xml:space="preserve"> </w:t>
      </w:r>
      <w:r>
        <w:rPr>
          <w:rFonts w:cs="Arial"/>
        </w:rPr>
        <w:t>Minor evidence of LAM is also seen at the end o</w:t>
      </w:r>
      <w:r w:rsidR="00433501">
        <w:rPr>
          <w:rFonts w:cs="Arial"/>
        </w:rPr>
        <w:t xml:space="preserve">f the curve at 45°C and 0.3C. </w:t>
      </w:r>
    </w:p>
    <w:p w14:paraId="165284D2" w14:textId="5569E3B8" w:rsidR="00E96013" w:rsidRDefault="00E96013" w:rsidP="00F93B02">
      <w:pPr>
        <w:spacing w:line="360" w:lineRule="auto"/>
        <w:rPr>
          <w:rFonts w:cs="Arial"/>
        </w:rPr>
      </w:pPr>
      <w:r>
        <w:rPr>
          <w:rFonts w:cs="Arial"/>
        </w:rPr>
        <w:t xml:space="preserve">For the case of prismatic cells, the trend resembles cylindrical cells, but with a lower rate of capacity deterioration. This might be because of </w:t>
      </w:r>
      <w:r w:rsidR="00A33782">
        <w:rPr>
          <w:rFonts w:cs="Arial"/>
        </w:rPr>
        <w:t>l</w:t>
      </w:r>
      <w:r w:rsidR="00EA6FA4">
        <w:rPr>
          <w:rFonts w:cs="Arial"/>
        </w:rPr>
        <w:t>ithium plating</w:t>
      </w:r>
      <w:r>
        <w:rPr>
          <w:rFonts w:cs="Arial"/>
        </w:rPr>
        <w:t xml:space="preserve"> but at a lower degree. Further, no evidence of hidden capacity loss due to LAM is seen in this case, except for a minor evidence of it at 45°C and 0.3C resembling the cylindrical cells at the same condition. This follows expectations as </w:t>
      </w:r>
      <w:r w:rsidR="00A33782">
        <w:rPr>
          <w:rFonts w:cs="Arial"/>
        </w:rPr>
        <w:t>LAM is</w:t>
      </w:r>
      <w:r>
        <w:rPr>
          <w:rFonts w:cs="Arial"/>
        </w:rPr>
        <w:t xml:space="preserve"> higher at elevated temperatures.  </w:t>
      </w:r>
    </w:p>
    <w:p w14:paraId="76BE174B" w14:textId="167DF112" w:rsidR="00E96013" w:rsidRDefault="00E96013" w:rsidP="00F93B02">
      <w:pPr>
        <w:spacing w:line="360" w:lineRule="auto"/>
        <w:rPr>
          <w:rFonts w:cs="Arial"/>
        </w:rPr>
      </w:pPr>
      <w:r>
        <w:rPr>
          <w:rFonts w:cs="Arial"/>
        </w:rPr>
        <w:t xml:space="preserve">The pouch cells have the best capacity retention out of all the geometries under most cycling conditions (except one anomalous condition of 25°C and 2C). Since all the graphite anode based </w:t>
      </w:r>
      <w:r w:rsidR="00433501">
        <w:rPr>
          <w:rFonts w:cs="Arial"/>
        </w:rPr>
        <w:t>l</w:t>
      </w:r>
      <w:r w:rsidR="00304BF0">
        <w:rPr>
          <w:rFonts w:cs="Arial"/>
        </w:rPr>
        <w:t>ithium-ion</w:t>
      </w:r>
      <w:r>
        <w:rPr>
          <w:rFonts w:cs="Arial"/>
        </w:rPr>
        <w:t xml:space="preserve"> cells show initial </w:t>
      </w:r>
      <w:r w:rsidR="007B28B7">
        <w:rPr>
          <w:rFonts w:cs="Arial"/>
        </w:rPr>
        <w:t>aging</w:t>
      </w:r>
      <w:r>
        <w:rPr>
          <w:rFonts w:cs="Arial"/>
        </w:rPr>
        <w:t xml:space="preserve"> due to the formation of SEI layers on the electrode, it can</w:t>
      </w:r>
      <w:r w:rsidR="00EB77A5">
        <w:rPr>
          <w:rFonts w:cs="Arial"/>
        </w:rPr>
        <w:t xml:space="preserve"> be inferred that the </w:t>
      </w:r>
      <w:r>
        <w:rPr>
          <w:rFonts w:cs="Arial"/>
        </w:rPr>
        <w:t>SEI layer in the case of pouch cells not only has the minimum surface area but is also t</w:t>
      </w:r>
      <w:r w:rsidR="00717A09">
        <w:rPr>
          <w:rFonts w:cs="Arial"/>
        </w:rPr>
        <w:t>he most uniform and most stable</w:t>
      </w:r>
      <w:r w:rsidR="005B0B76">
        <w:rPr>
          <w:rFonts w:cs="Arial"/>
        </w:rPr>
        <w:t xml:space="preserve"> </w:t>
      </w:r>
      <w:r w:rsidR="00EF12F3">
        <w:rPr>
          <w:rFonts w:cs="Arial"/>
        </w:rPr>
        <w:fldChar w:fldCharType="begin"/>
      </w:r>
      <w:r w:rsidR="007A40D2">
        <w:rPr>
          <w:rFonts w:cs="Arial"/>
        </w:rPr>
        <w:instrText>ADDIN CITAVI.PLACEHOLDER afc03c37-7d18-4c28-8a31-17adeb9d4281 PFBsYWNlaG9sZGVyPg0KICA8QWRkSW5WZXJzaW9uPjUuNC4wLjI8L0FkZEluVmVyc2lvbj4NCiAgPElkPmFmYzAzYzM3LTdkMTgtNGMyOC04YTMxLTE3YWRlYjlkNDI4MTwvSWQ+DQogIDxFbnRyaWVzPg0KICAgIDxFbnRyeT4NCiAgICAgIDxJZD5mMDNiZGUwMC1iZmM5LTQ4NmMtOTgyOC0xOWM1MmI0MmRhZjg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ICA8RW50cnk+DQogICAgICA8SWQ+NDBhMDlhMmYtMzAxNS00NDhkLWI4MjctODhkNTQwMGJjZDFhPC9JZD4NCiAgICAgIDxSZWZlcmVuY2VJZD40ZjA5MzNhOS1hNzVlLTRiN2ItYmExZC1iNDhkMTRmYWJlNTI8L1JlZmVyZW5jZUlkPg0KICAgICAgPFJhbmdlPg0KICAgICAgICA8U3RhcnQ+NDwvU3RhcnQ+DQogICAgICAgIDxMZW5ndGg+Nj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gIDxFbnRyeT4NCiAgICAgIDxJZD4wZTIzZmZkNi1kNjhlLTRjMTEtOGVhOC1jYWVlZjVjNTA2YzM8L0lkPg0KICAgICAgPFJlZmVyZW5jZUlkPjZiY2EyYmQyLTQ0OTYtNDgyZi05ZWY3LTA5NzUyNmM2NWYzYjwvUmVmZXJlbmNlSWQ+DQogICAgICA8UmFuZ2U+DQogICAgICAgIDxTdGFydD4xMDwvU3RhcnQ+DQogICAgICAgIDxMZW5ndGg+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5bMzBdOyBbMzFdOyBbND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07IFszMV07IFs0MF08L1RleHQ+DQogICAgPC9UZXh0VW5pdD4NCiAgPC9UZXh0VW5pdHM+DQo8L1BsYWNlaG9sZGVyPg==</w:instrText>
      </w:r>
      <w:r w:rsidR="00EF12F3">
        <w:rPr>
          <w:rFonts w:cs="Arial"/>
        </w:rPr>
        <w:fldChar w:fldCharType="separate"/>
      </w:r>
      <w:bookmarkStart w:id="315" w:name="_CTVP001afc03c377d184c288a3117adeb9d4281"/>
      <w:r w:rsidR="00717A09">
        <w:rPr>
          <w:rFonts w:cs="Arial"/>
        </w:rPr>
        <w:t>[30] [31]</w:t>
      </w:r>
      <w:r w:rsidR="007A40D2">
        <w:rPr>
          <w:rFonts w:cs="Arial"/>
        </w:rPr>
        <w:t xml:space="preserve"> [40]</w:t>
      </w:r>
      <w:bookmarkEnd w:id="315"/>
      <w:r w:rsidR="00EF12F3">
        <w:rPr>
          <w:rFonts w:cs="Arial"/>
        </w:rPr>
        <w:fldChar w:fldCharType="end"/>
      </w:r>
      <w:r w:rsidR="00717A09">
        <w:rPr>
          <w:rFonts w:cs="Arial"/>
        </w:rPr>
        <w:t>.</w:t>
      </w:r>
      <w:r>
        <w:rPr>
          <w:rFonts w:cs="Arial"/>
        </w:rPr>
        <w:t xml:space="preserve"> This might be because of the less mechanical and thermal stresses in the geometry of pouch cells due to the stacked structure and soft casing. This can potentially be a significant advantage of pouch cells compared to cylindrical and prismatic geometries, with respect to SEI layer formation. This is inferred because the only factor determining the ideal SEI layer not common to all the geometries is the tolerance to expansion and contraction stresses (mechanical stresses). </w:t>
      </w:r>
    </w:p>
    <w:p w14:paraId="7590A27C" w14:textId="5F05C90C" w:rsidR="00E96013" w:rsidRDefault="00E96013" w:rsidP="00F93B02">
      <w:pPr>
        <w:spacing w:line="360" w:lineRule="auto"/>
        <w:rPr>
          <w:rFonts w:cs="Arial"/>
        </w:rPr>
      </w:pPr>
      <w:r>
        <w:rPr>
          <w:rFonts w:cs="Arial"/>
        </w:rPr>
        <w:t xml:space="preserve">The pouch cells also undergo improved capacity retention moving from 5°C, 0.3C to 5°C, 2C, resembling both cylindrical and prismatic geometries, suggesting a small </w:t>
      </w:r>
      <w:r w:rsidR="007267DD">
        <w:rPr>
          <w:rFonts w:cs="Arial"/>
        </w:rPr>
        <w:t>l</w:t>
      </w:r>
      <w:r w:rsidR="00EA6FA4">
        <w:rPr>
          <w:rFonts w:cs="Arial"/>
        </w:rPr>
        <w:t>ithium plating</w:t>
      </w:r>
      <w:r>
        <w:rPr>
          <w:rFonts w:cs="Arial"/>
        </w:rPr>
        <w:t xml:space="preserve"> induced LLI process because of reduced kinetics at low temperatures and low C-rate. Overall, pouch cells show a much better performance at lower temperatures. But the effect of high temperature induced SEI layer formation (temperature increase from 5°C to 45°C) overcompensates any improvement in </w:t>
      </w:r>
      <w:r w:rsidR="00433501">
        <w:rPr>
          <w:rFonts w:cs="Arial"/>
          <w:noProof/>
        </w:rPr>
        <w:t>the</w:t>
      </w:r>
      <w:r>
        <w:rPr>
          <w:rFonts w:cs="Arial"/>
        </w:rPr>
        <w:t xml:space="preserve"> kinetics and results in faster capacity fade at higher temperatures. It must be noted that the behavior of pouch cells at 25°C and 2C is anomalous and cannot be explained suitably with the literature studied. </w:t>
      </w:r>
    </w:p>
    <w:p w14:paraId="48B67432" w14:textId="25657DB6" w:rsidR="00E96013" w:rsidRDefault="00E96013" w:rsidP="00F93B02">
      <w:pPr>
        <w:spacing w:line="360" w:lineRule="auto"/>
        <w:rPr>
          <w:rFonts w:cs="Arial"/>
        </w:rPr>
      </w:pPr>
      <w:r>
        <w:rPr>
          <w:rFonts w:cs="Arial"/>
        </w:rPr>
        <w:t xml:space="preserve">Summarizing the results, it is observed that the pouch cells have the best overall capacity retention among all structures and is particularly favorable towards </w:t>
      </w:r>
      <w:r w:rsidR="00433501">
        <w:rPr>
          <w:rFonts w:cs="Arial"/>
        </w:rPr>
        <w:t xml:space="preserve">the </w:t>
      </w:r>
      <w:r w:rsidRPr="00433501">
        <w:rPr>
          <w:rFonts w:cs="Arial"/>
          <w:noProof/>
        </w:rPr>
        <w:t>formation</w:t>
      </w:r>
      <w:r>
        <w:rPr>
          <w:rFonts w:cs="Arial"/>
        </w:rPr>
        <w:t xml:space="preserve"> of an ideal SEI layer. Further, it is observed that all the geometries undergo </w:t>
      </w:r>
      <w:r w:rsidR="00717A09">
        <w:rPr>
          <w:rFonts w:cs="Arial"/>
        </w:rPr>
        <w:t>l</w:t>
      </w:r>
      <w:r w:rsidR="00EA6FA4">
        <w:rPr>
          <w:rFonts w:cs="Arial"/>
        </w:rPr>
        <w:t>ithium plating</w:t>
      </w:r>
      <w:r>
        <w:rPr>
          <w:rFonts w:cs="Arial"/>
        </w:rPr>
        <w:t xml:space="preserve"> at low temperatures of operation. A comparison of the </w:t>
      </w:r>
      <w:r w:rsidRPr="00433501">
        <w:rPr>
          <w:rFonts w:cs="Arial"/>
          <w:noProof/>
        </w:rPr>
        <w:t>high</w:t>
      </w:r>
      <w:r w:rsidR="00433501">
        <w:rPr>
          <w:rFonts w:cs="Arial"/>
          <w:noProof/>
        </w:rPr>
        <w:t>-</w:t>
      </w:r>
      <w:r w:rsidRPr="00433501">
        <w:rPr>
          <w:rFonts w:cs="Arial"/>
          <w:noProof/>
        </w:rPr>
        <w:t>temperature</w:t>
      </w:r>
      <w:r>
        <w:rPr>
          <w:rFonts w:cs="Arial"/>
        </w:rPr>
        <w:t xml:space="preserve"> capacity fading suggests that </w:t>
      </w:r>
      <w:r>
        <w:rPr>
          <w:rFonts w:cs="Arial"/>
        </w:rPr>
        <w:lastRenderedPageBreak/>
        <w:t xml:space="preserve">the optimum temperature of cycling is highest for cylindrical cells followed by prismatic cells with pouch cells having the least. Both the prismatic and cylindrical geometries show tendencies of </w:t>
      </w:r>
      <w:r w:rsidR="00A33782">
        <w:rPr>
          <w:rFonts w:cs="Arial"/>
        </w:rPr>
        <w:t>LAM</w:t>
      </w:r>
      <w:r>
        <w:rPr>
          <w:rFonts w:cs="Arial"/>
        </w:rPr>
        <w:t xml:space="preserve"> with an </w:t>
      </w:r>
      <w:r w:rsidRPr="00433501">
        <w:rPr>
          <w:rFonts w:cs="Arial"/>
          <w:noProof/>
        </w:rPr>
        <w:t>abrupt</w:t>
      </w:r>
      <w:r w:rsidR="00433501">
        <w:rPr>
          <w:rFonts w:cs="Arial"/>
          <w:noProof/>
        </w:rPr>
        <w:t>ly</w:t>
      </w:r>
      <w:r>
        <w:rPr>
          <w:rFonts w:cs="Arial"/>
        </w:rPr>
        <w:t xml:space="preserve"> increased capacity fade, with </w:t>
      </w:r>
      <w:r w:rsidR="00433501">
        <w:rPr>
          <w:rFonts w:cs="Arial"/>
        </w:rPr>
        <w:t xml:space="preserve">the </w:t>
      </w:r>
      <w:r w:rsidRPr="00433501">
        <w:rPr>
          <w:rFonts w:cs="Arial"/>
          <w:noProof/>
        </w:rPr>
        <w:t>cylindrical</w:t>
      </w:r>
      <w:r>
        <w:rPr>
          <w:rFonts w:cs="Arial"/>
        </w:rPr>
        <w:t xml:space="preserve"> cell at 5°C and 0.3C showing a significant drop. Any instances of LAM </w:t>
      </w:r>
      <w:r w:rsidR="00A33782">
        <w:rPr>
          <w:rFonts w:cs="Arial"/>
        </w:rPr>
        <w:t xml:space="preserve">could also </w:t>
      </w:r>
      <w:r w:rsidR="001E1DFB">
        <w:rPr>
          <w:rFonts w:cs="Arial"/>
        </w:rPr>
        <w:t>suggest</w:t>
      </w:r>
      <w:r>
        <w:rPr>
          <w:rFonts w:cs="Arial"/>
        </w:rPr>
        <w:t xml:space="preserve"> a possible electrode deterioration. </w:t>
      </w:r>
    </w:p>
    <w:p w14:paraId="1A947377" w14:textId="2A12053A" w:rsidR="006438A5" w:rsidRDefault="006438A5" w:rsidP="00F93B02">
      <w:pPr>
        <w:spacing w:line="360" w:lineRule="auto"/>
        <w:rPr>
          <w:rFonts w:cs="Arial"/>
        </w:rPr>
      </w:pPr>
      <w:r>
        <w:rPr>
          <w:rFonts w:cs="Arial"/>
        </w:rPr>
        <w:t>After the capacity deterioration studies, the cells from two different conditions of cycling (namely, 0.3C, 5°C and 0.3C,</w:t>
      </w:r>
      <w:r w:rsidRPr="006438A5">
        <w:rPr>
          <w:rFonts w:cs="Arial"/>
        </w:rPr>
        <w:t xml:space="preserve"> </w:t>
      </w:r>
      <w:r>
        <w:rPr>
          <w:rFonts w:cs="Arial"/>
        </w:rPr>
        <w:t xml:space="preserve">45°C) were chosen for </w:t>
      </w:r>
      <w:r w:rsidR="00FE259A">
        <w:rPr>
          <w:rFonts w:cs="Arial"/>
        </w:rPr>
        <w:t>30 s</w:t>
      </w:r>
      <w:r>
        <w:rPr>
          <w:rFonts w:cs="Arial"/>
        </w:rPr>
        <w:t xml:space="preserve"> pulse tests to determine the effect of capacity fade on the internal resistance and the polarization in the cells.</w:t>
      </w:r>
    </w:p>
    <w:p w14:paraId="68D5D243" w14:textId="77777777" w:rsidR="008175CB" w:rsidRDefault="008175CB" w:rsidP="00F93B02">
      <w:pPr>
        <w:pStyle w:val="Heading3"/>
        <w:spacing w:line="360" w:lineRule="auto"/>
      </w:pPr>
      <w:bookmarkStart w:id="316" w:name="_Toc528067772"/>
      <w:r>
        <w:t>Summary of tests on aged cells</w:t>
      </w:r>
      <w:bookmarkEnd w:id="316"/>
    </w:p>
    <w:p w14:paraId="6DF03E36" w14:textId="6520A0C5" w:rsidR="00356E06" w:rsidRDefault="008175CB" w:rsidP="00F93B02">
      <w:pPr>
        <w:spacing w:line="360" w:lineRule="auto"/>
        <w:rPr>
          <w:lang w:eastAsia="de-DE"/>
        </w:rPr>
      </w:pPr>
      <w:r>
        <w:rPr>
          <w:lang w:eastAsia="de-DE"/>
        </w:rPr>
        <w:t>In this su</w:t>
      </w:r>
      <w:r w:rsidR="00433501">
        <w:rPr>
          <w:lang w:eastAsia="de-DE"/>
        </w:rPr>
        <w:t>b</w:t>
      </w:r>
      <w:r>
        <w:rPr>
          <w:lang w:eastAsia="de-DE"/>
        </w:rPr>
        <w:t xml:space="preserve">section, </w:t>
      </w:r>
      <w:r w:rsidRPr="00433501">
        <w:rPr>
          <w:noProof/>
          <w:lang w:eastAsia="de-DE"/>
        </w:rPr>
        <w:t>first</w:t>
      </w:r>
      <w:r w:rsidR="00433501">
        <w:rPr>
          <w:noProof/>
          <w:lang w:eastAsia="de-DE"/>
        </w:rPr>
        <w:t>,</w:t>
      </w:r>
      <w:r>
        <w:rPr>
          <w:lang w:eastAsia="de-DE"/>
        </w:rPr>
        <w:t xml:space="preserve"> the</w:t>
      </w:r>
      <w:r w:rsidR="00425041">
        <w:rPr>
          <w:lang w:eastAsia="de-DE"/>
        </w:rPr>
        <w:t xml:space="preserve"> capacity deterioration of aged cells was studied for different conditions of operating temperatures and C-rates. The different capacity fade mechanisms were analyzed. Cylindrical cells, especially, and to some </w:t>
      </w:r>
      <w:r w:rsidR="00425041" w:rsidRPr="00433501">
        <w:rPr>
          <w:noProof/>
          <w:lang w:eastAsia="de-DE"/>
        </w:rPr>
        <w:t>extent</w:t>
      </w:r>
      <w:r w:rsidR="00433501">
        <w:rPr>
          <w:noProof/>
          <w:lang w:eastAsia="de-DE"/>
        </w:rPr>
        <w:t>,</w:t>
      </w:r>
      <w:r w:rsidR="00425041">
        <w:rPr>
          <w:lang w:eastAsia="de-DE"/>
        </w:rPr>
        <w:t xml:space="preserve"> prism</w:t>
      </w:r>
      <w:r w:rsidR="004949BD">
        <w:rPr>
          <w:lang w:eastAsia="de-DE"/>
        </w:rPr>
        <w:t>atic cells showed evidence of lithium</w:t>
      </w:r>
      <w:r w:rsidR="00425041">
        <w:rPr>
          <w:lang w:eastAsia="de-DE"/>
        </w:rPr>
        <w:t xml:space="preserve"> plating at low temperatures. The performance of pouch cells was better at low temperatures. Cylindrical cells show the highest operating temperatures while the pouch cells have the least. Overall, the capacity</w:t>
      </w:r>
      <w:r w:rsidR="0084241E">
        <w:rPr>
          <w:lang w:eastAsia="de-DE"/>
        </w:rPr>
        <w:t xml:space="preserve"> retention of pouch cells is the best among all geometries.</w:t>
      </w:r>
    </w:p>
    <w:p w14:paraId="02AF4999" w14:textId="6A61746D" w:rsidR="00C7196F" w:rsidRPr="00C7196F" w:rsidRDefault="0084241E" w:rsidP="00F93B02">
      <w:pPr>
        <w:spacing w:line="360" w:lineRule="auto"/>
        <w:rPr>
          <w:rFonts w:cs="Arial"/>
        </w:rPr>
      </w:pPr>
      <w:r>
        <w:rPr>
          <w:lang w:eastAsia="de-DE"/>
        </w:rPr>
        <w:t xml:space="preserve">Further, </w:t>
      </w:r>
      <w:r w:rsidR="00FE259A">
        <w:rPr>
          <w:lang w:eastAsia="de-DE"/>
        </w:rPr>
        <w:t>30 s</w:t>
      </w:r>
      <w:r>
        <w:rPr>
          <w:lang w:eastAsia="de-DE"/>
        </w:rPr>
        <w:t xml:space="preserve"> pulse tests were performed on cells with the same C-rate (0.3C) and two different temperatures (</w:t>
      </w:r>
      <w:r w:rsidRPr="0084241E">
        <w:rPr>
          <w:rFonts w:cs="Arial"/>
        </w:rPr>
        <w:t>5°C</w:t>
      </w:r>
      <w:r>
        <w:rPr>
          <w:rFonts w:cs="Arial"/>
        </w:rPr>
        <w:t xml:space="preserve"> and </w:t>
      </w:r>
      <w:r w:rsidRPr="0084241E">
        <w:rPr>
          <w:rStyle w:val="SubtleEmphasis"/>
          <w:rFonts w:cs="Arial"/>
          <w:i w:val="0"/>
          <w:iCs w:val="0"/>
        </w:rPr>
        <w:t>4</w:t>
      </w:r>
      <w:r w:rsidRPr="0084241E">
        <w:rPr>
          <w:rFonts w:cs="Arial"/>
        </w:rPr>
        <w:t>5°C</w:t>
      </w:r>
      <w:r>
        <w:rPr>
          <w:lang w:eastAsia="de-DE"/>
        </w:rPr>
        <w:t xml:space="preserve">). </w:t>
      </w:r>
      <w:r w:rsidR="00957027">
        <w:rPr>
          <w:lang w:eastAsia="de-DE"/>
        </w:rPr>
        <w:t xml:space="preserve">A direct comparison between the cells as all of them </w:t>
      </w:r>
      <w:r w:rsidR="00433501">
        <w:rPr>
          <w:noProof/>
          <w:lang w:eastAsia="de-DE"/>
        </w:rPr>
        <w:t>is</w:t>
      </w:r>
      <w:r w:rsidR="00957027">
        <w:rPr>
          <w:lang w:eastAsia="de-DE"/>
        </w:rPr>
        <w:t xml:space="preserve"> at different SOHs during the check-ups (ECU). The tests gave information about the electrochemical phenomena. Many resistance and polarization values seemed to reduce with respect to </w:t>
      </w:r>
      <w:r w:rsidR="00433501">
        <w:rPr>
          <w:lang w:eastAsia="de-DE"/>
        </w:rPr>
        <w:t xml:space="preserve">the </w:t>
      </w:r>
      <w:r w:rsidR="00957027" w:rsidRPr="00433501">
        <w:rPr>
          <w:noProof/>
          <w:lang w:eastAsia="de-DE"/>
        </w:rPr>
        <w:t>unaged</w:t>
      </w:r>
      <w:r w:rsidR="00957027">
        <w:rPr>
          <w:lang w:eastAsia="de-DE"/>
        </w:rPr>
        <w:t xml:space="preserve"> cell. This was validated using previous studies and it was inferred that the actual resistance increase kicks off around</w:t>
      </w:r>
      <w:r w:rsidR="00EA6FA4">
        <w:rPr>
          <w:lang w:eastAsia="de-DE"/>
        </w:rPr>
        <w:t xml:space="preserve"> the</w:t>
      </w:r>
      <w:r w:rsidR="00957027">
        <w:rPr>
          <w:lang w:eastAsia="de-DE"/>
        </w:rPr>
        <w:t xml:space="preserve"> </w:t>
      </w:r>
      <w:r w:rsidR="00C05A8E">
        <w:rPr>
          <w:lang w:eastAsia="de-DE"/>
        </w:rPr>
        <w:t>EOL</w:t>
      </w:r>
      <w:r w:rsidR="00957027">
        <w:rPr>
          <w:lang w:eastAsia="de-DE"/>
        </w:rPr>
        <w:t xml:space="preserve"> of the cells or on reaching the cut-off voltage and depends on the severity of cycling conditions. </w:t>
      </w:r>
      <w:r w:rsidR="00687D7F">
        <w:rPr>
          <w:lang w:eastAsia="de-DE"/>
        </w:rPr>
        <w:t xml:space="preserve">It was seen that the elevated increase in diffusion polarization concurs with the </w:t>
      </w:r>
      <w:r w:rsidR="00EA6FA4">
        <w:rPr>
          <w:lang w:eastAsia="de-DE"/>
        </w:rPr>
        <w:t>lithium plating</w:t>
      </w:r>
      <w:r w:rsidR="00687D7F">
        <w:rPr>
          <w:lang w:eastAsia="de-DE"/>
        </w:rPr>
        <w:t xml:space="preserve"> occurring for cylindrical cells </w:t>
      </w:r>
      <w:r w:rsidR="00433501">
        <w:rPr>
          <w:noProof/>
          <w:lang w:eastAsia="de-DE"/>
        </w:rPr>
        <w:t>at</w:t>
      </w:r>
      <w:r w:rsidR="00687D7F">
        <w:rPr>
          <w:lang w:eastAsia="de-DE"/>
        </w:rPr>
        <w:t xml:space="preserve"> low temperatures. </w:t>
      </w:r>
      <w:r w:rsidR="00E03A7B">
        <w:rPr>
          <w:lang w:eastAsia="de-DE"/>
        </w:rPr>
        <w:t xml:space="preserve">Prismatic cells show an elevated ohmic resistance increase at higher SOCs while discharging. The aged pouch cells show the highest fluctuations in resistance and polarization values with respect to the unaged cells. It is also evident that the capacity deterioration and rapid internal resistance increase for pouch cells kicks in at </w:t>
      </w:r>
      <w:r w:rsidR="00B679F8">
        <w:rPr>
          <w:lang w:eastAsia="de-DE"/>
        </w:rPr>
        <w:t xml:space="preserve">a much lower SOH and can undergo </w:t>
      </w:r>
      <w:r w:rsidR="00B679F8" w:rsidRPr="00433501">
        <w:rPr>
          <w:noProof/>
          <w:lang w:eastAsia="de-DE"/>
        </w:rPr>
        <w:t>higher</w:t>
      </w:r>
      <w:r w:rsidR="00B679F8">
        <w:rPr>
          <w:lang w:eastAsia="de-DE"/>
        </w:rPr>
        <w:t xml:space="preserve"> number of </w:t>
      </w:r>
      <w:r w:rsidR="009E0885">
        <w:rPr>
          <w:lang w:eastAsia="de-DE"/>
        </w:rPr>
        <w:t>EFC</w:t>
      </w:r>
      <w:r w:rsidR="0046362B">
        <w:rPr>
          <w:lang w:eastAsia="de-DE"/>
        </w:rPr>
        <w:t>s</w:t>
      </w:r>
      <w:r w:rsidR="00957027">
        <w:rPr>
          <w:lang w:eastAsia="de-DE"/>
        </w:rPr>
        <w:t xml:space="preserve"> </w:t>
      </w:r>
    </w:p>
    <w:p w14:paraId="19A71DE5" w14:textId="77777777" w:rsidR="002B350E" w:rsidRPr="00F34DCF" w:rsidRDefault="002B350E" w:rsidP="00F93B02">
      <w:pPr>
        <w:spacing w:line="360" w:lineRule="auto"/>
        <w:jc w:val="left"/>
        <w:rPr>
          <w:lang w:eastAsia="de-DE"/>
        </w:rPr>
        <w:sectPr w:rsidR="002B350E" w:rsidRPr="00F34DCF" w:rsidSect="004A1120">
          <w:headerReference w:type="default" r:id="rId60"/>
          <w:pgSz w:w="11906" w:h="16838"/>
          <w:pgMar w:top="1701" w:right="1247" w:bottom="1134" w:left="1134" w:header="709" w:footer="709" w:gutter="680"/>
          <w:cols w:space="708"/>
          <w:titlePg/>
          <w:docGrid w:linePitch="360"/>
        </w:sectPr>
      </w:pPr>
    </w:p>
    <w:p w14:paraId="3B328D38" w14:textId="77777777" w:rsidR="004A1120" w:rsidRDefault="007154A0" w:rsidP="00F93B02">
      <w:pPr>
        <w:pStyle w:val="Heading1"/>
        <w:spacing w:line="360" w:lineRule="auto"/>
        <w:rPr>
          <w:lang w:eastAsia="de-DE"/>
        </w:rPr>
      </w:pPr>
      <w:bookmarkStart w:id="317" w:name="_Toc528067773"/>
      <w:r>
        <w:rPr>
          <w:lang w:eastAsia="de-DE"/>
        </w:rPr>
        <w:lastRenderedPageBreak/>
        <w:t>Summary</w:t>
      </w:r>
      <w:bookmarkEnd w:id="317"/>
    </w:p>
    <w:p w14:paraId="1D608293" w14:textId="5270D65F" w:rsidR="00B71C20" w:rsidRDefault="009E0885" w:rsidP="00F93B02">
      <w:pPr>
        <w:spacing w:line="360" w:lineRule="auto"/>
        <w:rPr>
          <w:rStyle w:val="hps"/>
        </w:rPr>
      </w:pPr>
      <w:r>
        <w:rPr>
          <w:rStyle w:val="hps"/>
        </w:rPr>
        <w:t xml:space="preserve">The objective of the thesis was to </w:t>
      </w:r>
      <w:r w:rsidR="00DD7DF0">
        <w:rPr>
          <w:rStyle w:val="hps"/>
        </w:rPr>
        <w:t>analyze the performance of 16</w:t>
      </w:r>
      <w:r w:rsidR="004C56FA">
        <w:rPr>
          <w:rStyle w:val="hps"/>
        </w:rPr>
        <w:t xml:space="preserve"> </w:t>
      </w:r>
      <w:r w:rsidR="00DD7DF0">
        <w:rPr>
          <w:rStyle w:val="hps"/>
        </w:rPr>
        <w:t xml:space="preserve">Ah </w:t>
      </w:r>
      <w:r w:rsidR="00FA7A9F">
        <w:rPr>
          <w:rStyle w:val="hps"/>
        </w:rPr>
        <w:t>LFP-graphite</w:t>
      </w:r>
      <w:r w:rsidR="00DD7DF0">
        <w:rPr>
          <w:rStyle w:val="hps"/>
        </w:rPr>
        <w:t xml:space="preserve"> cells with respect to their packaging geometries. The literature studied </w:t>
      </w:r>
      <w:r w:rsidR="00B06EE6">
        <w:rPr>
          <w:rStyle w:val="hps"/>
        </w:rPr>
        <w:t>indicated</w:t>
      </w:r>
      <w:r w:rsidR="00DD7DF0">
        <w:rPr>
          <w:rStyle w:val="hps"/>
        </w:rPr>
        <w:t xml:space="preserve"> limited st</w:t>
      </w:r>
      <w:r w:rsidR="00B06EE6">
        <w:rPr>
          <w:rStyle w:val="hps"/>
        </w:rPr>
        <w:t>udies on performance comparison</w:t>
      </w:r>
      <w:r w:rsidR="00DD7DF0">
        <w:rPr>
          <w:rStyle w:val="hps"/>
        </w:rPr>
        <w:t xml:space="preserve"> of </w:t>
      </w:r>
      <w:r w:rsidR="00EA6FA4">
        <w:rPr>
          <w:rStyle w:val="hps"/>
        </w:rPr>
        <w:t>l</w:t>
      </w:r>
      <w:r w:rsidR="00304BF0">
        <w:rPr>
          <w:rStyle w:val="hps"/>
        </w:rPr>
        <w:t>ithium-ion</w:t>
      </w:r>
      <w:r w:rsidR="00DD7DF0">
        <w:rPr>
          <w:rStyle w:val="hps"/>
        </w:rPr>
        <w:t xml:space="preserve"> cells </w:t>
      </w:r>
      <w:r w:rsidR="00817631">
        <w:rPr>
          <w:rStyle w:val="hps"/>
        </w:rPr>
        <w:t>based on packaging geometries</w:t>
      </w:r>
      <w:r w:rsidR="00DD7DF0">
        <w:rPr>
          <w:rStyle w:val="hps"/>
        </w:rPr>
        <w:t xml:space="preserve">. </w:t>
      </w:r>
      <w:r w:rsidR="00A438E3">
        <w:rPr>
          <w:rStyle w:val="hps"/>
        </w:rPr>
        <w:t xml:space="preserve">The initial chapters discussed the fundamentals of </w:t>
      </w:r>
      <w:r w:rsidR="00EA6FA4">
        <w:rPr>
          <w:rStyle w:val="hps"/>
        </w:rPr>
        <w:t>l</w:t>
      </w:r>
      <w:r w:rsidR="00304BF0">
        <w:rPr>
          <w:rStyle w:val="hps"/>
        </w:rPr>
        <w:t>ithium-ion</w:t>
      </w:r>
      <w:r w:rsidR="00A438E3">
        <w:rPr>
          <w:rStyle w:val="hps"/>
        </w:rPr>
        <w:t xml:space="preserve"> cells with </w:t>
      </w:r>
      <w:r w:rsidR="00433501">
        <w:rPr>
          <w:rStyle w:val="hps"/>
        </w:rPr>
        <w:t xml:space="preserve">a </w:t>
      </w:r>
      <w:r w:rsidR="00A438E3" w:rsidRPr="00433501">
        <w:rPr>
          <w:rStyle w:val="hps"/>
          <w:noProof/>
        </w:rPr>
        <w:t>focus</w:t>
      </w:r>
      <w:r w:rsidR="00A438E3">
        <w:rPr>
          <w:rStyle w:val="hps"/>
        </w:rPr>
        <w:t xml:space="preserve"> on the LiFePO</w:t>
      </w:r>
      <w:r w:rsidR="00A438E3" w:rsidRPr="00A438E3">
        <w:rPr>
          <w:rStyle w:val="hps"/>
          <w:vertAlign w:val="subscript"/>
        </w:rPr>
        <w:t>4</w:t>
      </w:r>
      <w:r w:rsidR="00A438E3">
        <w:rPr>
          <w:rStyle w:val="hps"/>
        </w:rPr>
        <w:t xml:space="preserve"> cells. The </w:t>
      </w:r>
      <w:r w:rsidR="00B71C20">
        <w:rPr>
          <w:rStyle w:val="hps"/>
        </w:rPr>
        <w:t xml:space="preserve">different </w:t>
      </w:r>
      <w:r w:rsidR="00A438E3">
        <w:rPr>
          <w:rStyle w:val="hps"/>
        </w:rPr>
        <w:t>packaging geometries wer</w:t>
      </w:r>
      <w:r w:rsidR="00B71C20">
        <w:rPr>
          <w:rStyle w:val="hps"/>
        </w:rPr>
        <w:t>e introduced and st</w:t>
      </w:r>
      <w:r w:rsidR="008C7454">
        <w:rPr>
          <w:rStyle w:val="hps"/>
        </w:rPr>
        <w:t>udied based on their structures with</w:t>
      </w:r>
      <w:r w:rsidR="00B71C20">
        <w:rPr>
          <w:rStyle w:val="hps"/>
        </w:rPr>
        <w:t xml:space="preserve"> illustrations </w:t>
      </w:r>
      <w:r w:rsidR="00B71C20" w:rsidRPr="00433501">
        <w:rPr>
          <w:rStyle w:val="hps"/>
          <w:noProof/>
        </w:rPr>
        <w:t>and</w:t>
      </w:r>
      <w:r w:rsidR="00B71C20">
        <w:rPr>
          <w:rStyle w:val="hps"/>
        </w:rPr>
        <w:t xml:space="preserve"> examples</w:t>
      </w:r>
      <w:r w:rsidR="00052A0F">
        <w:rPr>
          <w:rStyle w:val="hps"/>
        </w:rPr>
        <w:t xml:space="preserve"> of applications</w:t>
      </w:r>
      <w:r w:rsidR="00B71C20">
        <w:rPr>
          <w:rStyle w:val="hps"/>
        </w:rPr>
        <w:t xml:space="preserve">. </w:t>
      </w:r>
    </w:p>
    <w:p w14:paraId="1A7E0417" w14:textId="12BF53D1" w:rsidR="006D22B5" w:rsidRDefault="002218B9" w:rsidP="00F93B02">
      <w:pPr>
        <w:spacing w:line="360" w:lineRule="auto"/>
        <w:rPr>
          <w:rStyle w:val="hps"/>
        </w:rPr>
      </w:pPr>
      <w:r>
        <w:rPr>
          <w:rStyle w:val="hps"/>
        </w:rPr>
        <w:t>The literatu</w:t>
      </w:r>
      <w:r w:rsidR="00B71C20">
        <w:rPr>
          <w:rStyle w:val="hps"/>
        </w:rPr>
        <w:t>r</w:t>
      </w:r>
      <w:r>
        <w:rPr>
          <w:rStyle w:val="hps"/>
        </w:rPr>
        <w:t>e reviewed</w:t>
      </w:r>
      <w:r w:rsidR="00B71C20">
        <w:rPr>
          <w:rStyle w:val="hps"/>
        </w:rPr>
        <w:t xml:space="preserve"> discussed the </w:t>
      </w:r>
      <w:r w:rsidR="00DE0EFA">
        <w:rPr>
          <w:rStyle w:val="hps"/>
        </w:rPr>
        <w:t xml:space="preserve">state of the </w:t>
      </w:r>
      <w:r w:rsidR="00906BC1">
        <w:rPr>
          <w:rStyle w:val="hps"/>
        </w:rPr>
        <w:t>art</w:t>
      </w:r>
      <w:r w:rsidR="00B71C20">
        <w:rPr>
          <w:rStyle w:val="hps"/>
        </w:rPr>
        <w:t xml:space="preserve"> in the study of comparison of </w:t>
      </w:r>
      <w:r w:rsidR="00EA6FA4">
        <w:rPr>
          <w:rStyle w:val="hps"/>
        </w:rPr>
        <w:t>l</w:t>
      </w:r>
      <w:r w:rsidR="00304BF0">
        <w:rPr>
          <w:rStyle w:val="hps"/>
        </w:rPr>
        <w:t>ithium-ion</w:t>
      </w:r>
      <w:r w:rsidR="00B71C20">
        <w:rPr>
          <w:rStyle w:val="hps"/>
        </w:rPr>
        <w:t xml:space="preserve"> cell packaging geometries. </w:t>
      </w:r>
      <w:r w:rsidR="00D0314D">
        <w:rPr>
          <w:rStyle w:val="hps"/>
        </w:rPr>
        <w:t xml:space="preserve">The aging mechanisms were studied with </w:t>
      </w:r>
      <w:r w:rsidR="00433501">
        <w:rPr>
          <w:rStyle w:val="hps"/>
        </w:rPr>
        <w:t xml:space="preserve">a </w:t>
      </w:r>
      <w:r w:rsidR="00D0314D" w:rsidRPr="00433501">
        <w:rPr>
          <w:rStyle w:val="hps"/>
          <w:noProof/>
        </w:rPr>
        <w:t>focus</w:t>
      </w:r>
      <w:r w:rsidR="00D0314D">
        <w:rPr>
          <w:rStyle w:val="hps"/>
        </w:rPr>
        <w:t xml:space="preserve"> on the</w:t>
      </w:r>
      <w:r w:rsidR="00B71C20">
        <w:rPr>
          <w:rStyle w:val="hps"/>
        </w:rPr>
        <w:t xml:space="preserve"> importance of SEI layer formation and its contribution </w:t>
      </w:r>
      <w:r w:rsidR="007F7D92">
        <w:rPr>
          <w:rStyle w:val="hps"/>
        </w:rPr>
        <w:t>in</w:t>
      </w:r>
      <w:r w:rsidR="00B71C20">
        <w:rPr>
          <w:rStyle w:val="hps"/>
        </w:rPr>
        <w:t xml:space="preserve"> capacity deterioration. </w:t>
      </w:r>
      <w:r w:rsidR="00F83B63">
        <w:rPr>
          <w:rStyle w:val="hps"/>
        </w:rPr>
        <w:t xml:space="preserve">The aging of the cell </w:t>
      </w:r>
      <w:r w:rsidR="00095F9B">
        <w:rPr>
          <w:rStyle w:val="hps"/>
        </w:rPr>
        <w:t>shows</w:t>
      </w:r>
      <w:r w:rsidR="00F83B63">
        <w:rPr>
          <w:rStyle w:val="hps"/>
        </w:rPr>
        <w:t xml:space="preserve"> changes in the internal resistance which directly affects properties like capacity, power density, energy density etc. The different types of internal resistances were discusse</w:t>
      </w:r>
      <w:r w:rsidR="005C0AA8">
        <w:rPr>
          <w:rStyle w:val="hps"/>
        </w:rPr>
        <w:t xml:space="preserve">d. Different methods to measure and separate resistance based on electrochemical stages were studied focusing more </w:t>
      </w:r>
      <w:r w:rsidR="006D22B5">
        <w:rPr>
          <w:rStyle w:val="hps"/>
        </w:rPr>
        <w:t xml:space="preserve">on </w:t>
      </w:r>
      <w:r w:rsidR="005C0AA8">
        <w:rPr>
          <w:rStyle w:val="hps"/>
        </w:rPr>
        <w:t xml:space="preserve">DC </w:t>
      </w:r>
      <w:r w:rsidR="00BA7E34">
        <w:rPr>
          <w:rStyle w:val="hps"/>
        </w:rPr>
        <w:t>pulse</w:t>
      </w:r>
      <w:r w:rsidR="005C0AA8">
        <w:rPr>
          <w:rStyle w:val="hps"/>
        </w:rPr>
        <w:t xml:space="preserve"> methods to measure resistances.</w:t>
      </w:r>
      <w:r w:rsidR="00552E29">
        <w:rPr>
          <w:rStyle w:val="hps"/>
        </w:rPr>
        <w:t xml:space="preserve"> </w:t>
      </w:r>
      <w:r w:rsidR="006D22B5">
        <w:rPr>
          <w:rStyle w:val="hps"/>
        </w:rPr>
        <w:t xml:space="preserve">It was found that the DC </w:t>
      </w:r>
      <w:r w:rsidR="00BA7E34">
        <w:rPr>
          <w:rStyle w:val="hps"/>
        </w:rPr>
        <w:t>pulse</w:t>
      </w:r>
      <w:r w:rsidR="006D22B5">
        <w:rPr>
          <w:rStyle w:val="hps"/>
        </w:rPr>
        <w:t xml:space="preserve"> method is not completely capable of separating the resistances according t</w:t>
      </w:r>
      <w:r w:rsidR="00137C04">
        <w:rPr>
          <w:rStyle w:val="hps"/>
        </w:rPr>
        <w:t>o the electrochemical phenomena, but a su</w:t>
      </w:r>
      <w:r w:rsidR="00422EA6">
        <w:rPr>
          <w:rStyle w:val="hps"/>
        </w:rPr>
        <w:t>itable approximation was used for</w:t>
      </w:r>
      <w:r w:rsidR="00137C04">
        <w:rPr>
          <w:rStyle w:val="hps"/>
        </w:rPr>
        <w:t xml:space="preserve"> the further tests and analyses. </w:t>
      </w:r>
      <w:r w:rsidR="006D22B5">
        <w:rPr>
          <w:rStyle w:val="hps"/>
        </w:rPr>
        <w:t xml:space="preserve"> </w:t>
      </w:r>
    </w:p>
    <w:p w14:paraId="6F6FB328" w14:textId="59C89367" w:rsidR="00296520" w:rsidRDefault="006D22B5" w:rsidP="00F93B02">
      <w:pPr>
        <w:spacing w:line="360" w:lineRule="auto"/>
        <w:rPr>
          <w:rStyle w:val="hps"/>
        </w:rPr>
      </w:pPr>
      <w:r>
        <w:rPr>
          <w:rStyle w:val="hps"/>
        </w:rPr>
        <w:t xml:space="preserve">The cylindrical and prismatic cells were prepared with standardized equipment available </w:t>
      </w:r>
      <w:r w:rsidR="00CE731C">
        <w:rPr>
          <w:rStyle w:val="hps"/>
        </w:rPr>
        <w:t>which followed</w:t>
      </w:r>
      <w:r>
        <w:rPr>
          <w:rStyle w:val="hps"/>
        </w:rPr>
        <w:t xml:space="preserve"> the jelly roll manufacturing. The manufacture of the pouch cells required </w:t>
      </w:r>
      <w:r w:rsidR="00137C04">
        <w:rPr>
          <w:rStyle w:val="hps"/>
        </w:rPr>
        <w:t>slow</w:t>
      </w:r>
      <w:r>
        <w:rPr>
          <w:rStyle w:val="hps"/>
        </w:rPr>
        <w:t xml:space="preserve"> </w:t>
      </w:r>
      <w:r w:rsidR="00FF2E8E">
        <w:rPr>
          <w:rStyle w:val="hps"/>
        </w:rPr>
        <w:t xml:space="preserve">and </w:t>
      </w:r>
      <w:r>
        <w:rPr>
          <w:rStyle w:val="hps"/>
        </w:rPr>
        <w:t>diligent manual work</w:t>
      </w:r>
      <w:r w:rsidR="00137C04">
        <w:rPr>
          <w:rStyle w:val="hps"/>
        </w:rPr>
        <w:t xml:space="preserve">, with cutting thin layers of electrodes and separator and arranging, followed by further addition of electrolyte, tab design and sealing after </w:t>
      </w:r>
      <w:r w:rsidR="00433501" w:rsidRPr="00433501">
        <w:rPr>
          <w:rStyle w:val="hps"/>
          <w:noProof/>
        </w:rPr>
        <w:t>degasifica</w:t>
      </w:r>
      <w:r w:rsidR="00433501">
        <w:rPr>
          <w:rStyle w:val="hps"/>
          <w:noProof/>
        </w:rPr>
        <w:t>tion</w:t>
      </w:r>
      <w:r w:rsidR="00137C04">
        <w:rPr>
          <w:rStyle w:val="hps"/>
        </w:rPr>
        <w:t xml:space="preserve">. </w:t>
      </w:r>
      <w:r w:rsidR="002D3DC3">
        <w:rPr>
          <w:rStyle w:val="hps"/>
        </w:rPr>
        <w:t>Within the scope of the the</w:t>
      </w:r>
      <w:r w:rsidR="00E76B46">
        <w:rPr>
          <w:rStyle w:val="hps"/>
        </w:rPr>
        <w:t>sis, only cyclic aging</w:t>
      </w:r>
      <w:r w:rsidR="002D3DC3">
        <w:rPr>
          <w:rStyle w:val="hps"/>
        </w:rPr>
        <w:t xml:space="preserve"> tests were included. </w:t>
      </w:r>
      <w:r w:rsidR="006932DB">
        <w:rPr>
          <w:rStyle w:val="hps"/>
        </w:rPr>
        <w:t>The cell cycling was done u</w:t>
      </w:r>
      <w:r w:rsidR="00FC6620">
        <w:rPr>
          <w:rStyle w:val="hps"/>
        </w:rPr>
        <w:t xml:space="preserve">sing the standard CC-CV method. </w:t>
      </w:r>
      <w:r w:rsidR="00CC7B34">
        <w:rPr>
          <w:rStyle w:val="hps"/>
        </w:rPr>
        <w:t xml:space="preserve">The temperature measurement was done using standard </w:t>
      </w:r>
      <w:r w:rsidR="00C82193">
        <w:rPr>
          <w:rStyle w:val="hps"/>
        </w:rPr>
        <w:t>NTC</w:t>
      </w:r>
      <w:r w:rsidR="00F32080">
        <w:rPr>
          <w:rStyle w:val="hps"/>
        </w:rPr>
        <w:fldChar w:fldCharType="begin"/>
      </w:r>
      <w:r w:rsidR="00F32080">
        <w:instrText xml:space="preserve"> XE "</w:instrText>
      </w:r>
      <w:r w:rsidR="00F32080" w:rsidRPr="00E82C82">
        <w:rPr>
          <w:rStyle w:val="hps"/>
        </w:rPr>
        <w:instrText>NTC</w:instrText>
      </w:r>
      <w:r w:rsidR="00F32080">
        <w:instrText>" \t "</w:instrText>
      </w:r>
      <w:r w:rsidR="00F32080" w:rsidRPr="00936615">
        <w:rPr>
          <w:rFonts w:asciiTheme="minorHAnsi" w:hAnsiTheme="minorHAnsi"/>
          <w:i/>
        </w:rPr>
        <w:instrText xml:space="preserve">Negative </w:instrText>
      </w:r>
      <w:commentRangeStart w:id="318"/>
      <w:r w:rsidR="00F32080" w:rsidRPr="00936615">
        <w:rPr>
          <w:rFonts w:asciiTheme="minorHAnsi" w:hAnsiTheme="minorHAnsi"/>
          <w:i/>
        </w:rPr>
        <w:instrText>Temperature</w:instrText>
      </w:r>
      <w:commentRangeEnd w:id="318"/>
      <w:r w:rsidR="00F32080">
        <w:rPr>
          <w:rStyle w:val="CommentReference"/>
        </w:rPr>
        <w:commentReference w:id="318"/>
      </w:r>
      <w:r w:rsidR="00F32080" w:rsidRPr="00936615">
        <w:rPr>
          <w:rFonts w:asciiTheme="minorHAnsi" w:hAnsiTheme="minorHAnsi"/>
          <w:i/>
        </w:rPr>
        <w:instrText xml:space="preserve"> Coefficients</w:instrText>
      </w:r>
      <w:r w:rsidR="00F32080">
        <w:instrText xml:space="preserve">" </w:instrText>
      </w:r>
      <w:r w:rsidR="00F32080">
        <w:rPr>
          <w:rStyle w:val="hps"/>
        </w:rPr>
        <w:fldChar w:fldCharType="end"/>
      </w:r>
      <w:r w:rsidR="00CC7B34">
        <w:rPr>
          <w:rStyle w:val="hps"/>
        </w:rPr>
        <w:t xml:space="preserve"> </w:t>
      </w:r>
      <w:r w:rsidR="00803A1A">
        <w:rPr>
          <w:rStyle w:val="hps"/>
        </w:rPr>
        <w:t>thermistors</w:t>
      </w:r>
      <w:r w:rsidR="00CC7B34">
        <w:rPr>
          <w:rStyle w:val="hps"/>
        </w:rPr>
        <w:t>.</w:t>
      </w:r>
      <w:r w:rsidR="00803A1A">
        <w:rPr>
          <w:rStyle w:val="hps"/>
        </w:rPr>
        <w:t xml:space="preserve"> </w:t>
      </w:r>
      <w:r w:rsidR="00296520">
        <w:rPr>
          <w:rStyle w:val="hps"/>
        </w:rPr>
        <w:t>The major tests performed within the scope of the thesis were the temperature evolution tests and the internal resistance measurement using the DC pulse tests.</w:t>
      </w:r>
    </w:p>
    <w:p w14:paraId="2B38E657" w14:textId="358F0C07" w:rsidR="00B71C20" w:rsidRDefault="00B467EC" w:rsidP="00F93B02">
      <w:pPr>
        <w:spacing w:line="360" w:lineRule="auto"/>
        <w:rPr>
          <w:rStyle w:val="hps"/>
        </w:rPr>
      </w:pPr>
      <w:r>
        <w:rPr>
          <w:rStyle w:val="hps"/>
        </w:rPr>
        <w:t xml:space="preserve">Reception tests showed </w:t>
      </w:r>
      <w:r w:rsidRPr="00433501">
        <w:rPr>
          <w:rStyle w:val="hps"/>
          <w:noProof/>
        </w:rPr>
        <w:t>lowest</w:t>
      </w:r>
      <w:r>
        <w:rPr>
          <w:rStyle w:val="hps"/>
        </w:rPr>
        <w:t xml:space="preserve"> weight and higher energy density of the pouch cells</w:t>
      </w:r>
      <w:r w:rsidR="00F32EDE">
        <w:rPr>
          <w:rStyle w:val="hps"/>
        </w:rPr>
        <w:t xml:space="preserve"> </w:t>
      </w:r>
      <w:r w:rsidR="00E86626">
        <w:rPr>
          <w:rStyle w:val="hps"/>
        </w:rPr>
        <w:t>which can be attributed</w:t>
      </w:r>
      <w:r w:rsidR="00F32EDE">
        <w:rPr>
          <w:rStyle w:val="hps"/>
        </w:rPr>
        <w:t xml:space="preserve"> to the light aluminum pouch cover. Further, the zig-zag layering of thin slices of electrodes and separators is shown to have the highest packing density</w:t>
      </w:r>
      <w:r w:rsidR="00AD4124">
        <w:rPr>
          <w:rStyle w:val="hps"/>
        </w:rPr>
        <w:t>,</w:t>
      </w:r>
      <w:r w:rsidR="00F32EDE">
        <w:rPr>
          <w:rStyle w:val="hps"/>
        </w:rPr>
        <w:t xml:space="preserve"> thus reducing the packing material required. The prismatic cell </w:t>
      </w:r>
      <w:r w:rsidR="00315C84">
        <w:rPr>
          <w:rStyle w:val="hps"/>
        </w:rPr>
        <w:t>was found to</w:t>
      </w:r>
      <w:r w:rsidR="00F32EDE">
        <w:rPr>
          <w:rStyle w:val="hps"/>
        </w:rPr>
        <w:t xml:space="preserve"> have the highest </w:t>
      </w:r>
      <w:r w:rsidR="00F32EDE">
        <w:rPr>
          <w:rStyle w:val="hps"/>
        </w:rPr>
        <w:lastRenderedPageBreak/>
        <w:t xml:space="preserve">weight </w:t>
      </w:r>
      <w:r w:rsidR="00315C84">
        <w:rPr>
          <w:rStyle w:val="hps"/>
        </w:rPr>
        <w:t>b</w:t>
      </w:r>
      <w:r w:rsidR="00EF1E68">
        <w:rPr>
          <w:rStyle w:val="hps"/>
        </w:rPr>
        <w:t>ecause more surface area required for the metallic cover compared to cylindrical</w:t>
      </w:r>
      <w:r w:rsidR="00E76B46">
        <w:rPr>
          <w:rStyle w:val="hps"/>
        </w:rPr>
        <w:t xml:space="preserve"> cells.</w:t>
      </w:r>
    </w:p>
    <w:p w14:paraId="40E96528" w14:textId="53C7F75B" w:rsidR="00D16B34" w:rsidRDefault="00716BC6" w:rsidP="00F93B02">
      <w:pPr>
        <w:spacing w:line="360" w:lineRule="auto"/>
        <w:rPr>
          <w:rStyle w:val="hps"/>
        </w:rPr>
      </w:pPr>
      <w:r>
        <w:rPr>
          <w:rStyle w:val="hps"/>
        </w:rPr>
        <w:t xml:space="preserve">The unaged </w:t>
      </w:r>
      <w:commentRangeStart w:id="319"/>
      <w:r>
        <w:rPr>
          <w:rStyle w:val="hps"/>
        </w:rPr>
        <w:t>cells</w:t>
      </w:r>
      <w:commentRangeEnd w:id="319"/>
      <w:r>
        <w:rPr>
          <w:rStyle w:val="CommentReference"/>
        </w:rPr>
        <w:commentReference w:id="319"/>
      </w:r>
      <w:r w:rsidR="003516CB">
        <w:rPr>
          <w:rStyle w:val="hps"/>
        </w:rPr>
        <w:t xml:space="preserve"> were first tested </w:t>
      </w:r>
      <w:r w:rsidR="00353FB7">
        <w:rPr>
          <w:rStyle w:val="hps"/>
        </w:rPr>
        <w:t>for a performance analysis.</w:t>
      </w:r>
      <w:r w:rsidR="00925BC0">
        <w:rPr>
          <w:rStyle w:val="hps"/>
        </w:rPr>
        <w:t xml:space="preserve"> The test conducted were respectively: the 30 s DC pulse test and the temperature evolution test.</w:t>
      </w:r>
      <w:r w:rsidR="00353FB7">
        <w:rPr>
          <w:rStyle w:val="hps"/>
        </w:rPr>
        <w:t xml:space="preserve"> The pouch cells showed the lowest internal resistance</w:t>
      </w:r>
      <w:r w:rsidR="001110F2">
        <w:rPr>
          <w:rStyle w:val="hps"/>
        </w:rPr>
        <w:t>,</w:t>
      </w:r>
      <w:r w:rsidR="00353FB7">
        <w:rPr>
          <w:rStyle w:val="hps"/>
        </w:rPr>
        <w:t xml:space="preserve"> which was attributed to the thinner electrodes and less distance for ion diffusion. It must be noted that the </w:t>
      </w:r>
      <w:r w:rsidR="00E76B46">
        <w:rPr>
          <w:rStyle w:val="hps"/>
        </w:rPr>
        <w:t>l</w:t>
      </w:r>
      <w:r w:rsidR="00304BF0">
        <w:rPr>
          <w:rStyle w:val="hps"/>
        </w:rPr>
        <w:t>ithium-ion</w:t>
      </w:r>
      <w:r w:rsidR="00353FB7">
        <w:rPr>
          <w:rStyle w:val="hps"/>
        </w:rPr>
        <w:t xml:space="preserve"> diffusion in the active electrode material is the rate determining step. </w:t>
      </w:r>
      <w:r w:rsidR="002C04BD">
        <w:t xml:space="preserve">The pouch cells have the least resistance value among all the geometries, while the resistance of the prismatic cells having the highest. </w:t>
      </w:r>
      <w:r w:rsidR="00925BC0">
        <w:t>The anomaly with</w:t>
      </w:r>
      <w:r w:rsidR="002C04BD">
        <w:t xml:space="preserve"> pouch cell </w:t>
      </w:r>
      <w:r w:rsidR="00925BC0">
        <w:t xml:space="preserve">is the elevated resistance </w:t>
      </w:r>
      <w:r w:rsidR="002C04BD">
        <w:t>at the SOC extremities for the 10</w:t>
      </w:r>
      <w:r w:rsidR="002C04BD" w:rsidRPr="004C4C04">
        <w:rPr>
          <w:vertAlign w:val="superscript"/>
        </w:rPr>
        <w:t>th</w:t>
      </w:r>
      <w:r w:rsidR="002C04BD">
        <w:t xml:space="preserve"> and </w:t>
      </w:r>
      <w:r w:rsidR="002C04BD" w:rsidRPr="009078B4">
        <w:rPr>
          <w:noProof/>
        </w:rPr>
        <w:t>30</w:t>
      </w:r>
      <w:r w:rsidR="002C04BD" w:rsidRPr="009078B4">
        <w:rPr>
          <w:noProof/>
          <w:vertAlign w:val="superscript"/>
        </w:rPr>
        <w:t>th</w:t>
      </w:r>
      <w:r w:rsidR="002C04BD">
        <w:rPr>
          <w:noProof/>
        </w:rPr>
        <w:t xml:space="preserve"> </w:t>
      </w:r>
      <w:r w:rsidR="002C04BD" w:rsidRPr="009078B4">
        <w:rPr>
          <w:noProof/>
        </w:rPr>
        <w:t>second</w:t>
      </w:r>
      <w:r w:rsidR="002C04BD">
        <w:t xml:space="preserve"> pulse instants, especially at the end of the discharge cycle</w:t>
      </w:r>
      <w:r w:rsidR="00925BC0">
        <w:t>.</w:t>
      </w:r>
      <w:r w:rsidR="002C04BD">
        <w:t xml:space="preserve"> The absolute values of ohmic resistance is found to be lowest for pouch cells. The ohmic component is the largest contributor to the overall resistance in most of the case, except for the discharge resistance at 5% SOC where diffusion resistances are high. The pouch cells have the highest value of charge transfer kinetic resistance.</w:t>
      </w:r>
      <w:r w:rsidR="0041771D">
        <w:rPr>
          <w:rStyle w:val="hps"/>
        </w:rPr>
        <w:t xml:space="preserve"> </w:t>
      </w:r>
      <w:r w:rsidR="00D16B34">
        <w:rPr>
          <w:rStyle w:val="hps"/>
        </w:rPr>
        <w:t>The temperature evolution in the cells followed from the ohmic resistance of the cells with pouch cells getting the least warm and prismatic cells getting the hottest. T</w:t>
      </w:r>
      <w:r w:rsidR="00F55223">
        <w:rPr>
          <w:rStyle w:val="hps"/>
        </w:rPr>
        <w:t xml:space="preserve">he peaks in temperatures </w:t>
      </w:r>
      <w:r w:rsidR="00D16B34">
        <w:rPr>
          <w:rStyle w:val="hps"/>
        </w:rPr>
        <w:t xml:space="preserve">were at the end of the charge and discharge cycles, with higher current rate during discharge leading to higher temperatures. </w:t>
      </w:r>
    </w:p>
    <w:p w14:paraId="54DA894B" w14:textId="0103236E" w:rsidR="00850BD8" w:rsidRDefault="00422EA6" w:rsidP="00F93B02">
      <w:pPr>
        <w:spacing w:line="360" w:lineRule="auto"/>
        <w:rPr>
          <w:rFonts w:cs="Arial"/>
        </w:rPr>
      </w:pPr>
      <w:r>
        <w:rPr>
          <w:rFonts w:cs="Arial"/>
        </w:rPr>
        <w:t xml:space="preserve">The aged cells </w:t>
      </w:r>
      <w:r w:rsidR="00DC1550">
        <w:rPr>
          <w:rFonts w:cs="Arial"/>
        </w:rPr>
        <w:t>were analyzed with the DC pulse</w:t>
      </w:r>
      <w:r>
        <w:rPr>
          <w:rFonts w:cs="Arial"/>
        </w:rPr>
        <w:t xml:space="preserve"> test to check the effect aging on electrochemical activity. It was proved that initially the internal resistance remains almost constant or even goes down before the severity of the cycling determines when the actual rapid rise of internal resistance starts (typically around the </w:t>
      </w:r>
      <w:r w:rsidR="00C05A8E">
        <w:rPr>
          <w:rFonts w:cs="Arial"/>
        </w:rPr>
        <w:t>EOL</w:t>
      </w:r>
      <w:r>
        <w:rPr>
          <w:rFonts w:cs="Arial"/>
        </w:rPr>
        <w:t xml:space="preserve"> mark). The pouch cells showed evidence of a very late onset of a rapid internal resistance increase. It was found that the diffusion related electrochemical phenomena are affected the most due to </w:t>
      </w:r>
      <w:r w:rsidR="002D060E">
        <w:rPr>
          <w:rFonts w:cs="Arial"/>
        </w:rPr>
        <w:t>aging for the case of cylindrical and prismatic cells.</w:t>
      </w:r>
      <w:r>
        <w:rPr>
          <w:rFonts w:cs="Arial"/>
        </w:rPr>
        <w:t xml:space="preserve"> </w:t>
      </w:r>
      <w:r>
        <w:rPr>
          <w:rStyle w:val="hps"/>
        </w:rPr>
        <w:t>T</w:t>
      </w:r>
      <w:r w:rsidR="009F43A4">
        <w:rPr>
          <w:rStyle w:val="hps"/>
        </w:rPr>
        <w:t>he effect</w:t>
      </w:r>
      <w:r w:rsidR="00937666">
        <w:rPr>
          <w:rStyle w:val="hps"/>
        </w:rPr>
        <w:t xml:space="preserve"> of aging on the capacity deterioration</w:t>
      </w:r>
      <w:r w:rsidR="009F43A4">
        <w:rPr>
          <w:rStyle w:val="hps"/>
        </w:rPr>
        <w:t xml:space="preserve"> was studied next</w:t>
      </w:r>
      <w:r w:rsidR="00937666">
        <w:rPr>
          <w:rStyle w:val="hps"/>
        </w:rPr>
        <w:t>. First the capacity drops were plotted o</w:t>
      </w:r>
      <w:r w:rsidR="00AA390E">
        <w:rPr>
          <w:rStyle w:val="hps"/>
        </w:rPr>
        <w:t>ver the EFCs</w:t>
      </w:r>
      <w:r w:rsidR="00937666">
        <w:rPr>
          <w:rStyle w:val="hps"/>
        </w:rPr>
        <w:t xml:space="preserve"> to attempt to determine the aging mechanisms</w:t>
      </w:r>
      <w:r w:rsidR="00533AC3">
        <w:rPr>
          <w:rStyle w:val="hps"/>
        </w:rPr>
        <w:t xml:space="preserve"> in each cell. Cylindrical </w:t>
      </w:r>
      <w:r w:rsidR="00937666">
        <w:rPr>
          <w:rStyle w:val="hps"/>
        </w:rPr>
        <w:t>and pr</w:t>
      </w:r>
      <w:r w:rsidR="00D05F16">
        <w:rPr>
          <w:rStyle w:val="hps"/>
        </w:rPr>
        <w:t>ismatic cell</w:t>
      </w:r>
      <w:r w:rsidR="00533AC3">
        <w:rPr>
          <w:rStyle w:val="hps"/>
        </w:rPr>
        <w:t>s</w:t>
      </w:r>
      <w:r w:rsidR="00D05F16">
        <w:rPr>
          <w:rStyle w:val="hps"/>
        </w:rPr>
        <w:t xml:space="preserve"> </w:t>
      </w:r>
      <w:r w:rsidR="00937666">
        <w:rPr>
          <w:rStyle w:val="hps"/>
        </w:rPr>
        <w:t xml:space="preserve">showed evidence of </w:t>
      </w:r>
      <w:r w:rsidR="00EA6FA4">
        <w:rPr>
          <w:rStyle w:val="hps"/>
        </w:rPr>
        <w:t xml:space="preserve">lithium </w:t>
      </w:r>
      <w:r w:rsidR="00937666">
        <w:rPr>
          <w:rStyle w:val="hps"/>
        </w:rPr>
        <w:t xml:space="preserve">plating at lower temperatures. They also showed the characteristic sudden decrease in capacity </w:t>
      </w:r>
      <w:r w:rsidR="00D05F16">
        <w:rPr>
          <w:rStyle w:val="hps"/>
        </w:rPr>
        <w:t>at higher EFCs</w:t>
      </w:r>
      <w:r w:rsidR="00937666">
        <w:rPr>
          <w:rStyle w:val="hps"/>
        </w:rPr>
        <w:t xml:space="preserve"> which is associated with the loss of active material (LAM) due to elec</w:t>
      </w:r>
      <w:r w:rsidR="002B236D">
        <w:rPr>
          <w:rStyle w:val="hps"/>
        </w:rPr>
        <w:t xml:space="preserve">trode deterioration. The pouch cells have the best capacity retention over many cycles. One of the reasons for it is attributed to the uniform and stable SEI layer formed </w:t>
      </w:r>
      <w:r w:rsidR="002B236D">
        <w:rPr>
          <w:rFonts w:cs="Arial"/>
        </w:rPr>
        <w:t>due to the</w:t>
      </w:r>
      <w:r w:rsidR="002B236D" w:rsidRPr="002B236D">
        <w:rPr>
          <w:rFonts w:cs="Arial"/>
        </w:rPr>
        <w:t xml:space="preserve"> </w:t>
      </w:r>
      <w:r w:rsidR="002B236D">
        <w:rPr>
          <w:rFonts w:cs="Arial"/>
        </w:rPr>
        <w:t>less mechanical and thermal stresses in the geometry of pouch cells due to the stacked structure and soft casing</w:t>
      </w:r>
      <w:r w:rsidR="00FE21CF">
        <w:rPr>
          <w:rFonts w:cs="Arial"/>
        </w:rPr>
        <w:t xml:space="preserve">. A comparison of the cycling temperatures of the cells shows that the cylindrical cells have the highest optimum temperature with pouch cell having the least. </w:t>
      </w:r>
      <w:r w:rsidR="00850BD8">
        <w:rPr>
          <w:rFonts w:cs="Arial"/>
        </w:rPr>
        <w:br w:type="page"/>
      </w:r>
    </w:p>
    <w:p w14:paraId="5ED1F350" w14:textId="77777777" w:rsidR="00850BD8" w:rsidRDefault="00850BD8" w:rsidP="00F93B02">
      <w:pPr>
        <w:pStyle w:val="Heading1"/>
        <w:spacing w:line="360" w:lineRule="auto"/>
      </w:pPr>
      <w:bookmarkStart w:id="320" w:name="_Toc528067774"/>
      <w:r>
        <w:lastRenderedPageBreak/>
        <w:t>Prospect</w:t>
      </w:r>
      <w:bookmarkEnd w:id="320"/>
    </w:p>
    <w:p w14:paraId="37702193" w14:textId="1A239846" w:rsidR="005110AD" w:rsidRDefault="003066AB" w:rsidP="00F93B02">
      <w:pPr>
        <w:spacing w:line="360" w:lineRule="auto"/>
      </w:pPr>
      <w:r>
        <w:t>The ris</w:t>
      </w:r>
      <w:r w:rsidR="005110AD">
        <w:t>ing</w:t>
      </w:r>
      <w:r>
        <w:t xml:space="preserve"> </w:t>
      </w:r>
      <w:r w:rsidR="005110AD">
        <w:t>significance</w:t>
      </w:r>
      <w:r>
        <w:t xml:space="preserve"> of </w:t>
      </w:r>
      <w:r w:rsidR="005110AD">
        <w:t xml:space="preserve">sustainability in mobility and renewable energy storage systems has necessitated the further research into cheaper and safer </w:t>
      </w:r>
      <w:r w:rsidR="00304BF0">
        <w:t>Lithium-ion</w:t>
      </w:r>
      <w:r w:rsidR="005110AD">
        <w:t xml:space="preserve"> batteries. </w:t>
      </w:r>
      <w:r w:rsidR="00FA7A9F">
        <w:t>LFP-graphite</w:t>
      </w:r>
      <w:r w:rsidR="005110AD">
        <w:t xml:space="preserve"> cells have become popular as safer options. But further research is required to make the technology cheaper and its application more widespread. The study of different packaging geometries opens a totally new area of research to explore the technology further. For instance, it could open more possibilities where certain applications are more suited to certain geometries. As studied in this thesis, the comparison study of cells of similar chemistry and design capacity but with different geometries is still at a very pristine stage. This thesis is a first such study of the performance analysis of these packaging geometries, which elevates the scope of this work.</w:t>
      </w:r>
    </w:p>
    <w:p w14:paraId="63C4D240" w14:textId="0C598E0B" w:rsidR="00E55FBB" w:rsidRDefault="00EF3F03" w:rsidP="00F93B02">
      <w:pPr>
        <w:spacing w:line="360" w:lineRule="auto"/>
        <w:rPr>
          <w:rFonts w:cs="Arial"/>
        </w:rPr>
      </w:pPr>
      <w:r>
        <w:t xml:space="preserve">The scope of this thesis can be further increased by improving on the tests performed. For instance, to get a better approximation of the temperature developed within the cell, </w:t>
      </w:r>
      <w:r w:rsidR="004735FD" w:rsidRPr="007E2B80">
        <w:rPr>
          <w:rFonts w:cs="Arial"/>
        </w:rPr>
        <w:t>embedded temperature sensors in the case of pouch cells or temperature sensors in the jelly roll structure of the prismatic and cylindrical cells</w:t>
      </w:r>
      <w:r w:rsidR="00E55FBB">
        <w:rPr>
          <w:rFonts w:cs="Arial"/>
        </w:rPr>
        <w:t xml:space="preserve"> can be used as used in some past studies. Further, the temperatures can be calculated for charging pulses at more than 1C current rate as done in this study. Temperature rise at higher C-rates, especially above 5C have shown much higher temperature rise and gives much better values for a thorough comparison. Similarly, more conditions of cycling temperature and C-rates would help in more thorough knowledge about their effects in the different geometries. The DC </w:t>
      </w:r>
      <w:r w:rsidR="00BA7E34">
        <w:rPr>
          <w:rFonts w:cs="Arial"/>
        </w:rPr>
        <w:t>pulse</w:t>
      </w:r>
      <w:r w:rsidR="00E55FBB">
        <w:rPr>
          <w:rFonts w:cs="Arial"/>
        </w:rPr>
        <w:t xml:space="preserve"> tests on the aged cells were done on cells of different SOHs which does not make it possible to perform a direct comparison between the geometries. Ideally, the </w:t>
      </w:r>
      <w:r w:rsidR="00433A3A">
        <w:rPr>
          <w:rFonts w:cs="Arial"/>
        </w:rPr>
        <w:t>ECUs</w:t>
      </w:r>
      <w:r w:rsidR="00E55FBB">
        <w:rPr>
          <w:rFonts w:cs="Arial"/>
        </w:rPr>
        <w:t xml:space="preserve"> can be performed on set values of mid</w:t>
      </w:r>
      <w:r w:rsidR="00DC41B7">
        <w:rPr>
          <w:rFonts w:cs="Arial"/>
        </w:rPr>
        <w:t>-of-life (MOL) and EOL</w:t>
      </w:r>
      <w:r w:rsidR="00E55FBB">
        <w:rPr>
          <w:rFonts w:cs="Arial"/>
        </w:rPr>
        <w:t xml:space="preserve">. A post mortem studies of these cells can also be interesting. Moreover, the DC </w:t>
      </w:r>
      <w:r w:rsidR="00BA7E34">
        <w:rPr>
          <w:rFonts w:cs="Arial"/>
        </w:rPr>
        <w:t>pulse</w:t>
      </w:r>
      <w:r w:rsidR="00E55FBB">
        <w:rPr>
          <w:rFonts w:cs="Arial"/>
        </w:rPr>
        <w:t xml:space="preserve"> test fails to exactly separately the resistances and polarizations, and other methods like AC tests or EIS can be performed. Further, calendar aging tests can give some interesting insights into the behavior of the packaging geometries. </w:t>
      </w:r>
    </w:p>
    <w:p w14:paraId="1DBAA30D" w14:textId="7EB52C1C" w:rsidR="007C4573" w:rsidRPr="00850BD8" w:rsidRDefault="00E55FBB" w:rsidP="00F93B02">
      <w:pPr>
        <w:spacing w:line="360" w:lineRule="auto"/>
      </w:pPr>
      <w:r>
        <w:rPr>
          <w:rFonts w:cs="Arial"/>
        </w:rPr>
        <w:t>The purpose of this study is to pave way for further studies in this field of research. In the future, these tests can be adapted to more speci</w:t>
      </w:r>
      <w:r w:rsidR="0011527C">
        <w:rPr>
          <w:rFonts w:cs="Arial"/>
        </w:rPr>
        <w:t>fic applications, for e.g., using data from testing stage electric vehicles.</w:t>
      </w:r>
    </w:p>
    <w:p w14:paraId="1C0DE25F" w14:textId="77777777" w:rsidR="00D05F16" w:rsidRDefault="00D05F16" w:rsidP="00F93B02">
      <w:pPr>
        <w:spacing w:line="360" w:lineRule="auto"/>
        <w:rPr>
          <w:lang w:eastAsia="de-DE"/>
        </w:rPr>
      </w:pPr>
    </w:p>
    <w:p w14:paraId="5BB21646" w14:textId="77777777" w:rsidR="00D05F16" w:rsidRPr="00D05F16" w:rsidRDefault="00D05F16" w:rsidP="00F93B02">
      <w:pPr>
        <w:pStyle w:val="Heading1"/>
        <w:spacing w:line="360" w:lineRule="auto"/>
        <w:rPr>
          <w:lang w:eastAsia="de-DE"/>
        </w:rPr>
        <w:sectPr w:rsidR="00D05F16" w:rsidRPr="00D05F16" w:rsidSect="004A1120">
          <w:headerReference w:type="default" r:id="rId61"/>
          <w:pgSz w:w="11906" w:h="16838"/>
          <w:pgMar w:top="1701" w:right="1247" w:bottom="1134" w:left="1134" w:header="709" w:footer="709" w:gutter="680"/>
          <w:cols w:space="708"/>
          <w:titlePg/>
          <w:docGrid w:linePitch="360"/>
        </w:sectPr>
      </w:pPr>
    </w:p>
    <w:bookmarkStart w:id="321" w:name="_Toc347834216" w:displacedByCustomXml="next"/>
    <w:bookmarkStart w:id="322" w:name="_Toc347819532" w:displacedByCustomXml="next"/>
    <w:bookmarkStart w:id="323" w:name="_Toc347817714" w:displacedByCustomXml="next"/>
    <w:bookmarkStart w:id="324" w:name="_Toc521430621" w:displacedByCustomXml="next"/>
    <w:sdt>
      <w:sdtPr>
        <w:rPr>
          <w:rFonts w:eastAsiaTheme="minorHAnsi" w:cstheme="minorBidi"/>
          <w:b w:val="0"/>
          <w:bCs w:val="0"/>
          <w:sz w:val="24"/>
          <w:szCs w:val="22"/>
        </w:rPr>
        <w:id w:val="-1401352176"/>
        <w:docPartObj>
          <w:docPartGallery w:val="Bibliographies"/>
          <w:docPartUnique/>
        </w:docPartObj>
      </w:sdtPr>
      <w:sdtEndPr>
        <w:rPr>
          <w:sz w:val="22"/>
        </w:rPr>
      </w:sdtEndPr>
      <w:sdtContent>
        <w:bookmarkEnd w:id="321" w:displacedByCustomXml="next"/>
        <w:bookmarkEnd w:id="322" w:displacedByCustomXml="next"/>
        <w:bookmarkEnd w:id="323" w:displacedByCustomXml="next"/>
        <w:bookmarkEnd w:id="324" w:displacedByCustomXml="next"/>
        <w:sdt>
          <w:sdtPr>
            <w:rPr>
              <w:rFonts w:eastAsiaTheme="minorHAnsi" w:cstheme="minorBidi"/>
              <w:b w:val="0"/>
              <w:bCs w:val="0"/>
              <w:sz w:val="22"/>
              <w:szCs w:val="22"/>
            </w:rPr>
            <w:id w:val="111145805"/>
            <w:bibliography/>
          </w:sdtPr>
          <w:sdtContent>
            <w:p w14:paraId="1E14FBB1" w14:textId="68BCA811" w:rsidR="00883A38" w:rsidRDefault="00EF12F3" w:rsidP="00883A38">
              <w:pPr>
                <w:pStyle w:val="Heading1"/>
                <w:numPr>
                  <w:ilvl w:val="0"/>
                  <w:numId w:val="0"/>
                </w:numPr>
              </w:pPr>
              <w:r w:rsidRPr="00B72B61">
                <w:fldChar w:fldCharType="begin"/>
              </w:r>
              <w:r w:rsidR="00883A38">
                <w:instrText>ADDIN CITAVI.BIBLIOGRAPHY PD94bWwgdmVyc2lvbj0iMS4wIiBlbmNvZGluZz0idXRmLTE2Ij8+PEJpYmxpb2dyYXBoeT48QWRkSW5WZXJzaW9uPjUuNC4wLjI8L0FkZEluVmVyc2lvbj48SWQ+NTNiMWQyMjMtMTNjNi00MTVmLTk0MjQtMmMzZjkxNzUwMWIyPC9JZD48QmlibGlvZ3JhcGh5Q2l0YXRpb24+PEhlYWRpbmc+PFRleHRVbml0cz48VGV4dFVuaXQ+PEluc2VydFBhcmFncmFwaEFmdGVyPnRydWU8L0luc2VydFBhcmFncmFwaEFmdGVyPjxGb250TmFtZSAvPjxGb250U3R5bGU+PE5hbWU+Q2l0YXZpIEJpYmxpb2dyYXBoeSBIZWFkaW5nPC9OYW1lPjwvRm9udFN0eWxlPjxGb250U2l6ZT4wPC9Gb250U2l6ZT48VGV4dD5C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EJVLTEwMDM6IEVsZWN0cmljIFZlaGljbGUgKEVWKS4gQmF0dGVyeSBVbml2ZXJzaXR5LCBDYWRleCBFbGVjdHJvbmljcyBJbmMgKDIwMTg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HcmFuZGplYW4sIFRob21hczsgQmFyYWksIEFudXA7IEhvc3NlaW56YWRlaCwgRWxoYW07IEd1bywgWXVlOyBNY0dvcmRvbiwgQW5kcmV3OyBNYXJjbywgSmFtZXMuIExhcmdlIGZvcm1hdCBsaXRoaXVtIGlvbiBwb3VjaCBjZWxsIGZ1bGwgdGhlcm1hbCBjaGFyYWN0ZXJpc2F0aW9uIGZvciBpbXByb3ZlZCBlbGVjdHJpYyB2ZWhpY2xlIHRoZXJtYWwgbWFuYWdlbWVudC4gSm91cm5hbCBvZiBQb3dlciBTb3VyY2VzLiAzNTkgKDIwMTc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cnJpcXVleiwgTWF1cm87IE1vcmVsLCBUaG9tYXM7IFNjaMOkZmVyLCBQaGlsaXA7IE1vdWxpw6hyZSwgUGllcnJlLVl2ZXMuIFRyZW5kcyBpbiBlbGVjdHJpYy12ZWhpY2xlIGRlc2lnbi4gTWNLaW5zZXkmYW1wO0NvbXBhbnksIEF1dG9tb3RpdmUgJmFtcDsgQXNzZW1ibHkgKE9jdG9iZXIgMjAxNy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sYXJjbywgSm9zZTsgVGFsYm90LCBQZXRlci4gVGhlIGhpc3RvcnkgYW5kIGRldmVsb3BtZW50IG9mIGJhdHRlcmllcyAoMjAxNS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sb21ncmVuLCBHZW9yZ2UgRS4gVGhlIERldmVsb3BtZW50IGFuZCBGdXR1cmUgb2YgTGl0aGl1bSBJb24gQmF0dGVyaWVzLiBKb3VybmFsIG9mIFRoZSBFbGVjdHJvY2hlbWljYWwgU29jaWV0eS4gMTY0ICgyMDE2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l0dGEsIE5hb2tpOyBXdSwgRmVpeGlhbmc7IExlZSwgSnVuZyBUYWU7IFl1c2hpbiwgR2xlYi4gTGktaW9uIGJhdHRlcnkgbWF0ZXJpYWxzLiBNYXRlcmlhbHMgVG9kYXkuIDE4ICgyMDE1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FoYSwgQmhhc2thcjsgR29lYmVsLCBLYWkuIE1vZGVsaW5nIExpLWlvbiBiYXR0ZXJ5IGNhcGFjaXR5IGRlcGxldGlvbiBpbiBhIHBhcnRpY2xlIGZpbHRlcmluZyBmcmFtZXdvcmsgKDIwMDk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YXR0ZXJ5IFVuaXZlcnNlLiBEaWZmZXJlbmNlIEJldHdlZW4gTmljYWQgTmlNSCBhbmQgTGktSW9uIEJhdHRlcnkgQ2VsbHMuIEJhdHRlcnkgVW5pdmVyc2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dhbHVzaGtpbiwgTi4gRS47IFlhenZpbnNrYXlhLCBOLiBOLjsgR2FsdXNoa2luLCBELiBOLiBNZWNoYW5pc20gb2YgVGhlcm1hbCBSdW5hd2F5IGluIExpdGhpdW0tSW9uIENlbGxzLiBKb3VybmFsIG9mIFRoZSBFbGVjdHJvY2hlbWljYWwgU29jaWV0eS4gMTY1ICgyMDE4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veWx1LCBTZXJlZi4gRWxlY3RyaWMgVmVoaWNsZXMgLSBUaGUgQmVuZWZpdHMgYW5kIEJhcnJpZXJzICgyMDExKS4gOTc4LTk1My0zMDctMjg3L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dWNobWFubiwgSXNpZG9yLiBCVS0yMDU6IFR5cGVzIG9mIExpdGhpdW0taW9uLiBCYXR0ZXJ5IFVuaXZlcnNpdHksIENhZGV4IEVsZWN0cm9uaWNzIEluYyAoMjAxOC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QYWRoaSwgQS4gSy4gUGhvc3Boby1vbGl2aW5lcyBhcyBQb3NpdGl2ZS1FbGVjdHJvZGUgTWF0ZXJpYWxzIGZvciBSZWNoYXJnZWFibGUgTGl0aGl1bSBCYXR0ZXJpZXMuIEpvdXJuYWwgb2YgVGhlIEVsZWN0cm9jaGVtaWNhbCBTb2NpZXR5LiAxNDQgKDE5OTc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RWZ0ZWtoYXJpLCBBbGkuIExpRmVQTyA0IC9DIG5hbm9jb21wb3NpdGVzIGZvciBsaXRoaXVtLWlvbiBiYXR0ZXJpZXMuIEpvdXJuYWwgb2YgUG93ZXIgU291cmNlcy4gMzQzICgyMDE3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0aGVuYSBDb21icy1IdXJ0YWRvOyBNYXJjIEhlbnNlbC4gTWVtb3JhbmR1bTogVXNpbmcgTGl0aGl1bSBJcm9uIFBob3NwaGF0ZSBCYXR0ZXJpZXMgZm9yIFV0aWxpdHkgU2NhbGUgU3RvcmFnZSBBcHBsaWNhdGlvbnMuIEFyaXpvbmEgU3RhdGUgVW5pdmVyc2l0eSAoMjEgT2N0b2JlciAyMDE3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poYW5nLCBYaWFuZ3d1OyBKaSwgTGl3ZW47IFRvcHJha2NpLCBPemFuOyBMaWFuZywgWWluemhlbmc7IEFsY291dGxhYmksIE1hdGF6LiBFbGVjdHJvc3B1biBOYW5vZmliZXItQmFzZWQgQW5vZGVzLCBDYXRob2RlcywgYW5kIFNlcGFyYXRvcnMgZm9yIEFkdmFuY2VkIExpdGhpdW0tSW9uIEJhdHRlcmllcy4gUG9seW1lciBSZXZpZXdzLiA1MSAoMjAxMS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b3csIFQuIFJpY2hhcmQ7IERlbHAsIFNhbXVlbCBBLjsgQWxsZW4sIEphbiBMLjsgSm9uZXMsIEpvaG4tUGF1bDsgU21hcnQsIE1hcnNoYWxsIEMuIEZhY3RvcnMgTGltaXRpbmcgTGkgKyBDaGFyZ2UgVHJhbnNmZXIgS2luZXRpY3MgaW4gTGktSW9uIEJhdHRlcmllcy4gSm91cm5hbCBvZiBUaGUgRWxlY3Ryb2NoZW1pY2FsIFNvY2lldHkuIDE2NSAoMjAxOC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b3csIFQuIFIuOyBBbGxlbiwgSmFuIEwuOyBEZXZlbmV5LCBCcmlkZ2V0OyBOZWNoZXYsIEthbWVuLiBDaGFyZ2UgVHJhbnNmZXIgYW5kIENoYXJnZS1EaXNjaGFyZ2UgS2luZXRpY3MgaW4gTGl0aGl1bS1pb24gQmF0dGVyaWVzIChPY3RvYmVyIDEyIC0gT2N0b2JlciAxNywgMjAwOC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WYWxvzLhlbiwgTGFycyBPbGU7IFJlaW1lcnMsIEphbiBOLiBUcmFuc3BvcnQgUHJvcGVydGllcyBvZiBMaVBGW3N1YiA2XS1CYXNlZCBMaS1Jb24gQmF0dGVyeSBFbGVjdHJvbHl0ZXMuIEpvdXJuYWwgb2YgVGhlIEVsZWN0cm9jaGVtaWNhbCBTb2NpZXR5LiAxNTIgKDIwMDU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HVuZGdyZW4sIEhlbnJpay4gVGhlcm1hbCBhc3BlY3RzIGFuZCBlbGVjdHJvbHl0ZSBtYXNzIHRyYW5zcG9ydCBpbiBsaXRoaXVtLWlvbiBiYXR0ZXJpZXMuIFRSSVRBLUNIRS1SZXBvcnQuIDIwMTU6MjIgKDIwMTUpLiA5NzgtOTEtNzU5NS01ODQt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dhbywgSmlhbjsgU2hpLCBTaS1RaTsgTGksIEhvbmcuIEJyaWVmIG92ZXJ2aWV3IG9mIGVsZWN0cm9jaGVtaWNhbCBwb3RlbnRpYWwgaW4gbGl0aGl1bSBpb24gYmF0dGVyaWVzLiBDaGluZXNlIFBoeXNpY3MgQi4gMjUgKDIwMTU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x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nVjaG1hbm4sIElzaWRvci4gQlUtMzAxYTogVHlwZXMgb2YgQmF0dGVyeSBDZWxscy4gQmF0dGVyeSBVbml2ZXJzaXR5LCBDYWRleCBFbGVjdHJvbmljcyBJbmMgKDIwMTg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y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NocsO2ZGVyLCBSb2JlcnQ7IEF5ZGVtaXIsIE11aGFtbWVkOyBTZWxpZ2VyLCBHw7xudGhlci4gQ29tcGFyYXRpdmVseSBBc3Nlc3NpbmcgZGlmZmVyZW50IFNoYXBlcyBvZiBMaXRoaXVtLWlvbiBCYXR0ZXJ5IENlbGxzLiBQcm9jZWRpYSBNYW51ZmFjdHVyaW5nLiA4ICgyMDE3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lc3NpY2EgU2hhbmtsZW1hbjsgVG9tIEJpZXNoZXV2ZWw7IEpvZSBSeWFuOyBEYXZlIE1lcnJpbGwuIFdl4oCZcmUgR29pbmcgdG8gTmVlZCBNb3JlIExpdGhpdW0uIEJsb29tYmVyZyBMUCAoMjAxNy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VURJIERpZ2l0YWwgSWxsdXN0cmF0ZWQuIEFVREkgZnV0dXJlIHBlcmZvcm1hbmNlIDIwMTUgaWxsdXN0cmF0ZWQuIEFVREkgSWxsdXN0cmF0ZWQgKDIwMTY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1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SmFnZ2ksIEFubW9sLiBDb21wYXJpc29uIG9mIGRpZmZlcmVudCBMaS1pb24gY2VsbCB0eXBlcy4gR2Vuc29sIEVuZ2luZWVyaW5nIFB2dC4gTHRkLiAoSmFuIDI2LCAyMDE3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obiwgU29vbmhvOyBMZWUsIEh5YW5nLU1vazsgTGVlLCBTZXVuZy1KaW47IFlvdW5nc3VuLCBQYXJrOyBLdSwgQ2hhLUh1bjsgS2ltLCBKZSBZb3VuZzsgTGVlLCBKYWUtSHl1bjsgS2ltLCBTZW9rIEtvbzsgQ2hvLCBKaW4gWWVvbi4gVGhlIEltcGFjdCBvZiBDZWxsIEdlb21ldHJpZXMgYW5kIEJhdHRlcnkgRGVzaWducyBvbiBTYWZldHkgYW5kIFBlcmZvcm1hbmNlIG9mIExpdGhpdW0gSW9uIFBvbHltZXIgQmF0dGVyaWVzLiBCYXR0ZXJpZXMgUiZhbXA7RCwgTEcgQ2hlbWljYWwgTHRkLi8gUmVzZWFyY2ggUGFya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1haXNlciwgRXJpYy4gQmF0dGVyeSBwYWNrYWdpbmcgLSBUZWNobm9sb2d5IHJldmlldyAoMjAxNC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NdWxkZXIsIEdyaWV0dXM7IE9tYXIsIE5vc2hpbjsgUGF1d2VscywgU3Rpam47IE1lZXVzLCBNYXJjZWw7IExlZW1hbnMsIEZpbGlwOyBWZXJicnVnZ2UsIEJhdm87IE5panMsIFdvdXRlciBkZTsgdmFuIGRlbiBCb3NzY2hlLCBQZXRlcjsgU2l4LCBEYWFuOyB2YW4gTWllcmxvLCBKb2VyaS4gQ29tcGFyaXNvbiBvZiBjb21tZXJjaWFsIGJhdHRlcnkgY2VsbHMgaW4gcmVsYXRpb24gdG8gbWF0ZXJpYWwgcHJvcGVydGllcy4gRWxlY3Ryb2NoaW1pY2EgQWN0YS4gODcgKDIwMTM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mhhbywgSmluZ3l1YW4uIEN5Y2xlIGxpZmUgdGVzdGluZyBvZiBsaXRoaXVtIGJhdHRlcmllcy4gSW50ZXJuYXRpb25hbCBKb3VybmFsIG9mIEVsZWN0cm9jaGVtaWNhbCBTY2llbmNlICgyMDE4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uc2XDoW4gR29uesOhbGV6LCBEYXZpZC4gSGlnaCBwb3dlciBsaS1Jb24gYmF0dGVyeSBwZXJmb3JtYW5jZTogYSBtZWNoYW5pc3RpYyBhbmFseXNpcyBvZiBhZ2luZyAoMjAxNS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YXJyw6ksIEFudGhvbnk7IERlZ3VpbGhlbSwgQmVuamFtaW47IEdyb2xsZWF1LCBTw6liYXN0aWVuOyBHw6lyYXJkLCBNYXRoaWFzOyBTdWFyZCwgRnLDqWTDqXJpYzsgUml1LCBEZWxwaGluZS4gQSByZXZpZXcgb24gbGl0aGl1bS1pb24gYmF0dGVyeSBhZ2VpbmcgbWVjaGFuaXNtcyBhbmQgZXN0aW1hdGlvbnMgZm9yIGF1dG9tb3RpdmUgYXBwbGljYXRpb25zLiBKb3VybmFsIG9mIFBvd2VyIFNvdXJjZXMuIDI0MSAoMjAxMy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YXJhc2tldGEtWmFiYWxhLCBFLjsgR2FuZGlhZ2EsIEkuOyBNYXJ0aW5lei1MYXNlcm5hLCBFLjsgUm9kcmlndWV6LU1hcnRpbmV6LCBMLiBNLjsgVmlsbGFycmVhbCwgSS4gQ3ljbGUgYWdlaW5nIGFuYWx5c2lzIG9mIGEgTGlGZVBPNC9ncmFwaGl0ZSBjZWxsIHdpdGggZHluYW1pYyBtb2RlbCB2YWxpZGF0aW9ucy4gSm91cm5hbCBvZiBQb3dlciBTb3VyY2VzLiAyNzUgKDIwMTU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Gluc29uLCBNLiBCLjsgQmF6YW50LCBNLiBaLiBUaGVvcnkgb2YgU0VJIEZvcm1hdGlvbiBpbiBSZWNoYXJnZWFibGUgQmF0dGVyaWVzLiBKb3VybmFsIG9mIHRoZSBFbGVjdHJvY2hlbWljYWwgU29jaWV0eS4gMTYwICgyMDEy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hhbiwgWHVlYmluZzsgT3V5YW5nLCBNaW5nZ2FvOyBMdSwgTGFuZ3Vhbmc7IExpLCBKaWFucWl1OyBaaGVuZywgWXVlaml1OyBMaSwgWmhlLiBBIGNvbXBhcmF0aXZlIHN0dWR5IG9mIGNvbW1lcmNpYWwgbGl0aGl1bSBpb24gYmF0dGVyeSBjeWNsZSBsaWZlIGluIGVsZWN0cmljYWwgdmVoaWNsZS4gSm91cm5hbCBvZiBQb3dlciBTb3VyY2VzLiAyNTEgKDIwMTQ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1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3VuLCBTaHVuOyBHdWFuLCBUaW5nOyBTaGVuLCBCaW47IExlbmcsIEt1bnl1ZTsgR2FvLCBZdW56aGk7IENoZW5nLCBYaW5xdW47IFlpbiwgR2VwaW5nLiBDaGFuZ2VzIG9mIERlZ3JhZGF0aW9uIE1lY2hhbmlzbXMgb2YgTGlGZVBPNC9HcmFwaGl0ZSBCYXR0ZXJpZXMgQ3ljbGVkIGF0IERpZmZlcmVudCBBbWJpZW50IFRlbXBlcmF0dXJlcy4gRWxlY3Ryb2NoaW1pY2EgQWN0YS4gMjM3ICgyMDE3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ld2VyZW56LCBNZWluZXJ0OyBNYXJvbmdpdSwgQW5kcmVhOyBXYXJuZWNrZSwgQWxleGFuZGVyOyBTYXVlciwgRGlyayBVd2UuIERpZmZlcmVudGlhbCB2b2x0YWdlIGFuYWx5c2lzIGFzIGEgdG9vbCBmb3IgYW5hbHl6aW5nIGluaG9tb2dlbmVvdXMgYWdpbmcuIEpvdXJuYWwgb2YgUG93ZXIgU291cmNlcy4gMzY4ICgyMDE3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VkZGluLCBLb3R1YjsgUGVyZXJhLCBTdXJhazsgV2lkYW5hZ2UsIFcuOyBTb21lcnZpbGxlLCBMaW1oaTsgTWFyY28sIEphbWVzLiBDaGFyYWN0ZXJpc2luZyBMaXRoaXVtLUlvbiBCYXR0ZXJ5IERlZ3JhZGF0aW9uIHRocm91Z2ggdGhlIElkZW50aWZpY2F0aW9uIGFuZCBUcmFja2luZyBvZiBFbGVjdHJvY2hlbWljYWwgQmF0dGVyeSBNb2RlbCBQYXJhbWV0ZXJzLiBCYXR0ZXJpZXMuIDIgKDIwMTY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RnJhbmsgS2luZGVybWFubi4gVGhlIFNvbGlkLUVsZWN0cm9seXRlIEludGVyZmFjZSAoMjAxMi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YdSwgS2FuZy4gTm9uYXF1ZW91cyBMaXF1aWQgRWxlY3Ryb2x5dGVzIGZvciBMaXRoaXVtLUJhc2VkIFJlY2hhcmdlYWJsZSBCYXR0ZXJpZXMuIENoZW1pY2FsIFJldmlld3MuIDEwNCAoMjAwNC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biwgU2VvbmcgSmluOyBMaSwgSmlhbmxpbjsgRGFuaWVsLCBDbGF1czsgTW9oYW50eSwgRGViYXNpc2g7IE5hZ3B1cmUsIFNocmlrYW50OyBXb29kLCBEYXZpZCBMLiBUaGUgc3RhdGUgb2YgdW5kZXJzdGFuZGluZyBvZiB0aGUgbGl0aGl1bS1pb24tYmF0dGVyeSBncmFwaGl0ZSBzb2xpZCBlbGVjdHJvbHl0ZSBpbnRlcnBoYXNlIChTRUkpIGFuZCBpdHMgcmVsYXRpb25zaGlwIHRvIGZvcm1hdGlvbiBjeWNsaW5nLiBDYXJib24uIDEwNSAoMjAxNi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91LCBEYW1pbmc7IFpoYW5nLCBLZTsgUmF2ZXksIEFsZXhhbmRyZTsgR2FvLCBGZWk7IE1pcmFvdWksIEFiZGVsbGF0aWYuIFBhcmFtZXRlciBTZW5zaXRpdml0eSBBbmFseXNpcyBmb3IgRnJhY3Rpb25hbC1PcmRlciBNb2RlbGluZyBvZiBMaXRoaXVtLUlvbiBCYXR0ZXJpZXMuIEVuZXJnaWVzLiA5ICgyMDE2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hcmFpLCBBbnVwOyBVZGRpbiwgS290dWI7IFdpZGFuYWdlLCBXLiBELjsgTWNHb3Jkb24sIEFuZHJldzsgSmVubmluZ3MsIFBhdWwuIEEgc3R1ZHkgb2YgdGhlIGluZmx1ZW5jZSBvZiBtZWFzdXJlbWVudCB0aW1lc2NhbGUgb24gaW50ZXJuYWwgcmVzaXN0YW5jZSBjaGFyYWN0ZXJpc2F0aW9uIG1ldGhvZG9sb2dpZXMgZm9yIGxpdGhpdW0taW9uIGNlbGxzLiBTY2llbnRpZmljIHJlcG9ydHMuIDggKDIwMTg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GFyaywgTXlvdW5nZ3U7IFpoYW5nLCBYaWFuZ2NodW47IENodW5nLCBNeW91bmdkbzsgTGVzcywgR3JlZ29yeSBCLjsgU2FzdHJ5LCBBbm4gTWFyaWUuIEEgcmV2aWV3IG9mIGNvbmR1Y3Rpb24gcGhlbm9tZW5hIGluIExpLWlvbiBiYXR0ZXJpZXMuIEpvdXJuYWwgb2YgUG93ZXIgU291cmNlcy4gMTk1ICgyMDEw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JhZ2hhdmVuZHJhIEFydW5hY2hhbGEuIEluZmx1ZW5jZSBvZiBDZWxsIFNpemUgb24gUGVyZm9ybWFuY2UgYW5kIExpZmV0aW1lIG9mIExpdGhpdW0tSW9uIEJhdHRlcmllcy4gVGVjaG5pc2NoZSBVbml2ZXJzaXTDpHQgTcO8bmNoZW4gKE5vdmVtYmVyIDE2LCAyMDE3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ZldHRlciwgSi47IE5vdsOhaywgUC47IFdhZ25lciwgTS4gUi47IFZlaXQsIEMuOyBNw7ZsbGVyLCBLLi1DLjsgQmVzZW5oYXJkLCBKLiBPLjsgV2ludGVyLCBNLjsgV29obGZhaHJ0LU1laHJlbnMsIE0uOyBWb2dsZXIsIEMuOyBIYW1tb3VjaGUsIEEuIEFnZWluZyBtZWNoYW5pc21zIGluIGxpdGhpdW0taW9uIGJhdHRlcmllcy4gSm91cm5hbCBvZiBQb3dlciBTb3VyY2VzLiAxNDcgKDIwMDU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GFsY291eCwgRy47IFNjaG1hbHosIEouOyBSaWNodGVyLCBMLjsgUG9yY2hlciwgVy4gU1BJQ1kgRGVsaXZlcmFibGUgRDUuNi4gQ0VBLCBUVU0tUFJPTExJT04gKDMwIEp1bmUgMjAxNS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ZYWFrb3YsIERhdmlkOyBHb2ZlciwgWW9zc2k7IEF1cmJhY2gsIERvcm9uOyBIYWxhbGF5LCBJb24gQy4gT24gdGhlIFN0dWR5IG9mIEVsZWN0cm9seXRlIFNvbHV0aW9ucyBmb3IgTGktSW9uIEJhdHRlcmllcyBUaGF0IENhbiBXb3JrIE92ZXIgYSBXaWRlIFRlbXBlcmF0dXJlIFJhbmdlLiBKb3VybmFsIG9mIFRoZSBFbGVjdHJvY2hlbWljYWwgU29jaWV0eS4gMTU3ICgyMDEw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RyYWQsIEtoaWVtOyBNdWxkZXIsIEdyaWV0dXM7IEd1dGnDqXJyZXosIEPDqXNhcjsgTWVhdHphLCBJcmF0eGUgZGU7IERlbGFpbGxlLCBBcm5hdWQ7IFBvcmNoZXIsIFdpbGx5LiBTUElDWSBEZWxpdmVyYWJsZSBENi4xLiBDSURFVEVDLCBDRUEsIFRVTSwgUFJPTExJT04gKDIxIEF1Z3VzdCAyMDE1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0uIE5pc3ZvIFJhbWFkYW47IEJoaXNtYSBBLiBQcmFtYW5hOyBBZGhhIENhaHlhZGk7IE95YXMgV2FoeXVuZ2dvcm8uIFN0YXRlIG9mIGhlYWx0aCBlc3RpbWF0aW9uIGluIGxpdGhpdW0gcG9seW1lciBiYXR0ZXJ5ICgyMDE2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pLCBMaWFuLXhpbmc7IFRhbmcsIFhpbi1jdW47IFF1LCBZaTsgTGl1LCBIb25nLXRhby4gQ0MtQ1YgY2hhcmdlIHByb3RvY29sIGJhc2VkIG9uIHNwaGVyaWNhbCBkaWZmdXNpb24gbW9kZWwuIEpvdXJuYWwgb2YgQ2VudHJhbCBTb3V0aCBVbml2ZXJzaXR5IG9mIFRlY2hub2xvZ3kuIDE4ICgyMDEx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2ZW5zLCBQb250dXM7IEJlaG0sIE3DpXJ0ZW47IExpbmRiZXJnaCwgR8O2cmFuLiBMaXRoaXVtLUlvbiBCYXR0ZXJ5IENlbGwgQ3ljbGluZyBhbmQgVXNhZ2UgQW5hbHlzaXMgaW4gYSBIZWF2eS1EdXR5IFRydWNrIEZpZWxkIFN0dWR5LiBFbmVyZ2llcy4gOCAoMjAxNS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aXUsIEd1YW5nOyBHdW8sIExpYW5nOyBMaXUsIENodW5sb25nOyBXdSwgUWluZ3dlbi4gRXZhbHVhdGlvbiBvZiBkaWZmZXJlbnQgY2FsaWJyYXRpb24gZXF1YXRpb25zIGZvciBOVEMgdGhlcm1pc3RvciBhcHBsaWVkIHRvIGhpZ2gtcHJlY2lzaW9uIHRlbXBlcmF0dXJlIG1lYXN1cmVtZW50LiBNZWFzdXJlbWVudC4gMTIwICgyMDE4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NoYW5nLCBXZW4tWWVhdS4gVGhlIFN0YXRlIG9mIENoYXJnZSBFc3RpbWF0aW5nIE1ldGhvZHMgZm9yIEJhdHRlcnkuIElTUk4gQXBwbGllZCBNYXRoZW1hdGljcy4gMjAxMyAoMjAxMy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aXUsIENoYW9mZW5nOyBOZWFsZSwgWmFjaGFyeSBHLjsgQ2FvLCBHdW96aG9uZy4gVW5kZXJzdGFuZGluZyBlbGVjdHJvY2hlbWljYWwgcG90ZW50aWFscyBvZiBjYXRob2RlIG1hdGVyaWFscyBpbiByZWNoYXJnZWFibGUgYmF0dGVyaWVzLiBNYXRlcmlhbHMgVG9kYXkuIDE5ICgyMDE2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poYW8sIFJ1aTsgWmhhbmcsIFNpamllOyBHdSwgSnVuamllOyBMaXUsIEppZS4gMjAxNiBJRUVFIEVsZWN0cmljYWwgUG93ZXIgYW5kIEVuZXJneSBDb25mZXJlbmNlIChFUEVDKS4gSUVFRSBFbGVjdHJpY2FsIFBvd2VyIGFuZCBFbmVyZ3kgQ29uZmVyZW5jZTsgQW5udWFsIElFRUUgRWxlY3RyaWNhbCBQb3dlciBhbmQgRW5lcmd5IENvbmZlcmVuY2U7IENvbmbDqXJlbmNlIHN1ciBsJ8OpbmVyZ2llIMOpbGVjdHJpcXVlIGRlIGwnSUVFRTsgRVBFQyAoMjAxNikuIDk3OC0xLTUwOTAtMTkxOS05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92YWlzLCBTdXNhbmE7IE5hc2NpbWVudG8sIE1pY2FlbDsgR3JhbmRlLCBMb3JlbnpvOyBEb21pbmd1ZXMsIE1hcmlhIEbDoXRpbWE7IEFudHVuZXMsIFBhdWxvOyBBbGJlcnRvLCBOw6lsaWE7IExlaXTDo28sIEPDoXRpYTsgT2xpdmVpcmEsIFJpY2FyZG87IEtvY2gsIFN0ZXBoYW47IEtpbSwgR3VrIFRhZTsgUGFzc2VyaW5pLCBTdGVmYW5vOyBQaW50bywgSm/Do28uIEludGVybmFsIGFuZCBFeHRlcm5hbCBUZW1wZXJhdHVyZSBNb25pdG9yaW5nIG9mIGEgTGktSW9uIEJhdHRlcnkgd2l0aCBGaWJlciBCcmFnZyBHcmF0aW5nIFNlbnNvcnMuIFNlbnNvcnMgKEJhc2VsLCBTd2l0emVybGFuZCkuIDE2ICgyMDE2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ld2VyZW56LCBNZWluZXJ0OyBNw7xubml4LCBKZW5zOyBTY2htYWxzdGllZywgSm9oYW5uZXM7IEvDpGJpdHosIFN0ZWZhbjsgS25pcHMsIE1hcmN1czsgU2F1ZXIsIERpcmsgVXdlLiBTeXN0ZW1hdGljIGFnaW5nIG9mIGNvbW1lcmNpYWwgTGlGZVBPIDQgfEdyYXBoaXRlIGN5bGluZHJpY2FsIGNlbGxzIGluY2x1ZGluZyBhIHRoZW9yeSBleHBsYWluaW5nIHJpc2Ugb2YgY2FwYWNpdHkgZHVyaW5nIGFnaW5nLiBKb3VybmFsIG9mIFBvd2VyIFNvdXJjZXMuIDM0NSAoMjAxNy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Gcmllc2VuLCBBbGV4OyBNw7ZubmlnaG9mZiwgWGF2ZXI7IELDtnJuZXIsIE1hcmt1czsgSGFldGdlLCBKYW47IFNjaGFwcGFjaGVyLCBGYWxrbyBNLjsgV2ludGVyLCBNYXJ0aW4uIEluZmx1ZW5jZSBvZiB0ZW1wZXJhdHVyZSBvbiB0aGUgYWdpbmcgYmVoYXZpb3Igb2YgMTg2NTAtdHlwZSBsaXRoaXVtIGlvbiBjZWxscy4gSm91cm5hbCBvZiBQb3dlciBTb3VyY2VzLiAzNDIgKDIwMTc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GV0ZXIgS2VpbCwgRGlwbC4tSW5nLiBVbml2LiBBZ2luZyBvZiBMaXRoaXVtIC0gQWdpbmcgb2YgTGl0aGl1bS1Jb24gQmF0dGVyaWVzIGluIEVsZWN0cmljIFZlaGljbGVzLiBUZWNobmlzY2hlbiBVbml2ZXJzaXTDpHQgTcO8bmNoZW4gKDE5LjA2LjIwMTc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Y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</w:instrText>
              </w:r>
              <w:r w:rsidRPr="00B72B61">
                <w:fldChar w:fldCharType="separate"/>
              </w:r>
              <w:bookmarkStart w:id="325" w:name="_Toc528067775"/>
              <w:bookmarkStart w:id="326" w:name="_CTVBIBLIOGRAPHY1"/>
              <w:bookmarkEnd w:id="326"/>
              <w:r w:rsidR="00883A38">
                <w:t>Bibliography</w:t>
              </w:r>
              <w:bookmarkEnd w:id="325"/>
            </w:p>
            <w:p w14:paraId="58710DC4" w14:textId="77777777" w:rsidR="00883A38" w:rsidRDefault="00883A38" w:rsidP="00883A38">
              <w:pPr>
                <w:pStyle w:val="BeschriftungBlocksatz"/>
              </w:pPr>
              <w:r>
                <w:t>[1]</w:t>
              </w:r>
              <w:r>
                <w:tab/>
              </w:r>
              <w:r>
                <w:tab/>
              </w:r>
              <w:bookmarkStart w:id="327" w:name="_CTVL00147b45c28cdfc48cf94ce4452e1eabfd8"/>
              <w:r>
                <w:t>Buchmann, Isidor. BU-1003: Electric Vehicle (EV). Battery University, Cadex Electronics Inc (2018).</w:t>
              </w:r>
            </w:p>
            <w:bookmarkEnd w:id="327"/>
            <w:p w14:paraId="0A66707C" w14:textId="77777777" w:rsidR="00883A38" w:rsidRDefault="00883A38" w:rsidP="00883A38">
              <w:pPr>
                <w:pStyle w:val="BeschriftungBlocksatz"/>
              </w:pPr>
              <w:r>
                <w:t>[2]</w:t>
              </w:r>
              <w:r>
                <w:tab/>
              </w:r>
              <w:r>
                <w:tab/>
              </w:r>
              <w:bookmarkStart w:id="328" w:name="_CTVL001a86a3850c17e42288c3365847eef9bb0"/>
              <w:r>
                <w:t>Grandjean, Thomas; Barai, Anup; Hosseinzadeh, Elham; Guo, Yue; McGordon, Andrew; Marco, James. Large format lithium ion pouch cell full thermal characterisation for improved electric vehicle thermal management. Journal of Power Sources. 359 (2017).</w:t>
              </w:r>
            </w:p>
            <w:bookmarkEnd w:id="328"/>
            <w:p w14:paraId="5DE5BBCE" w14:textId="77777777" w:rsidR="00883A38" w:rsidRDefault="00883A38" w:rsidP="00883A38">
              <w:pPr>
                <w:pStyle w:val="BeschriftungBlocksatz"/>
              </w:pPr>
              <w:r>
                <w:t>[3]</w:t>
              </w:r>
              <w:r>
                <w:tab/>
              </w:r>
              <w:r>
                <w:tab/>
              </w:r>
              <w:bookmarkStart w:id="329" w:name="_CTVL001916c95d1a40247a58242ce415b5b4ced"/>
              <w:r>
                <w:t>Erriquez, Mauro; Morel, Thomas; Schäfer, Philip; Moulière, Pierre-Yves. Trends in electric-vehicle design. McKinsey&amp;Company, Automotive &amp; Assembly (October 2017).</w:t>
              </w:r>
            </w:p>
            <w:bookmarkEnd w:id="329"/>
            <w:p w14:paraId="78659BB1" w14:textId="77777777" w:rsidR="00883A38" w:rsidRDefault="00883A38" w:rsidP="00883A38">
              <w:pPr>
                <w:pStyle w:val="BeschriftungBlocksatz"/>
              </w:pPr>
              <w:r>
                <w:t>[4]</w:t>
              </w:r>
              <w:r>
                <w:tab/>
              </w:r>
              <w:r>
                <w:tab/>
              </w:r>
              <w:bookmarkStart w:id="330" w:name="_CTVL0013ba98267d5b84dab982af4baf92e106a"/>
              <w:r>
                <w:t>Alarco, Jose; Talbot, Peter. The history and development of batteries (2015).</w:t>
              </w:r>
            </w:p>
            <w:bookmarkEnd w:id="330"/>
            <w:p w14:paraId="09E25515" w14:textId="77777777" w:rsidR="00883A38" w:rsidRDefault="00883A38" w:rsidP="00883A38">
              <w:pPr>
                <w:pStyle w:val="BeschriftungBlocksatz"/>
              </w:pPr>
              <w:r>
                <w:t>[5]</w:t>
              </w:r>
              <w:r>
                <w:tab/>
              </w:r>
              <w:r>
                <w:tab/>
              </w:r>
              <w:bookmarkStart w:id="331" w:name="_CTVL0012d44f678a01f4c9cbb50710bfc056d6a"/>
              <w:r>
                <w:t>Blomgren, George E. The Development and Future of Lithium Ion Batteries. Journal of The Electrochemical Society. 164 (2016).</w:t>
              </w:r>
            </w:p>
            <w:bookmarkEnd w:id="331"/>
            <w:p w14:paraId="1361916C" w14:textId="77777777" w:rsidR="00883A38" w:rsidRDefault="00883A38" w:rsidP="00883A38">
              <w:pPr>
                <w:pStyle w:val="BeschriftungBlocksatz"/>
              </w:pPr>
              <w:r>
                <w:t>[6]</w:t>
              </w:r>
              <w:r>
                <w:tab/>
              </w:r>
              <w:r>
                <w:tab/>
              </w:r>
              <w:bookmarkStart w:id="332" w:name="_CTVL001bb0776174afa489b96c9ea5343d2a340"/>
              <w:r>
                <w:t>Nitta, Naoki; Wu, Feixiang; Lee, Jung Tae; Yushin, Gleb. Li-ion battery materials. Materials Today. 18 (2015).</w:t>
              </w:r>
            </w:p>
            <w:bookmarkEnd w:id="332"/>
            <w:p w14:paraId="7AED67EC" w14:textId="77777777" w:rsidR="00883A38" w:rsidRDefault="00883A38" w:rsidP="00883A38">
              <w:pPr>
                <w:pStyle w:val="BeschriftungBlocksatz"/>
              </w:pPr>
              <w:r>
                <w:t>[7]</w:t>
              </w:r>
              <w:r>
                <w:tab/>
              </w:r>
              <w:r>
                <w:tab/>
              </w:r>
              <w:bookmarkStart w:id="333" w:name="_CTVL0015368723fb2ef4c96a2de73e316d7aa5d"/>
              <w:r>
                <w:t>Saha, Bhaskar; Goebel, Kai. Modeling Li-ion battery capacity depletion in a particle filtering framework (2009).</w:t>
              </w:r>
            </w:p>
            <w:bookmarkEnd w:id="333"/>
            <w:p w14:paraId="79B95EE4" w14:textId="77777777" w:rsidR="00883A38" w:rsidRDefault="00883A38" w:rsidP="00883A38">
              <w:pPr>
                <w:pStyle w:val="BeschriftungBlocksatz"/>
              </w:pPr>
              <w:r>
                <w:t>[8]</w:t>
              </w:r>
              <w:r>
                <w:tab/>
              </w:r>
              <w:r>
                <w:tab/>
              </w:r>
              <w:bookmarkStart w:id="334" w:name="_CTVL001ba0bfda300f7437482b653413ad295ca"/>
              <w:r>
                <w:t>Battery Universe. Difference Between Nicad NiMH and Li-Ion Battery Cells. Battery Universe.</w:t>
              </w:r>
            </w:p>
            <w:bookmarkEnd w:id="334"/>
            <w:p w14:paraId="29DA87FA" w14:textId="77777777" w:rsidR="00883A38" w:rsidRDefault="00883A38" w:rsidP="00883A38">
              <w:pPr>
                <w:pStyle w:val="BeschriftungBlocksatz"/>
              </w:pPr>
              <w:r>
                <w:t>[9]</w:t>
              </w:r>
              <w:r>
                <w:tab/>
              </w:r>
              <w:r>
                <w:tab/>
              </w:r>
              <w:bookmarkStart w:id="335" w:name="_CTVL0011372191244874a1b9c033a7446b9fff3"/>
              <w:r>
                <w:t>Galushkin, N. E.; Yazvinskaya, N. N.; Galushkin, D. N. Mechanism of Thermal Runaway in Lithium-Ion Cells. Journal of The Electrochemical Society. 165 (2018).</w:t>
              </w:r>
            </w:p>
            <w:bookmarkEnd w:id="335"/>
            <w:p w14:paraId="20EA47A3" w14:textId="77777777" w:rsidR="00883A38" w:rsidRDefault="00883A38" w:rsidP="00883A38">
              <w:pPr>
                <w:pStyle w:val="BeschriftungBlocksatz"/>
              </w:pPr>
              <w:r>
                <w:t>[10]</w:t>
              </w:r>
              <w:r>
                <w:tab/>
              </w:r>
              <w:r>
                <w:tab/>
              </w:r>
              <w:bookmarkStart w:id="336" w:name="_CTVL00103f30b6c34af4bda8c81834c401396a6"/>
              <w:r>
                <w:t>Soylu, Seref. Electric Vehicles - The Benefits and Barriers (2011). 978-953-307-287-6.</w:t>
              </w:r>
            </w:p>
            <w:bookmarkEnd w:id="336"/>
            <w:p w14:paraId="5374D206" w14:textId="77777777" w:rsidR="00883A38" w:rsidRDefault="00883A38" w:rsidP="00883A38">
              <w:pPr>
                <w:pStyle w:val="BeschriftungBlocksatz"/>
              </w:pPr>
              <w:r>
                <w:t>[11]</w:t>
              </w:r>
              <w:r>
                <w:tab/>
              </w:r>
              <w:r>
                <w:tab/>
              </w:r>
              <w:bookmarkStart w:id="337" w:name="_CTVL00157a083c9085745b3a79812abff41fd8a"/>
              <w:r>
                <w:t>Buchmann, Isidor. BU-205: Types of Lithium-ion. Battery University, Cadex Electronics Inc (2018).</w:t>
              </w:r>
            </w:p>
            <w:bookmarkEnd w:id="337"/>
            <w:p w14:paraId="38378A7A" w14:textId="77777777" w:rsidR="00883A38" w:rsidRDefault="00883A38" w:rsidP="00883A38">
              <w:pPr>
                <w:pStyle w:val="BeschriftungBlocksatz"/>
              </w:pPr>
              <w:r>
                <w:t>[12]</w:t>
              </w:r>
              <w:r>
                <w:tab/>
              </w:r>
              <w:r>
                <w:tab/>
              </w:r>
              <w:bookmarkStart w:id="338" w:name="_CTVL00154d3a8f6473440af96c2181a759030a1"/>
              <w:r>
                <w:t>Padhi, A. K. Phospho-olivines as Positive-Electrode Materials for Rechargeable Lithium Batteries. Journal of The Electrochemical Society. 144 (1997).</w:t>
              </w:r>
            </w:p>
            <w:bookmarkEnd w:id="338"/>
            <w:p w14:paraId="223F9591" w14:textId="77777777" w:rsidR="00883A38" w:rsidRDefault="00883A38" w:rsidP="00883A38">
              <w:pPr>
                <w:pStyle w:val="BeschriftungBlocksatz"/>
              </w:pPr>
              <w:r>
                <w:lastRenderedPageBreak/>
                <w:t>[13]</w:t>
              </w:r>
              <w:r>
                <w:tab/>
              </w:r>
              <w:r>
                <w:tab/>
              </w:r>
              <w:bookmarkStart w:id="339" w:name="_CTVL001488634d1ac9e46d0ad1f53e9e0a43b73"/>
              <w:r>
                <w:t>Eftekhari, Ali. LiFePO 4 /C nanocomposites for lithium-ion batteries. Journal of Power Sources. 343 (2017).</w:t>
              </w:r>
            </w:p>
            <w:bookmarkEnd w:id="339"/>
            <w:p w14:paraId="6D6CD388" w14:textId="77777777" w:rsidR="00883A38" w:rsidRDefault="00883A38" w:rsidP="00883A38">
              <w:pPr>
                <w:pStyle w:val="BeschriftungBlocksatz"/>
              </w:pPr>
              <w:r>
                <w:t>[14]</w:t>
              </w:r>
              <w:r>
                <w:tab/>
              </w:r>
              <w:r>
                <w:tab/>
              </w:r>
              <w:bookmarkStart w:id="340" w:name="_CTVL0017749d311a5c0498c8e800238fd8e92b5"/>
              <w:r>
                <w:t>Athena Combs-Hurtado; Marc Hensel. Memorandum: Using Lithium Iron Phosphate Batteries for Utility Scale Storage Applications. Arizona State University (21 October 2017).</w:t>
              </w:r>
            </w:p>
            <w:bookmarkEnd w:id="340"/>
            <w:p w14:paraId="7DC9D68E" w14:textId="77777777" w:rsidR="00883A38" w:rsidRDefault="00883A38" w:rsidP="00883A38">
              <w:pPr>
                <w:pStyle w:val="BeschriftungBlocksatz"/>
              </w:pPr>
              <w:r>
                <w:t>[15]</w:t>
              </w:r>
              <w:r>
                <w:tab/>
              </w:r>
              <w:r>
                <w:tab/>
              </w:r>
              <w:bookmarkStart w:id="341" w:name="_CTVL0018dd40dc2e1424c3a81bc8ad134a6cc48"/>
              <w:r>
                <w:t>Zhang, Xiangwu; Ji, Liwen; Toprakci, Ozan; Liang, Yinzheng; Alcoutlabi, Mataz. Electrospun Nanofiber-Based Anodes, Cathodes, and Separators for Advanced Lithium-Ion Batteries. Polymer Reviews. 51 (2011).</w:t>
              </w:r>
            </w:p>
            <w:bookmarkEnd w:id="341"/>
            <w:p w14:paraId="7703875A" w14:textId="77777777" w:rsidR="00883A38" w:rsidRDefault="00883A38" w:rsidP="00883A38">
              <w:pPr>
                <w:pStyle w:val="BeschriftungBlocksatz"/>
              </w:pPr>
              <w:r>
                <w:t>[16]</w:t>
              </w:r>
              <w:r>
                <w:tab/>
              </w:r>
              <w:r>
                <w:tab/>
              </w:r>
              <w:bookmarkStart w:id="342" w:name="_CTVL0017417515b1d1a4ff089a9c14654245b47"/>
              <w:r>
                <w:t>Jow, T. Richard; Delp, Samuel A.; Allen, Jan L.; Jones, John-Paul; Smart, Marshall C. Factors Limiting Li + Charge Transfer Kinetics in Li-Ion Batteries. Journal of The Electrochemical Society. 165 (2018).</w:t>
              </w:r>
            </w:p>
            <w:bookmarkEnd w:id="342"/>
            <w:p w14:paraId="61CE229E" w14:textId="77777777" w:rsidR="00883A38" w:rsidRDefault="00883A38" w:rsidP="00883A38">
              <w:pPr>
                <w:pStyle w:val="BeschriftungBlocksatz"/>
              </w:pPr>
              <w:r>
                <w:t>[17]</w:t>
              </w:r>
              <w:r>
                <w:tab/>
              </w:r>
              <w:r>
                <w:tab/>
              </w:r>
              <w:bookmarkStart w:id="343" w:name="_CTVL00140a4705ad3c8494694618ed35f769fe7"/>
              <w:r>
                <w:t>Jow, T. R.; Allen, Jan L.; Deveney, Bridget; Nechev, Kamen. Charge Transfer and Charge-Discharge Kinetics in Lithium-ion Batteries (October 12 - October 17, 2008).</w:t>
              </w:r>
            </w:p>
            <w:bookmarkEnd w:id="343"/>
            <w:p w14:paraId="75345908" w14:textId="77777777" w:rsidR="00883A38" w:rsidRDefault="00883A38" w:rsidP="00883A38">
              <w:pPr>
                <w:pStyle w:val="BeschriftungBlocksatz"/>
              </w:pPr>
              <w:r>
                <w:t>[18]</w:t>
              </w:r>
              <w:r>
                <w:tab/>
              </w:r>
              <w:r>
                <w:tab/>
              </w:r>
              <w:bookmarkStart w:id="344" w:name="_CTVL0010f8209d37ba9464da1929549f55cb3a9"/>
              <w:r>
                <w:t>Valo̸en, Lars Ole; Reimers, Jan N. Transport Properties of LiPF[sub 6]-Based Li-Ion Battery Electrolytes. Journal of The Electrochemical Society. 152 (2005).</w:t>
              </w:r>
            </w:p>
            <w:bookmarkEnd w:id="344"/>
            <w:p w14:paraId="2E6A74C0" w14:textId="77777777" w:rsidR="00883A38" w:rsidRDefault="00883A38" w:rsidP="00883A38">
              <w:pPr>
                <w:pStyle w:val="BeschriftungBlocksatz"/>
              </w:pPr>
              <w:r>
                <w:t>[19]</w:t>
              </w:r>
              <w:r>
                <w:tab/>
              </w:r>
              <w:r>
                <w:tab/>
              </w:r>
              <w:bookmarkStart w:id="345" w:name="_CTVL001fccd0f1e32694176bc7b4a65dfbb72ec"/>
              <w:r>
                <w:t>Lundgren, Henrik. Thermal aspects and electrolyte mass transport in lithium-ion batteries. TRITA-CHE-Report. 2015:22 (2015). 978-91-7595-584-1.</w:t>
              </w:r>
            </w:p>
            <w:bookmarkEnd w:id="345"/>
            <w:p w14:paraId="632ED33A" w14:textId="77777777" w:rsidR="00883A38" w:rsidRDefault="00883A38" w:rsidP="00883A38">
              <w:pPr>
                <w:pStyle w:val="BeschriftungBlocksatz"/>
              </w:pPr>
              <w:r>
                <w:t>[20]</w:t>
              </w:r>
              <w:r>
                <w:tab/>
              </w:r>
              <w:r>
                <w:tab/>
              </w:r>
              <w:bookmarkStart w:id="346" w:name="_CTVL0016df50493bed0496db8a4b7553ebfd190"/>
              <w:r>
                <w:t>Gao, Jian; Shi, Si-Qi; Li, Hong. Brief overview of electrochemical potential in lithium ion batteries. Chinese Physics B. 25 (2015).</w:t>
              </w:r>
            </w:p>
            <w:bookmarkEnd w:id="346"/>
            <w:p w14:paraId="5CBDC723" w14:textId="77777777" w:rsidR="00883A38" w:rsidRDefault="00883A38" w:rsidP="00883A38">
              <w:pPr>
                <w:pStyle w:val="BeschriftungBlocksatz"/>
              </w:pPr>
              <w:r>
                <w:t>[21]</w:t>
              </w:r>
              <w:r>
                <w:tab/>
              </w:r>
              <w:r>
                <w:tab/>
              </w:r>
              <w:bookmarkStart w:id="347" w:name="_CTVL0019eb580822f994b2887e9b0959c9e23de"/>
              <w:r>
                <w:t>Buchmann, Isidor. BU-301a: Types of Battery Cells. Battery University, Cadex Electronics Inc (2018).</w:t>
              </w:r>
            </w:p>
            <w:bookmarkEnd w:id="347"/>
            <w:p w14:paraId="4CFA2F10" w14:textId="77777777" w:rsidR="00883A38" w:rsidRDefault="00883A38" w:rsidP="00883A38">
              <w:pPr>
                <w:pStyle w:val="BeschriftungBlocksatz"/>
              </w:pPr>
              <w:r>
                <w:t>[22]</w:t>
              </w:r>
              <w:r>
                <w:tab/>
              </w:r>
              <w:r>
                <w:tab/>
              </w:r>
              <w:bookmarkStart w:id="348" w:name="_CTVL0012df2f184ea2745338b4b271dfbaf89a5"/>
              <w:r>
                <w:t>Schröder, Robert; Aydemir, Muhammed; Seliger, Günther. Comparatively Assessing different Shapes of Lithium-ion Battery Cells. Procedia Manufacturing. 8 (2017).</w:t>
              </w:r>
            </w:p>
            <w:bookmarkEnd w:id="348"/>
            <w:p w14:paraId="191B0C76" w14:textId="77777777" w:rsidR="00883A38" w:rsidRDefault="00883A38" w:rsidP="00883A38">
              <w:pPr>
                <w:pStyle w:val="BeschriftungBlocksatz"/>
              </w:pPr>
              <w:r>
                <w:t>[23]</w:t>
              </w:r>
              <w:r>
                <w:tab/>
              </w:r>
              <w:r>
                <w:tab/>
              </w:r>
              <w:bookmarkStart w:id="349" w:name="_CTVL001642b4d4cb4a64b84a9f3b8bd8615386f"/>
              <w:r>
                <w:t>Jessica Shankleman; Tom Biesheuvel; Joe Ryan; Dave Merrill. We’re Going to Need More Lithium. Bloomberg LP (2017).</w:t>
              </w:r>
            </w:p>
            <w:bookmarkEnd w:id="349"/>
            <w:p w14:paraId="4A6B3DBA" w14:textId="77777777" w:rsidR="00883A38" w:rsidRDefault="00883A38" w:rsidP="00883A38">
              <w:pPr>
                <w:pStyle w:val="BeschriftungBlocksatz"/>
              </w:pPr>
              <w:r>
                <w:t>[24]</w:t>
              </w:r>
              <w:r>
                <w:tab/>
              </w:r>
              <w:r>
                <w:tab/>
              </w:r>
              <w:bookmarkStart w:id="350" w:name="_CTVL00176b7675b6ab74c519cd3ef9b4c9b3157"/>
              <w:r>
                <w:t>AUDI Digital Illustrated. AUDI future performance 2015 illustrated. AUDI Illustrated (2016).</w:t>
              </w:r>
            </w:p>
            <w:bookmarkEnd w:id="350"/>
            <w:p w14:paraId="4DE21B1D" w14:textId="77777777" w:rsidR="00883A38" w:rsidRDefault="00883A38" w:rsidP="00883A38">
              <w:pPr>
                <w:pStyle w:val="BeschriftungBlocksatz"/>
              </w:pPr>
              <w:r>
                <w:t>[25]</w:t>
              </w:r>
              <w:r>
                <w:tab/>
              </w:r>
              <w:r>
                <w:tab/>
              </w:r>
              <w:bookmarkStart w:id="351" w:name="_CTVL001f744dbb904ea499784766a0176898511"/>
              <w:r>
                <w:t>Jaggi, Anmol. Comparison of different Li-ion cell types. Gensol Engineering Pvt. Ltd. (Jan 26, 2017).</w:t>
              </w:r>
            </w:p>
            <w:bookmarkEnd w:id="351"/>
            <w:p w14:paraId="2E557FF3" w14:textId="77777777" w:rsidR="00883A38" w:rsidRDefault="00883A38" w:rsidP="00883A38">
              <w:pPr>
                <w:pStyle w:val="BeschriftungBlocksatz"/>
              </w:pPr>
              <w:r>
                <w:t>[26]</w:t>
              </w:r>
              <w:r>
                <w:tab/>
              </w:r>
              <w:r>
                <w:tab/>
              </w:r>
              <w:bookmarkStart w:id="352" w:name="_CTVL001aac3d285849945f68fe1cace8fae0ffc"/>
              <w:r>
                <w:t>Ahn, Soonho; Lee, Hyang-Mok; Lee, Seung-Jin; Youngsun, Park; Ku, Cha-Hun; Kim, Je Young; Lee, Jae-Hyun; Kim, Seok Koo; Cho, Jin Yeon. The Impact of Cell Geometries and Battery Designs on Safety and Performance of Lithium Ion Polymer Batteries. Batteries R&amp;D, LG Chemical Ltd./ Research Park.</w:t>
              </w:r>
            </w:p>
            <w:bookmarkEnd w:id="352"/>
            <w:p w14:paraId="1E9693B8" w14:textId="77777777" w:rsidR="00883A38" w:rsidRDefault="00883A38" w:rsidP="00883A38">
              <w:pPr>
                <w:pStyle w:val="BeschriftungBlocksatz"/>
              </w:pPr>
              <w:r>
                <w:lastRenderedPageBreak/>
                <w:t>[27]</w:t>
              </w:r>
              <w:r>
                <w:tab/>
              </w:r>
              <w:r>
                <w:tab/>
              </w:r>
              <w:bookmarkStart w:id="353" w:name="_CTVL0012561f1a5c0cc45758bd0fd911246e49b"/>
              <w:r>
                <w:t>Maiser, Eric. Battery packaging - Technology review (2014).</w:t>
              </w:r>
            </w:p>
            <w:bookmarkEnd w:id="353"/>
            <w:p w14:paraId="7958C907" w14:textId="77777777" w:rsidR="00883A38" w:rsidRDefault="00883A38" w:rsidP="00883A38">
              <w:pPr>
                <w:pStyle w:val="BeschriftungBlocksatz"/>
              </w:pPr>
              <w:r>
                <w:t>[28]</w:t>
              </w:r>
              <w:r>
                <w:tab/>
              </w:r>
              <w:r>
                <w:tab/>
              </w:r>
              <w:bookmarkStart w:id="354" w:name="_CTVL0013daa208300654e7d901bc4ea1798ae4a"/>
              <w:r>
                <w:t>Mulder, Grietus; Omar, Noshin; Pauwels, Stijn; Meeus, Marcel; Leemans, Filip; Verbrugge, Bavo; Nijs, Wouter de; van den Bossche, Peter; Six, Daan; van Mierlo, Joeri. Comparison of commercial battery cells in relation to material properties. Electrochimica Acta. 87 (2013).</w:t>
              </w:r>
            </w:p>
            <w:bookmarkEnd w:id="354"/>
            <w:p w14:paraId="56FC1571" w14:textId="77777777" w:rsidR="00883A38" w:rsidRDefault="00883A38" w:rsidP="00883A38">
              <w:pPr>
                <w:pStyle w:val="BeschriftungBlocksatz"/>
              </w:pPr>
              <w:r>
                <w:t>[29]</w:t>
              </w:r>
              <w:r>
                <w:tab/>
              </w:r>
              <w:r>
                <w:tab/>
              </w:r>
              <w:bookmarkStart w:id="355" w:name="_CTVL001bf0d701c8edd4c85bd50b63eed43b9e2"/>
              <w:r>
                <w:t>Zhao, Jingyuan. Cycle life testing of lithium batteries. International Journal of Electrochemical Science (2018).</w:t>
              </w:r>
            </w:p>
            <w:bookmarkEnd w:id="355"/>
            <w:p w14:paraId="03F973BC" w14:textId="77777777" w:rsidR="00883A38" w:rsidRDefault="00883A38" w:rsidP="00883A38">
              <w:pPr>
                <w:pStyle w:val="BeschriftungBlocksatz"/>
              </w:pPr>
              <w:r>
                <w:t>[30]</w:t>
              </w:r>
              <w:r>
                <w:tab/>
              </w:r>
              <w:r>
                <w:tab/>
              </w:r>
              <w:bookmarkStart w:id="356" w:name="_CTVL0017956f8ec3b8c4e2d8d4f6da3afc0e713"/>
              <w:r>
                <w:t>Anseán González, David. High power li-Ion battery performance: a mechanistic analysis of aging (2015).</w:t>
              </w:r>
            </w:p>
            <w:bookmarkEnd w:id="356"/>
            <w:p w14:paraId="7DA70479" w14:textId="77777777" w:rsidR="00883A38" w:rsidRDefault="00883A38" w:rsidP="00883A38">
              <w:pPr>
                <w:pStyle w:val="BeschriftungBlocksatz"/>
              </w:pPr>
              <w:r>
                <w:t>[31]</w:t>
              </w:r>
              <w:r>
                <w:tab/>
              </w:r>
              <w:r>
                <w:tab/>
              </w:r>
              <w:bookmarkStart w:id="357" w:name="_CTVL0014f0933a9a75e4b7bba1db48d14fabe52"/>
              <w:r>
                <w:t>Barré, Anthony; Deguilhem, Benjamin; Grolleau, Sébastien; Gérard, Mathias; Suard, Frédéric; Riu, Delphine. A review on lithium-ion battery ageing mechanisms and estimations for automotive applications. Journal of Power Sources. 241 (2013).</w:t>
              </w:r>
            </w:p>
            <w:bookmarkEnd w:id="357"/>
            <w:p w14:paraId="17395DDF" w14:textId="77777777" w:rsidR="00883A38" w:rsidRDefault="00883A38" w:rsidP="00883A38">
              <w:pPr>
                <w:pStyle w:val="BeschriftungBlocksatz"/>
              </w:pPr>
              <w:r>
                <w:t>[32]</w:t>
              </w:r>
              <w:r>
                <w:tab/>
              </w:r>
              <w:r>
                <w:tab/>
              </w:r>
              <w:bookmarkStart w:id="358" w:name="_CTVL00193947c093c7447faa533f1e7c1891df8"/>
              <w:r>
                <w:t>Sarasketa-Zabala, E.; Gandiaga, I.; Martinez-Laserna, E.; Rodriguez-Martinez, L. M.; Villarreal, I. Cycle ageing analysis of a LiFePO4/graphite cell with dynamic model validations. Journal of Power Sources. 275 (2015).</w:t>
              </w:r>
            </w:p>
            <w:bookmarkEnd w:id="358"/>
            <w:p w14:paraId="340FD8D5" w14:textId="77777777" w:rsidR="00883A38" w:rsidRDefault="00883A38" w:rsidP="00883A38">
              <w:pPr>
                <w:pStyle w:val="BeschriftungBlocksatz"/>
              </w:pPr>
              <w:r>
                <w:t>[33]</w:t>
              </w:r>
              <w:r>
                <w:tab/>
              </w:r>
              <w:r>
                <w:tab/>
              </w:r>
              <w:bookmarkStart w:id="359" w:name="_CTVL001f58fdd0d388b44b291ade12885a1b900"/>
              <w:r>
                <w:t>Pinson, M. B.; Bazant, M. Z. Theory of SEI Formation in Rechargeable Batteries. Journal of the Electrochemical Society. 160 (2012).</w:t>
              </w:r>
            </w:p>
            <w:bookmarkEnd w:id="359"/>
            <w:p w14:paraId="05BB890A" w14:textId="77777777" w:rsidR="00883A38" w:rsidRDefault="00883A38" w:rsidP="00883A38">
              <w:pPr>
                <w:pStyle w:val="BeschriftungBlocksatz"/>
              </w:pPr>
              <w:r>
                <w:t>[34]</w:t>
              </w:r>
              <w:r>
                <w:tab/>
              </w:r>
              <w:r>
                <w:tab/>
              </w:r>
              <w:bookmarkStart w:id="360" w:name="_CTVL0016897f76504fe484c8b6575591ce831e3"/>
              <w:r>
                <w:t>Han, Xuebing; Ouyang, Minggao; Lu, Languang; Li, Jianqiu; Zheng, Yuejiu; Li, Zhe. A comparative study of commercial lithium ion battery cycle life in electrical vehicle. Journal of Power Sources. 251 (2014).</w:t>
              </w:r>
            </w:p>
            <w:bookmarkEnd w:id="360"/>
            <w:p w14:paraId="230FF24C" w14:textId="77777777" w:rsidR="00883A38" w:rsidRDefault="00883A38" w:rsidP="00883A38">
              <w:pPr>
                <w:pStyle w:val="BeschriftungBlocksatz"/>
              </w:pPr>
              <w:r>
                <w:t>[35]</w:t>
              </w:r>
              <w:r>
                <w:tab/>
              </w:r>
              <w:r>
                <w:tab/>
              </w:r>
              <w:bookmarkStart w:id="361" w:name="_CTVL001e1cb2a0f082049c38d439449db061010"/>
              <w:r>
                <w:t>Sun, Shun; Guan, Ting; Shen, Bin; Leng, Kunyue; Gao, Yunzhi; Cheng, Xinqun; Yin, Geping. Changes of Degradation Mechanisms of LiFePO4/Graphite Batteries Cycled at Different Ambient Temperatures. Electrochimica Acta. 237 (2017).</w:t>
              </w:r>
            </w:p>
            <w:bookmarkEnd w:id="361"/>
            <w:p w14:paraId="4BDAC70C" w14:textId="77777777" w:rsidR="00883A38" w:rsidRDefault="00883A38" w:rsidP="00883A38">
              <w:pPr>
                <w:pStyle w:val="BeschriftungBlocksatz"/>
              </w:pPr>
              <w:r>
                <w:t>[36]</w:t>
              </w:r>
              <w:r>
                <w:tab/>
              </w:r>
              <w:r>
                <w:tab/>
              </w:r>
              <w:bookmarkStart w:id="362" w:name="_CTVL001376855c3bdc54d58ade2dcbba7586055"/>
              <w:r>
                <w:t>Lewerenz, Meinert; Marongiu, Andrea; Warnecke, Alexander; Sauer, Dirk Uwe. Differential voltage analysis as a tool for analyzing inhomogeneous aging. Journal of Power Sources. 368 (2017).</w:t>
              </w:r>
            </w:p>
            <w:bookmarkEnd w:id="362"/>
            <w:p w14:paraId="1434A25F" w14:textId="77777777" w:rsidR="00883A38" w:rsidRDefault="00883A38" w:rsidP="00883A38">
              <w:pPr>
                <w:pStyle w:val="BeschriftungBlocksatz"/>
              </w:pPr>
              <w:r>
                <w:t>[37]</w:t>
              </w:r>
              <w:r>
                <w:tab/>
              </w:r>
              <w:r>
                <w:tab/>
              </w:r>
              <w:bookmarkStart w:id="363" w:name="_CTVL001198a8b19412041eebb3b2a0c1dafe6b1"/>
              <w:r>
                <w:t>Uddin, Kotub; Perera, Surak; Widanage, W.; Somerville, Limhi; Marco, James. Characterising Lithium-Ion Battery Degradation through the Identification and Tracking of Electrochemical Battery Model Parameters. Batteries. 2 (2016).</w:t>
              </w:r>
            </w:p>
            <w:bookmarkEnd w:id="363"/>
            <w:p w14:paraId="25BCDEE3" w14:textId="77777777" w:rsidR="00883A38" w:rsidRDefault="00883A38" w:rsidP="00883A38">
              <w:pPr>
                <w:pStyle w:val="BeschriftungBlocksatz"/>
              </w:pPr>
              <w:r>
                <w:t>[38]</w:t>
              </w:r>
              <w:r>
                <w:tab/>
              </w:r>
              <w:r>
                <w:tab/>
              </w:r>
              <w:bookmarkStart w:id="364" w:name="_CTVL00117ffcd97a8a84005a4d48f9a01d3d58b"/>
              <w:r>
                <w:t>Frank Kindermann. The Solid-Electrolyte Interface (2012).</w:t>
              </w:r>
            </w:p>
            <w:bookmarkEnd w:id="364"/>
            <w:p w14:paraId="3765C956" w14:textId="77777777" w:rsidR="00883A38" w:rsidRDefault="00883A38" w:rsidP="00883A38">
              <w:pPr>
                <w:pStyle w:val="BeschriftungBlocksatz"/>
              </w:pPr>
              <w:r>
                <w:t>[39]</w:t>
              </w:r>
              <w:r>
                <w:tab/>
              </w:r>
              <w:r>
                <w:tab/>
              </w:r>
              <w:bookmarkStart w:id="365" w:name="_CTVL001358cfe2b4b6144959596b420f6248e1a"/>
              <w:r>
                <w:t>Xu, Kang. Nonaqueous Liquid Electrolytes for Lithium-Based Rechargeable Batteries. Chemical Reviews. 104 (2004).</w:t>
              </w:r>
            </w:p>
            <w:bookmarkEnd w:id="365"/>
            <w:p w14:paraId="5A1E09A9" w14:textId="77777777" w:rsidR="00883A38" w:rsidRDefault="00883A38" w:rsidP="00883A38">
              <w:pPr>
                <w:pStyle w:val="BeschriftungBlocksatz"/>
              </w:pPr>
              <w:r>
                <w:t>[40]</w:t>
              </w:r>
              <w:r>
                <w:tab/>
              </w:r>
              <w:r>
                <w:tab/>
              </w:r>
              <w:bookmarkStart w:id="366" w:name="_CTVL0016bca2bd24496482f9ef7097526c65f3b"/>
              <w:r>
                <w:t xml:space="preserve">An, Seong Jin; Li, Jianlin; Daniel, Claus; Mohanty, Debasish; Nagpure, Shrikant; Wood, David L. The state of understanding of the lithium-ion-battery </w:t>
              </w:r>
              <w:r>
                <w:lastRenderedPageBreak/>
                <w:t>graphite solid electrolyte interphase (SEI) and its relationship to formation cycling. Carbon. 105 (2016).</w:t>
              </w:r>
            </w:p>
            <w:bookmarkEnd w:id="366"/>
            <w:p w14:paraId="575B7034" w14:textId="77777777" w:rsidR="00883A38" w:rsidRDefault="00883A38" w:rsidP="00883A38">
              <w:pPr>
                <w:pStyle w:val="BeschriftungBlocksatz"/>
              </w:pPr>
              <w:r>
                <w:t>[41]</w:t>
              </w:r>
              <w:r>
                <w:tab/>
              </w:r>
              <w:r>
                <w:tab/>
              </w:r>
              <w:bookmarkStart w:id="367" w:name="_CTVL00169a71429fc464ccc948fb831576367d7"/>
              <w:r>
                <w:t>Zhou, Daming; Zhang, Ke; Ravey, Alexandre; Gao, Fei; Miraoui, Abdellatif. Parameter Sensitivity Analysis for Fractional-Order Modeling of Lithium-Ion Batteries. Energies. 9 (2016).</w:t>
              </w:r>
            </w:p>
            <w:bookmarkEnd w:id="367"/>
            <w:p w14:paraId="4DC95CC8" w14:textId="77777777" w:rsidR="00883A38" w:rsidRDefault="00883A38" w:rsidP="00883A38">
              <w:pPr>
                <w:pStyle w:val="BeschriftungBlocksatz"/>
              </w:pPr>
              <w:r>
                <w:t>[42]</w:t>
              </w:r>
              <w:r>
                <w:tab/>
              </w:r>
              <w:r>
                <w:tab/>
              </w:r>
              <w:bookmarkStart w:id="368" w:name="_CTVL00143a36111d46646358579b6cce8e8a139"/>
              <w:r>
                <w:t>Barai, Anup; Uddin, Kotub; Widanage, W. D.; McGordon, Andrew; Jennings, Paul. A study of the influence of measurement timescale on internal resistance characterisation methodologies for lithium-ion cells. Scientific reports. 8 (2018).</w:t>
              </w:r>
            </w:p>
            <w:bookmarkEnd w:id="368"/>
            <w:p w14:paraId="056B9EB6" w14:textId="77777777" w:rsidR="00883A38" w:rsidRDefault="00883A38" w:rsidP="00883A38">
              <w:pPr>
                <w:pStyle w:val="BeschriftungBlocksatz"/>
              </w:pPr>
              <w:r>
                <w:t>[43]</w:t>
              </w:r>
              <w:r>
                <w:tab/>
              </w:r>
              <w:r>
                <w:tab/>
              </w:r>
              <w:bookmarkStart w:id="369" w:name="_CTVL0017fb1779ff667404db6218a8d762fdcdc"/>
              <w:r>
                <w:t>Park, Myounggu; Zhang, Xiangchun; Chung, Myoungdo; Less, Gregory B.; Sastry, Ann Marie. A review of conduction phenomena in Li-ion batteries. Journal of Power Sources. 195 (2010).</w:t>
              </w:r>
            </w:p>
            <w:bookmarkEnd w:id="369"/>
            <w:p w14:paraId="739F310E" w14:textId="77777777" w:rsidR="00883A38" w:rsidRDefault="00883A38" w:rsidP="00883A38">
              <w:pPr>
                <w:pStyle w:val="BeschriftungBlocksatz"/>
              </w:pPr>
              <w:r>
                <w:t>[44]</w:t>
              </w:r>
              <w:r>
                <w:tab/>
              </w:r>
              <w:r>
                <w:tab/>
              </w:r>
              <w:bookmarkStart w:id="370" w:name="_CTVL001bd09aa36ca8e4f96affaa3199579c5b6"/>
              <w:r>
                <w:t>Raghavendra Arunachala. Influence of Cell Size on Performance and Lifetime of Lithium-Ion Batteries. Technische Universität München (November 16, 2017).</w:t>
              </w:r>
            </w:p>
            <w:bookmarkEnd w:id="370"/>
            <w:p w14:paraId="6CA8C97C" w14:textId="77777777" w:rsidR="00883A38" w:rsidRDefault="00883A38" w:rsidP="00883A38">
              <w:pPr>
                <w:pStyle w:val="BeschriftungBlocksatz"/>
              </w:pPr>
              <w:r>
                <w:t>[45]</w:t>
              </w:r>
              <w:r>
                <w:tab/>
              </w:r>
              <w:r>
                <w:tab/>
              </w:r>
              <w:bookmarkStart w:id="371" w:name="_CTVL00106f10e64547844708d1d4347c19af443"/>
              <w:r>
                <w:t>Vetter, J.; Novák, P.; Wagner, M. R.; Veit, C.; Möller, K.-C.; Besenhard, J. O.; Winter, M.; Wohlfahrt-Mehrens, M.; Vogler, C.; Hammouche, A. Ageing mechanisms in lithium-ion batteries. Journal of Power Sources. 147 (2005).</w:t>
              </w:r>
            </w:p>
            <w:bookmarkEnd w:id="371"/>
            <w:p w14:paraId="2F89C43C" w14:textId="77777777" w:rsidR="00883A38" w:rsidRDefault="00883A38" w:rsidP="00883A38">
              <w:pPr>
                <w:pStyle w:val="BeschriftungBlocksatz"/>
              </w:pPr>
              <w:r>
                <w:t>[46]</w:t>
              </w:r>
              <w:r>
                <w:tab/>
              </w:r>
              <w:r>
                <w:tab/>
              </w:r>
              <w:bookmarkStart w:id="372" w:name="_CTVL00137f5f61b2af24aa5b5829d78d79a28ee"/>
              <w:r>
                <w:t>Palcoux, G.; Schmalz, J.; Richter, L.; Porcher, W. SPICY Deliverable D5.6. CEA, TUM-PROLLION (30 June 2015).</w:t>
              </w:r>
            </w:p>
            <w:bookmarkEnd w:id="372"/>
            <w:p w14:paraId="392A21FA" w14:textId="77777777" w:rsidR="00883A38" w:rsidRDefault="00883A38" w:rsidP="00883A38">
              <w:pPr>
                <w:pStyle w:val="BeschriftungBlocksatz"/>
              </w:pPr>
              <w:r>
                <w:t>[47]</w:t>
              </w:r>
              <w:r>
                <w:tab/>
              </w:r>
              <w:r>
                <w:tab/>
              </w:r>
              <w:bookmarkStart w:id="373" w:name="_CTVL001bf098e8a8eed4f5db3f25e81d54121be"/>
              <w:r>
                <w:t>Yaakov, David; Gofer, Yossi; Aurbach, Doron; Halalay, Ion C. On the Study of Electrolyte Solutions for Li-Ion Batteries That Can Work Over a Wide Temperature Range. Journal of The Electrochemical Society. 157 (2010).</w:t>
              </w:r>
            </w:p>
            <w:bookmarkEnd w:id="373"/>
            <w:p w14:paraId="0C87CD02" w14:textId="77777777" w:rsidR="00883A38" w:rsidRDefault="00883A38" w:rsidP="00883A38">
              <w:pPr>
                <w:pStyle w:val="BeschriftungBlocksatz"/>
              </w:pPr>
              <w:r>
                <w:t>[48]</w:t>
              </w:r>
              <w:r>
                <w:tab/>
              </w:r>
              <w:r>
                <w:tab/>
              </w:r>
              <w:bookmarkStart w:id="374" w:name="_CTVL001f2786439f0bc47b6be3b4946d707c5af"/>
              <w:r>
                <w:t>Trad, Khiem; Mulder, Grietus; Gutiérrez, César; Meatza, Iratxe de; Delaille, Arnaud; Porcher, Willy. SPICY Deliverable D6.1. CIDETEC, CEA, TUM, PROLLION (21 August 2015).</w:t>
              </w:r>
            </w:p>
            <w:bookmarkEnd w:id="374"/>
            <w:p w14:paraId="3890EB74" w14:textId="77777777" w:rsidR="00883A38" w:rsidRDefault="00883A38" w:rsidP="00883A38">
              <w:pPr>
                <w:pStyle w:val="BeschriftungBlocksatz"/>
              </w:pPr>
              <w:r>
                <w:t>[49]</w:t>
              </w:r>
              <w:r>
                <w:tab/>
              </w:r>
              <w:r>
                <w:tab/>
              </w:r>
              <w:bookmarkStart w:id="375" w:name="_CTVL0015c2bf2198f1c45cb843185c7186c371b"/>
              <w:r>
                <w:t>M. Nisvo Ramadan; Bhisma A. Pramana; Adha Cahyadi; Oyas Wahyunggoro. State of health estimation in lithium polymer battery (2016).</w:t>
              </w:r>
            </w:p>
            <w:bookmarkEnd w:id="375"/>
            <w:p w14:paraId="6BFF8EB5" w14:textId="77777777" w:rsidR="00883A38" w:rsidRDefault="00883A38" w:rsidP="00883A38">
              <w:pPr>
                <w:pStyle w:val="BeschriftungBlocksatz"/>
              </w:pPr>
              <w:r>
                <w:t>[50]</w:t>
              </w:r>
              <w:r>
                <w:tab/>
              </w:r>
              <w:r>
                <w:tab/>
              </w:r>
              <w:bookmarkStart w:id="376" w:name="_CTVL001dca53bbc1e834543a0c1d1f9f0a3d5eb"/>
              <w:r>
                <w:t>Li, Lian-xing; Tang, Xin-cun; Qu, Yi; Liu, Hong-tao. CC-CV charge protocol based on spherical diffusion model. Journal of Central South University of Technology. 18 (2011).</w:t>
              </w:r>
            </w:p>
            <w:bookmarkEnd w:id="376"/>
            <w:p w14:paraId="123C0584" w14:textId="77777777" w:rsidR="00883A38" w:rsidRDefault="00883A38" w:rsidP="00883A38">
              <w:pPr>
                <w:pStyle w:val="BeschriftungBlocksatz"/>
              </w:pPr>
              <w:r>
                <w:t>[51]</w:t>
              </w:r>
              <w:r>
                <w:tab/>
              </w:r>
              <w:r>
                <w:tab/>
              </w:r>
              <w:bookmarkStart w:id="377" w:name="_CTVL001e3b5fc0c5bb045faa5457671c3b01019"/>
              <w:r>
                <w:t>Svens, Pontus; Behm, Mårten; Lindbergh, Göran. Lithium-Ion Battery Cell Cycling and Usage Analysis in a Heavy-Duty Truck Field Study. Energies. 8 (2015).</w:t>
              </w:r>
            </w:p>
            <w:bookmarkEnd w:id="377"/>
            <w:p w14:paraId="6EE6538E" w14:textId="77777777" w:rsidR="00883A38" w:rsidRDefault="00883A38" w:rsidP="00883A38">
              <w:pPr>
                <w:pStyle w:val="BeschriftungBlocksatz"/>
              </w:pPr>
              <w:r>
                <w:t>[52]</w:t>
              </w:r>
              <w:r>
                <w:tab/>
              </w:r>
              <w:r>
                <w:tab/>
              </w:r>
              <w:bookmarkStart w:id="378" w:name="_CTVL001ea5b2f1e6fb5431b8d82018a9c8b45d9"/>
              <w:r>
                <w:t>Liu, Guang; Guo, Liang; Liu, Chunlong; Wu, Qingwen. Evaluation of different calibration equations for NTC thermistor applied to high-precision temperature measurement. Measurement. 120 (2018).</w:t>
              </w:r>
            </w:p>
            <w:bookmarkEnd w:id="378"/>
            <w:p w14:paraId="6389B209" w14:textId="77777777" w:rsidR="00883A38" w:rsidRDefault="00883A38" w:rsidP="00883A38">
              <w:pPr>
                <w:pStyle w:val="BeschriftungBlocksatz"/>
              </w:pPr>
              <w:r>
                <w:lastRenderedPageBreak/>
                <w:t>[53]</w:t>
              </w:r>
              <w:r>
                <w:tab/>
              </w:r>
              <w:r>
                <w:tab/>
              </w:r>
              <w:bookmarkStart w:id="379" w:name="_CTVL001723489e6d1824d07af18c9328442ce1a"/>
              <w:r>
                <w:t>Chang, Wen-Yeau. The State of Charge Estimating Methods for Battery. ISRN Applied Mathematics. 2013 (2013).</w:t>
              </w:r>
            </w:p>
            <w:bookmarkEnd w:id="379"/>
            <w:p w14:paraId="6B111FEC" w14:textId="77777777" w:rsidR="00883A38" w:rsidRDefault="00883A38" w:rsidP="00883A38">
              <w:pPr>
                <w:pStyle w:val="BeschriftungBlocksatz"/>
              </w:pPr>
              <w:r>
                <w:t>[54]</w:t>
              </w:r>
              <w:r>
                <w:tab/>
              </w:r>
              <w:r>
                <w:tab/>
              </w:r>
              <w:bookmarkStart w:id="380" w:name="_CTVL00182ddcc7e040b4fcc896a902d6cbfedeb"/>
              <w:r>
                <w:t>Liu, Chaofeng; Neale, Zachary G.; Cao, Guozhong. Understanding electrochemical potentials of cathode materials in rechargeable batteries. Materials Today. 19 (2016).</w:t>
              </w:r>
            </w:p>
            <w:bookmarkEnd w:id="380"/>
            <w:p w14:paraId="3C46E95F" w14:textId="77777777" w:rsidR="00883A38" w:rsidRDefault="00883A38" w:rsidP="00883A38">
              <w:pPr>
                <w:pStyle w:val="BeschriftungBlocksatz"/>
              </w:pPr>
              <w:r>
                <w:t>[55]</w:t>
              </w:r>
              <w:r>
                <w:tab/>
              </w:r>
              <w:r>
                <w:tab/>
              </w:r>
              <w:bookmarkStart w:id="381" w:name="_CTVL0014047499771fd42be9f1cd60011c3ef65"/>
              <w:r>
                <w:t>Zhao, Rui; Zhang, Sijie; Gu, Junjie; Liu, Jie. 2016 IEEE Electrical Power and Energy Conference (EPEC). IEEE Electrical Power and Energy Conference; Annual IEEE Electrical Power and Energy Conference; Conférence sur l'énergie électrique de l'IEEE; EPEC (2016). 978-1-5090-1919-9.</w:t>
              </w:r>
            </w:p>
            <w:bookmarkEnd w:id="381"/>
            <w:p w14:paraId="5E9AB785" w14:textId="77777777" w:rsidR="00883A38" w:rsidRDefault="00883A38" w:rsidP="00883A38">
              <w:pPr>
                <w:pStyle w:val="BeschriftungBlocksatz"/>
              </w:pPr>
              <w:r>
                <w:t>[56]</w:t>
              </w:r>
              <w:r>
                <w:tab/>
              </w:r>
              <w:r>
                <w:tab/>
              </w:r>
              <w:bookmarkStart w:id="382" w:name="_CTVL001134898f33f7242d198203690702cf963"/>
              <w:r>
                <w:t>Novais, Susana; Nascimento, Micael; Grande, Lorenzo; Domingues, Maria Fátima; Antunes, Paulo; Alberto, Nélia; Leitão, Cátia; Oliveira, Ricardo; Koch, Stephan; Kim, Guk Tae; Passerini, Stefano; Pinto, João. Internal and External Temperature Monitoring of a Li-Ion Battery with Fiber Bragg Grating Sensors. Sensors (Basel, Switzerland). 16 (2016).</w:t>
              </w:r>
            </w:p>
            <w:bookmarkEnd w:id="382"/>
            <w:p w14:paraId="1E50D7D7" w14:textId="77777777" w:rsidR="00883A38" w:rsidRDefault="00883A38" w:rsidP="00883A38">
              <w:pPr>
                <w:pStyle w:val="BeschriftungBlocksatz"/>
              </w:pPr>
              <w:r>
                <w:t>[57]</w:t>
              </w:r>
              <w:r>
                <w:tab/>
              </w:r>
              <w:r>
                <w:tab/>
              </w:r>
              <w:bookmarkStart w:id="383" w:name="_CTVL0012ccf76a5b13d476c8c21809e6bab4e28"/>
              <w:r>
                <w:t>Lewerenz, Meinert; Münnix, Jens; Schmalstieg, Johannes; Käbitz, Stefan; Knips, Marcus; Sauer, Dirk Uwe. Systematic aging of commercial LiFePO 4 |Graphite cylindrical cells including a theory explaining rise of capacity during aging. Journal of Power Sources. 345 (2017).</w:t>
              </w:r>
            </w:p>
            <w:bookmarkEnd w:id="383"/>
            <w:p w14:paraId="4B26DECF" w14:textId="77777777" w:rsidR="00883A38" w:rsidRDefault="00883A38" w:rsidP="00883A38">
              <w:pPr>
                <w:pStyle w:val="BeschriftungBlocksatz"/>
              </w:pPr>
              <w:r>
                <w:t>[58]</w:t>
              </w:r>
              <w:r>
                <w:tab/>
              </w:r>
              <w:r>
                <w:tab/>
              </w:r>
              <w:bookmarkStart w:id="384" w:name="_CTVL0011c4a7a14d3ce4a059f03fa40bc1e4817"/>
              <w:r>
                <w:t>Friesen, Alex; Mönnighoff, Xaver; Börner, Markus; Haetge, Jan; Schappacher, Falko M.; Winter, Martin. Influence of temperature on the aging behavior of 18650-type lithium ion cells. Journal of Power Sources. 342 (2017).</w:t>
              </w:r>
            </w:p>
            <w:bookmarkEnd w:id="384"/>
            <w:p w14:paraId="39CF7C50" w14:textId="77777777" w:rsidR="00883A38" w:rsidRDefault="00883A38" w:rsidP="00883A38">
              <w:pPr>
                <w:pStyle w:val="BeschriftungBlocksatz"/>
              </w:pPr>
              <w:r>
                <w:t>[59]</w:t>
              </w:r>
              <w:r>
                <w:tab/>
              </w:r>
              <w:r>
                <w:tab/>
              </w:r>
              <w:bookmarkStart w:id="385" w:name="_CTVL0018143ad9aaf534fe4bf28b07af46bdaf9"/>
              <w:r>
                <w:t>Peter Keil, Dipl.-Ing. Univ. Aging of Lithium - Aging of Lithium-Ion Batteries in Electric Vehicles. Technischen Universität München (19.06.2017).</w:t>
              </w:r>
            </w:p>
            <w:bookmarkEnd w:id="385"/>
            <w:p w14:paraId="1817E5C9" w14:textId="14AD9E73" w:rsidR="00F44B41" w:rsidRPr="00B72B61" w:rsidRDefault="00883A38" w:rsidP="00883A38">
              <w:pPr>
                <w:pStyle w:val="BeschriftungBlocksatz"/>
              </w:pPr>
              <w:r>
                <w:t>[60]</w:t>
              </w:r>
              <w:r>
                <w:tab/>
              </w:r>
              <w:r>
                <w:tab/>
              </w:r>
              <w:bookmarkStart w:id="386" w:name="_CTVL0011d7127678e52462ca7ea73ce1949e412"/>
              <w:r>
                <w:t>Wu, Yao; Keil, Peter; Schuster, Simon F.; Jossen, Andreas. Impact of Temperature and Discharge Rate on the Aging of a LiCoO2/LiNi0.8Co0.15Al 0.05O2 Lithium-Ion Pouch Cell. Journal of The Electrochemical Society. 164 (2017).</w:t>
              </w:r>
              <w:bookmarkEnd w:id="386"/>
              <w:r w:rsidR="00EF12F3" w:rsidRPr="00B72B61">
                <w:fldChar w:fldCharType="end"/>
              </w:r>
            </w:p>
            <w:p w14:paraId="67D6FED9" w14:textId="77777777" w:rsidR="00B73C01" w:rsidRDefault="009F0ADE" w:rsidP="00F93B02">
              <w:pPr>
                <w:pStyle w:val="CitaviBibliographyEntry"/>
                <w:spacing w:line="360" w:lineRule="auto"/>
                <w:jc w:val="both"/>
                <w:sectPr w:rsidR="00B73C01" w:rsidSect="009B028D">
                  <w:headerReference w:type="default" r:id="rId62"/>
                  <w:pgSz w:w="11906" w:h="16838" w:code="9"/>
                  <w:pgMar w:top="1701" w:right="1247" w:bottom="1134" w:left="1134" w:header="709" w:footer="709" w:gutter="680"/>
                  <w:cols w:space="708"/>
                  <w:titlePg/>
                  <w:docGrid w:linePitch="360"/>
                </w:sectPr>
              </w:pPr>
            </w:p>
          </w:sdtContent>
        </w:sdt>
      </w:sdtContent>
    </w:sdt>
    <w:p w14:paraId="3DFBB8D4" w14:textId="77777777" w:rsidR="004A1120" w:rsidRDefault="004A1120" w:rsidP="00F93B02">
      <w:pPr>
        <w:spacing w:line="360" w:lineRule="auto"/>
        <w:rPr>
          <w:lang w:eastAsia="de-DE"/>
        </w:rPr>
        <w:sectPr w:rsidR="004A1120" w:rsidSect="009B028D">
          <w:headerReference w:type="default" r:id="rId63"/>
          <w:type w:val="continuous"/>
          <w:pgSz w:w="11906" w:h="16838"/>
          <w:pgMar w:top="1701" w:right="1247" w:bottom="1134" w:left="1134" w:header="709" w:footer="709" w:gutter="680"/>
          <w:cols w:space="708"/>
          <w:docGrid w:linePitch="360"/>
        </w:sectPr>
      </w:pPr>
    </w:p>
    <w:p w14:paraId="7CEE695D" w14:textId="77777777" w:rsidR="004A1120" w:rsidRDefault="004A1120" w:rsidP="00F93B02">
      <w:pPr>
        <w:spacing w:line="360" w:lineRule="auto"/>
        <w:rPr>
          <w:lang w:eastAsia="de-DE"/>
        </w:rPr>
        <w:sectPr w:rsidR="004A1120" w:rsidSect="009B028D">
          <w:headerReference w:type="default" r:id="rId64"/>
          <w:type w:val="continuous"/>
          <w:pgSz w:w="11906" w:h="16838"/>
          <w:pgMar w:top="1701" w:right="1247" w:bottom="1134" w:left="1134" w:header="709" w:footer="709" w:gutter="680"/>
          <w:cols w:space="708"/>
          <w:docGrid w:linePitch="360"/>
        </w:sectPr>
      </w:pPr>
    </w:p>
    <w:p w14:paraId="614D1882" w14:textId="77777777" w:rsidR="0025135A" w:rsidRDefault="0025135A" w:rsidP="00F93B02">
      <w:pPr>
        <w:pStyle w:val="Heading1"/>
        <w:numPr>
          <w:ilvl w:val="0"/>
          <w:numId w:val="0"/>
        </w:numPr>
        <w:spacing w:line="360" w:lineRule="auto"/>
        <w:ind w:left="431"/>
      </w:pPr>
      <w:bookmarkStart w:id="387" w:name="_Toc528067776"/>
      <w:r>
        <w:lastRenderedPageBreak/>
        <w:t>List of Figures</w:t>
      </w:r>
      <w:bookmarkEnd w:id="387"/>
    </w:p>
    <w:p w14:paraId="0F35F294" w14:textId="13AFBEB7" w:rsidR="005148BF" w:rsidRDefault="00EF12F3">
      <w:pPr>
        <w:pStyle w:val="TableofFigures"/>
        <w:rPr>
          <w:rFonts w:asciiTheme="minorHAnsi" w:eastAsiaTheme="minorEastAsia" w:hAnsiTheme="minorHAnsi" w:cs="Mangal"/>
          <w:szCs w:val="20"/>
          <w:lang w:val="en-IN" w:eastAsia="en-IN" w:bidi="hi-IN"/>
        </w:rPr>
      </w:pPr>
      <w:r>
        <w:fldChar w:fldCharType="begin"/>
      </w:r>
      <w:r w:rsidR="0025135A">
        <w:instrText xml:space="preserve"> TOC \h \z \c "Figure" </w:instrText>
      </w:r>
      <w:r>
        <w:fldChar w:fldCharType="separate"/>
      </w:r>
      <w:hyperlink w:anchor="_Toc528066870" w:history="1">
        <w:r w:rsidR="005148BF" w:rsidRPr="00926312">
          <w:rPr>
            <w:rStyle w:val="Hyperlink"/>
          </w:rPr>
          <w:t>Figure 2.1. Schematic diagram of ion-transport in a LFP-graphite cell [14]</w:t>
        </w:r>
        <w:r w:rsidR="005148BF">
          <w:rPr>
            <w:webHidden/>
          </w:rPr>
          <w:tab/>
        </w:r>
        <w:r w:rsidR="005148BF">
          <w:rPr>
            <w:webHidden/>
          </w:rPr>
          <w:fldChar w:fldCharType="begin"/>
        </w:r>
        <w:r w:rsidR="005148BF">
          <w:rPr>
            <w:webHidden/>
          </w:rPr>
          <w:instrText xml:space="preserve"> PAGEREF _Toc528066870 \h </w:instrText>
        </w:r>
        <w:r w:rsidR="005148BF">
          <w:rPr>
            <w:webHidden/>
          </w:rPr>
        </w:r>
        <w:r w:rsidR="005148BF">
          <w:rPr>
            <w:webHidden/>
          </w:rPr>
          <w:fldChar w:fldCharType="separate"/>
        </w:r>
        <w:r w:rsidR="00A440CB">
          <w:rPr>
            <w:webHidden/>
          </w:rPr>
          <w:t>6</w:t>
        </w:r>
        <w:r w:rsidR="005148BF">
          <w:rPr>
            <w:webHidden/>
          </w:rPr>
          <w:fldChar w:fldCharType="end"/>
        </w:r>
      </w:hyperlink>
    </w:p>
    <w:p w14:paraId="23A7CA6B" w14:textId="6378BB7C" w:rsidR="005148BF" w:rsidRDefault="009F0ADE">
      <w:pPr>
        <w:pStyle w:val="TableofFigures"/>
        <w:rPr>
          <w:rFonts w:asciiTheme="minorHAnsi" w:eastAsiaTheme="minorEastAsia" w:hAnsiTheme="minorHAnsi" w:cs="Mangal"/>
          <w:szCs w:val="20"/>
          <w:lang w:val="en-IN" w:eastAsia="en-IN" w:bidi="hi-IN"/>
        </w:rPr>
      </w:pPr>
      <w:hyperlink w:anchor="_Toc528066871" w:history="1">
        <w:r w:rsidR="005148BF" w:rsidRPr="00926312">
          <w:rPr>
            <w:rStyle w:val="Hyperlink"/>
          </w:rPr>
          <w:t>Figure 2.2. Part reactions involved in the chemistry of an LFP-GRAPHITE cell [14]</w:t>
        </w:r>
        <w:r w:rsidR="005148BF">
          <w:rPr>
            <w:webHidden/>
          </w:rPr>
          <w:tab/>
        </w:r>
        <w:r w:rsidR="005148BF">
          <w:rPr>
            <w:webHidden/>
          </w:rPr>
          <w:fldChar w:fldCharType="begin"/>
        </w:r>
        <w:r w:rsidR="005148BF">
          <w:rPr>
            <w:webHidden/>
          </w:rPr>
          <w:instrText xml:space="preserve"> PAGEREF _Toc528066871 \h </w:instrText>
        </w:r>
        <w:r w:rsidR="005148BF">
          <w:rPr>
            <w:webHidden/>
          </w:rPr>
        </w:r>
        <w:r w:rsidR="005148BF">
          <w:rPr>
            <w:webHidden/>
          </w:rPr>
          <w:fldChar w:fldCharType="separate"/>
        </w:r>
        <w:r w:rsidR="00A440CB">
          <w:rPr>
            <w:webHidden/>
          </w:rPr>
          <w:t>7</w:t>
        </w:r>
        <w:r w:rsidR="005148BF">
          <w:rPr>
            <w:webHidden/>
          </w:rPr>
          <w:fldChar w:fldCharType="end"/>
        </w:r>
      </w:hyperlink>
    </w:p>
    <w:p w14:paraId="770D3C9D" w14:textId="639BFE8B" w:rsidR="005148BF" w:rsidRDefault="009F0ADE">
      <w:pPr>
        <w:pStyle w:val="TableofFigures"/>
        <w:rPr>
          <w:rFonts w:asciiTheme="minorHAnsi" w:eastAsiaTheme="minorEastAsia" w:hAnsiTheme="minorHAnsi" w:cs="Mangal"/>
          <w:szCs w:val="20"/>
          <w:lang w:val="en-IN" w:eastAsia="en-IN" w:bidi="hi-IN"/>
        </w:rPr>
      </w:pPr>
      <w:hyperlink w:anchor="_Toc528066872" w:history="1">
        <w:r w:rsidR="005148BF" w:rsidRPr="00926312">
          <w:rPr>
            <w:rStyle w:val="Hyperlink"/>
          </w:rPr>
          <w:t>Figure 2.3. Charge transfer kinetics mechanism during (a) charge and (b) discharge [16]</w:t>
        </w:r>
        <w:r w:rsidR="005148BF">
          <w:rPr>
            <w:webHidden/>
          </w:rPr>
          <w:tab/>
        </w:r>
        <w:r w:rsidR="005148BF">
          <w:rPr>
            <w:webHidden/>
          </w:rPr>
          <w:fldChar w:fldCharType="begin"/>
        </w:r>
        <w:r w:rsidR="005148BF">
          <w:rPr>
            <w:webHidden/>
          </w:rPr>
          <w:instrText xml:space="preserve"> PAGEREF _Toc528066872 \h </w:instrText>
        </w:r>
        <w:r w:rsidR="005148BF">
          <w:rPr>
            <w:webHidden/>
          </w:rPr>
        </w:r>
        <w:r w:rsidR="005148BF">
          <w:rPr>
            <w:webHidden/>
          </w:rPr>
          <w:fldChar w:fldCharType="separate"/>
        </w:r>
        <w:r w:rsidR="00A440CB">
          <w:rPr>
            <w:webHidden/>
          </w:rPr>
          <w:t>9</w:t>
        </w:r>
        <w:r w:rsidR="005148BF">
          <w:rPr>
            <w:webHidden/>
          </w:rPr>
          <w:fldChar w:fldCharType="end"/>
        </w:r>
      </w:hyperlink>
    </w:p>
    <w:p w14:paraId="51DB59C1" w14:textId="5D715C21" w:rsidR="005148BF" w:rsidRDefault="009F0ADE">
      <w:pPr>
        <w:pStyle w:val="TableofFigures"/>
        <w:rPr>
          <w:rFonts w:asciiTheme="minorHAnsi" w:eastAsiaTheme="minorEastAsia" w:hAnsiTheme="minorHAnsi" w:cs="Mangal"/>
          <w:szCs w:val="20"/>
          <w:lang w:val="en-IN" w:eastAsia="en-IN" w:bidi="hi-IN"/>
        </w:rPr>
      </w:pPr>
      <w:hyperlink w:anchor="_Toc528066873" w:history="1">
        <w:r w:rsidR="005148BF" w:rsidRPr="00926312">
          <w:rPr>
            <w:rStyle w:val="Hyperlink"/>
          </w:rPr>
          <w:t>Figure 2.4. The porous electrode of a Lithium-ion battery (a) Low magnification (on left) and high magnification (inset on the right). (b) Schematics showing the main phases constituting a modern insertion cathode and its role in transport [20].</w:t>
        </w:r>
        <w:r w:rsidR="005148BF">
          <w:rPr>
            <w:webHidden/>
          </w:rPr>
          <w:tab/>
        </w:r>
        <w:r w:rsidR="005148BF">
          <w:rPr>
            <w:webHidden/>
          </w:rPr>
          <w:fldChar w:fldCharType="begin"/>
        </w:r>
        <w:r w:rsidR="005148BF">
          <w:rPr>
            <w:webHidden/>
          </w:rPr>
          <w:instrText xml:space="preserve"> PAGEREF _Toc528066873 \h </w:instrText>
        </w:r>
        <w:r w:rsidR="005148BF">
          <w:rPr>
            <w:webHidden/>
          </w:rPr>
        </w:r>
        <w:r w:rsidR="005148BF">
          <w:rPr>
            <w:webHidden/>
          </w:rPr>
          <w:fldChar w:fldCharType="separate"/>
        </w:r>
        <w:r w:rsidR="00A440CB">
          <w:rPr>
            <w:webHidden/>
          </w:rPr>
          <w:t>10</w:t>
        </w:r>
        <w:r w:rsidR="005148BF">
          <w:rPr>
            <w:webHidden/>
          </w:rPr>
          <w:fldChar w:fldCharType="end"/>
        </w:r>
      </w:hyperlink>
    </w:p>
    <w:p w14:paraId="670F31BA" w14:textId="4A927094" w:rsidR="005148BF" w:rsidRDefault="009F0ADE">
      <w:pPr>
        <w:pStyle w:val="TableofFigures"/>
        <w:rPr>
          <w:rFonts w:asciiTheme="minorHAnsi" w:eastAsiaTheme="minorEastAsia" w:hAnsiTheme="minorHAnsi" w:cs="Mangal"/>
          <w:szCs w:val="20"/>
          <w:lang w:val="en-IN" w:eastAsia="en-IN" w:bidi="hi-IN"/>
        </w:rPr>
      </w:pPr>
      <w:hyperlink w:anchor="_Toc528066874" w:history="1">
        <w:r w:rsidR="005148BF" w:rsidRPr="00926312">
          <w:rPr>
            <w:rStyle w:val="Hyperlink"/>
          </w:rPr>
          <w:t>Figure 2.5. Diagram showing different geometries of lithium-ion batteries [22]</w:t>
        </w:r>
        <w:r w:rsidR="005148BF">
          <w:rPr>
            <w:webHidden/>
          </w:rPr>
          <w:tab/>
        </w:r>
        <w:r w:rsidR="005148BF">
          <w:rPr>
            <w:webHidden/>
          </w:rPr>
          <w:fldChar w:fldCharType="begin"/>
        </w:r>
        <w:r w:rsidR="005148BF">
          <w:rPr>
            <w:webHidden/>
          </w:rPr>
          <w:instrText xml:space="preserve"> PAGEREF _Toc528066874 \h </w:instrText>
        </w:r>
        <w:r w:rsidR="005148BF">
          <w:rPr>
            <w:webHidden/>
          </w:rPr>
        </w:r>
        <w:r w:rsidR="005148BF">
          <w:rPr>
            <w:webHidden/>
          </w:rPr>
          <w:fldChar w:fldCharType="separate"/>
        </w:r>
        <w:r w:rsidR="00A440CB">
          <w:rPr>
            <w:webHidden/>
          </w:rPr>
          <w:t>11</w:t>
        </w:r>
        <w:r w:rsidR="005148BF">
          <w:rPr>
            <w:webHidden/>
          </w:rPr>
          <w:fldChar w:fldCharType="end"/>
        </w:r>
      </w:hyperlink>
    </w:p>
    <w:p w14:paraId="4CF3ACFF" w14:textId="666026A6" w:rsidR="005148BF" w:rsidRDefault="009F0ADE">
      <w:pPr>
        <w:pStyle w:val="TableofFigures"/>
        <w:rPr>
          <w:rFonts w:asciiTheme="minorHAnsi" w:eastAsiaTheme="minorEastAsia" w:hAnsiTheme="minorHAnsi" w:cs="Mangal"/>
          <w:szCs w:val="20"/>
          <w:lang w:val="en-IN" w:eastAsia="en-IN" w:bidi="hi-IN"/>
        </w:rPr>
      </w:pPr>
      <w:hyperlink w:anchor="_Toc528066875" w:history="1">
        <w:r w:rsidR="005148BF" w:rsidRPr="00926312">
          <w:rPr>
            <w:rStyle w:val="Hyperlink"/>
          </w:rPr>
          <w:t>Figure 2.6. Battery pack arrangement for (a) Cylindrical [23], (b) Pouch [24], (c) Prismatic cells [24]</w:t>
        </w:r>
        <w:r w:rsidR="005148BF">
          <w:rPr>
            <w:webHidden/>
          </w:rPr>
          <w:tab/>
        </w:r>
        <w:r w:rsidR="005148BF">
          <w:rPr>
            <w:webHidden/>
          </w:rPr>
          <w:fldChar w:fldCharType="begin"/>
        </w:r>
        <w:r w:rsidR="005148BF">
          <w:rPr>
            <w:webHidden/>
          </w:rPr>
          <w:instrText xml:space="preserve"> PAGEREF _Toc528066875 \h </w:instrText>
        </w:r>
        <w:r w:rsidR="005148BF">
          <w:rPr>
            <w:webHidden/>
          </w:rPr>
        </w:r>
        <w:r w:rsidR="005148BF">
          <w:rPr>
            <w:webHidden/>
          </w:rPr>
          <w:fldChar w:fldCharType="separate"/>
        </w:r>
        <w:r w:rsidR="00A440CB">
          <w:rPr>
            <w:webHidden/>
          </w:rPr>
          <w:t>12</w:t>
        </w:r>
        <w:r w:rsidR="005148BF">
          <w:rPr>
            <w:webHidden/>
          </w:rPr>
          <w:fldChar w:fldCharType="end"/>
        </w:r>
      </w:hyperlink>
    </w:p>
    <w:p w14:paraId="3B409937" w14:textId="49B23C52" w:rsidR="005148BF" w:rsidRDefault="009F0ADE">
      <w:pPr>
        <w:pStyle w:val="TableofFigures"/>
        <w:rPr>
          <w:rFonts w:asciiTheme="minorHAnsi" w:eastAsiaTheme="minorEastAsia" w:hAnsiTheme="minorHAnsi" w:cs="Mangal"/>
          <w:szCs w:val="20"/>
          <w:lang w:val="en-IN" w:eastAsia="en-IN" w:bidi="hi-IN"/>
        </w:rPr>
      </w:pPr>
      <w:hyperlink w:anchor="_Toc528066876" w:history="1">
        <w:r w:rsidR="005148BF" w:rsidRPr="00926312">
          <w:rPr>
            <w:rStyle w:val="Hyperlink"/>
          </w:rPr>
          <w:t>Figure 3.1. Battery degradation due to cycling at (a) low temperature, (b) high temperature, (c) large currents [37]</w:t>
        </w:r>
        <w:r w:rsidR="005148BF">
          <w:rPr>
            <w:webHidden/>
          </w:rPr>
          <w:tab/>
        </w:r>
        <w:r w:rsidR="005148BF">
          <w:rPr>
            <w:webHidden/>
          </w:rPr>
          <w:fldChar w:fldCharType="begin"/>
        </w:r>
        <w:r w:rsidR="005148BF">
          <w:rPr>
            <w:webHidden/>
          </w:rPr>
          <w:instrText xml:space="preserve"> PAGEREF _Toc528066876 \h </w:instrText>
        </w:r>
        <w:r w:rsidR="005148BF">
          <w:rPr>
            <w:webHidden/>
          </w:rPr>
        </w:r>
        <w:r w:rsidR="005148BF">
          <w:rPr>
            <w:webHidden/>
          </w:rPr>
          <w:fldChar w:fldCharType="separate"/>
        </w:r>
        <w:r w:rsidR="00A440CB">
          <w:rPr>
            <w:webHidden/>
          </w:rPr>
          <w:t>17</w:t>
        </w:r>
        <w:r w:rsidR="005148BF">
          <w:rPr>
            <w:webHidden/>
          </w:rPr>
          <w:fldChar w:fldCharType="end"/>
        </w:r>
      </w:hyperlink>
    </w:p>
    <w:p w14:paraId="3842A002" w14:textId="63E41A1C" w:rsidR="005148BF" w:rsidRDefault="009F0ADE">
      <w:pPr>
        <w:pStyle w:val="TableofFigures"/>
        <w:rPr>
          <w:rFonts w:asciiTheme="minorHAnsi" w:eastAsiaTheme="minorEastAsia" w:hAnsiTheme="minorHAnsi" w:cs="Mangal"/>
          <w:szCs w:val="20"/>
          <w:lang w:val="en-IN" w:eastAsia="en-IN" w:bidi="hi-IN"/>
        </w:rPr>
      </w:pPr>
      <w:hyperlink w:anchor="_Toc528066877" w:history="1">
        <w:r w:rsidR="005148BF" w:rsidRPr="00926312">
          <w:rPr>
            <w:rStyle w:val="Hyperlink"/>
          </w:rPr>
          <w:t>Figure 3.2</w:t>
        </w:r>
        <w:r w:rsidR="005148BF" w:rsidRPr="00926312">
          <w:rPr>
            <w:rStyle w:val="Hyperlink"/>
            <w:rFonts w:cs="Arial"/>
          </w:rPr>
          <w:t xml:space="preserve">. </w:t>
        </w:r>
        <w:r w:rsidR="005148BF" w:rsidRPr="00926312">
          <w:rPr>
            <w:rStyle w:val="Hyperlink"/>
            <w:rFonts w:eastAsia="Times New Roman" w:cs="Arial"/>
            <w:lang w:val="en-IN" w:eastAsia="en-IN"/>
          </w:rPr>
          <w:t>Schematic of the anode SEI formation process showing (a) graphite layers surrounded by electrolyte salts and solvents above 1.4 V vs. Li/Li</w:t>
        </w:r>
        <w:r w:rsidR="005148BF" w:rsidRPr="00926312">
          <w:rPr>
            <w:rStyle w:val="Hyperlink"/>
            <w:rFonts w:eastAsia="Times New Roman" w:cs="Arial"/>
            <w:vertAlign w:val="superscript"/>
            <w:lang w:val="en-IN" w:eastAsia="en-IN"/>
          </w:rPr>
          <w:t>+</w:t>
        </w:r>
        <w:r w:rsidR="005148BF" w:rsidRPr="00926312">
          <w:rPr>
            <w:rStyle w:val="Hyperlink"/>
            <w:rFonts w:eastAsia="Times New Roman" w:cs="Arial"/>
            <w:lang w:val="en-IN" w:eastAsia="en-IN"/>
          </w:rPr>
          <w:t>, (b) propylene-carbonate (PC) intercalation with lithium ions into graphite layers resulting exfoliations below 0.9 V vs. Li/Li</w:t>
        </w:r>
        <w:r w:rsidR="005148BF" w:rsidRPr="00926312">
          <w:rPr>
            <w:rStyle w:val="Hyperlink"/>
            <w:rFonts w:eastAsia="Times New Roman" w:cs="Arial"/>
            <w:vertAlign w:val="superscript"/>
            <w:lang w:val="en-IN" w:eastAsia="en-IN"/>
          </w:rPr>
          <w:t>+</w:t>
        </w:r>
        <w:r w:rsidR="005148BF" w:rsidRPr="00926312">
          <w:rPr>
            <w:rStyle w:val="Hyperlink"/>
            <w:rFonts w:eastAsia="Times New Roman" w:cs="Arial"/>
            <w:lang w:val="en-IN" w:eastAsia="en-IN"/>
          </w:rPr>
          <w:t xml:space="preserve"> and (c) stable SEI formation in ethylene-carbonate (EC)-based electrolyte below 0.9 V vs. Li/Li</w:t>
        </w:r>
        <w:r w:rsidR="005148BF" w:rsidRPr="00926312">
          <w:rPr>
            <w:rStyle w:val="Hyperlink"/>
            <w:rFonts w:eastAsia="Times New Roman" w:cs="Arial"/>
            <w:vertAlign w:val="superscript"/>
            <w:lang w:val="en-IN" w:eastAsia="en-IN"/>
          </w:rPr>
          <w:t>+</w:t>
        </w:r>
        <w:r w:rsidR="005148BF" w:rsidRPr="00926312">
          <w:rPr>
            <w:rStyle w:val="Hyperlink"/>
            <w:rFonts w:eastAsia="Times New Roman" w:cs="Arial"/>
            <w:lang w:val="en-IN" w:eastAsia="en-IN"/>
          </w:rPr>
          <w:t>; plane side with thinner SEI and edge side with thicker SEI [40].</w:t>
        </w:r>
        <w:r w:rsidR="005148BF">
          <w:rPr>
            <w:webHidden/>
          </w:rPr>
          <w:tab/>
        </w:r>
        <w:r w:rsidR="005148BF">
          <w:rPr>
            <w:webHidden/>
          </w:rPr>
          <w:fldChar w:fldCharType="begin"/>
        </w:r>
        <w:r w:rsidR="005148BF">
          <w:rPr>
            <w:webHidden/>
          </w:rPr>
          <w:instrText xml:space="preserve"> PAGEREF _Toc528066877 \h </w:instrText>
        </w:r>
        <w:r w:rsidR="005148BF">
          <w:rPr>
            <w:webHidden/>
          </w:rPr>
        </w:r>
        <w:r w:rsidR="005148BF">
          <w:rPr>
            <w:webHidden/>
          </w:rPr>
          <w:fldChar w:fldCharType="separate"/>
        </w:r>
        <w:r w:rsidR="00A440CB">
          <w:rPr>
            <w:webHidden/>
          </w:rPr>
          <w:t>19</w:t>
        </w:r>
        <w:r w:rsidR="005148BF">
          <w:rPr>
            <w:webHidden/>
          </w:rPr>
          <w:fldChar w:fldCharType="end"/>
        </w:r>
      </w:hyperlink>
    </w:p>
    <w:p w14:paraId="6F013C13" w14:textId="358FF0E6" w:rsidR="005148BF" w:rsidRDefault="009F0ADE">
      <w:pPr>
        <w:pStyle w:val="TableofFigures"/>
        <w:rPr>
          <w:rFonts w:asciiTheme="minorHAnsi" w:eastAsiaTheme="minorEastAsia" w:hAnsiTheme="minorHAnsi" w:cs="Mangal"/>
          <w:szCs w:val="20"/>
          <w:lang w:val="en-IN" w:eastAsia="en-IN" w:bidi="hi-IN"/>
        </w:rPr>
      </w:pPr>
      <w:hyperlink w:anchor="_Toc528066878" w:history="1">
        <w:r w:rsidR="005148BF" w:rsidRPr="00926312">
          <w:rPr>
            <w:rStyle w:val="Hyperlink"/>
          </w:rPr>
          <w:t>Figure 3.3. Lithium-ion cell internal dynamics and equivalent impedance circuit [41]</w:t>
        </w:r>
        <w:r w:rsidR="005148BF">
          <w:rPr>
            <w:webHidden/>
          </w:rPr>
          <w:tab/>
        </w:r>
        <w:r w:rsidR="005148BF">
          <w:rPr>
            <w:webHidden/>
          </w:rPr>
          <w:fldChar w:fldCharType="begin"/>
        </w:r>
        <w:r w:rsidR="005148BF">
          <w:rPr>
            <w:webHidden/>
          </w:rPr>
          <w:instrText xml:space="preserve"> PAGEREF _Toc528066878 \h </w:instrText>
        </w:r>
        <w:r w:rsidR="005148BF">
          <w:rPr>
            <w:webHidden/>
          </w:rPr>
        </w:r>
        <w:r w:rsidR="005148BF">
          <w:rPr>
            <w:webHidden/>
          </w:rPr>
          <w:fldChar w:fldCharType="separate"/>
        </w:r>
        <w:r w:rsidR="00A440CB">
          <w:rPr>
            <w:webHidden/>
          </w:rPr>
          <w:t>21</w:t>
        </w:r>
        <w:r w:rsidR="005148BF">
          <w:rPr>
            <w:webHidden/>
          </w:rPr>
          <w:fldChar w:fldCharType="end"/>
        </w:r>
      </w:hyperlink>
    </w:p>
    <w:p w14:paraId="1D6A8C75" w14:textId="60ABB236" w:rsidR="005148BF" w:rsidRDefault="009F0ADE">
      <w:pPr>
        <w:pStyle w:val="TableofFigures"/>
        <w:rPr>
          <w:rFonts w:asciiTheme="minorHAnsi" w:eastAsiaTheme="minorEastAsia" w:hAnsiTheme="minorHAnsi" w:cs="Mangal"/>
          <w:szCs w:val="20"/>
          <w:lang w:val="en-IN" w:eastAsia="en-IN" w:bidi="hi-IN"/>
        </w:rPr>
      </w:pPr>
      <w:hyperlink w:anchor="_Toc528066879" w:history="1">
        <w:r w:rsidR="005148BF" w:rsidRPr="00926312">
          <w:rPr>
            <w:rStyle w:val="Hyperlink"/>
          </w:rPr>
          <w:t>Figure 3.4. Schematic to show cell voltage response to a pulse current. [42]</w:t>
        </w:r>
        <w:r w:rsidR="005148BF">
          <w:rPr>
            <w:webHidden/>
          </w:rPr>
          <w:tab/>
        </w:r>
        <w:r w:rsidR="005148BF">
          <w:rPr>
            <w:webHidden/>
          </w:rPr>
          <w:fldChar w:fldCharType="begin"/>
        </w:r>
        <w:r w:rsidR="005148BF">
          <w:rPr>
            <w:webHidden/>
          </w:rPr>
          <w:instrText xml:space="preserve"> PAGEREF _Toc528066879 \h </w:instrText>
        </w:r>
        <w:r w:rsidR="005148BF">
          <w:rPr>
            <w:webHidden/>
          </w:rPr>
        </w:r>
        <w:r w:rsidR="005148BF">
          <w:rPr>
            <w:webHidden/>
          </w:rPr>
          <w:fldChar w:fldCharType="separate"/>
        </w:r>
        <w:r w:rsidR="00A440CB">
          <w:rPr>
            <w:webHidden/>
          </w:rPr>
          <w:t>22</w:t>
        </w:r>
        <w:r w:rsidR="005148BF">
          <w:rPr>
            <w:webHidden/>
          </w:rPr>
          <w:fldChar w:fldCharType="end"/>
        </w:r>
      </w:hyperlink>
    </w:p>
    <w:p w14:paraId="1B9B192E" w14:textId="064B1713" w:rsidR="005148BF" w:rsidRDefault="009F0ADE">
      <w:pPr>
        <w:pStyle w:val="TableofFigures"/>
        <w:rPr>
          <w:rFonts w:asciiTheme="minorHAnsi" w:eastAsiaTheme="minorEastAsia" w:hAnsiTheme="minorHAnsi" w:cs="Mangal"/>
          <w:szCs w:val="20"/>
          <w:lang w:val="en-IN" w:eastAsia="en-IN" w:bidi="hi-IN"/>
        </w:rPr>
      </w:pPr>
      <w:hyperlink w:anchor="_Toc528066880" w:history="1">
        <w:r w:rsidR="005148BF" w:rsidRPr="00926312">
          <w:rPr>
            <w:rStyle w:val="Hyperlink"/>
          </w:rPr>
          <w:t>Figure 3.5. Schematic showing cathode aging mechanisms [45]</w:t>
        </w:r>
        <w:r w:rsidR="005148BF">
          <w:rPr>
            <w:webHidden/>
          </w:rPr>
          <w:tab/>
        </w:r>
        <w:r w:rsidR="005148BF">
          <w:rPr>
            <w:webHidden/>
          </w:rPr>
          <w:fldChar w:fldCharType="begin"/>
        </w:r>
        <w:r w:rsidR="005148BF">
          <w:rPr>
            <w:webHidden/>
          </w:rPr>
          <w:instrText xml:space="preserve"> PAGEREF _Toc528066880 \h </w:instrText>
        </w:r>
        <w:r w:rsidR="005148BF">
          <w:rPr>
            <w:webHidden/>
          </w:rPr>
        </w:r>
        <w:r w:rsidR="005148BF">
          <w:rPr>
            <w:webHidden/>
          </w:rPr>
          <w:fldChar w:fldCharType="separate"/>
        </w:r>
        <w:r w:rsidR="00A440CB">
          <w:rPr>
            <w:webHidden/>
          </w:rPr>
          <w:t>24</w:t>
        </w:r>
        <w:r w:rsidR="005148BF">
          <w:rPr>
            <w:webHidden/>
          </w:rPr>
          <w:fldChar w:fldCharType="end"/>
        </w:r>
      </w:hyperlink>
    </w:p>
    <w:p w14:paraId="2821C7CA" w14:textId="482E8946" w:rsidR="005148BF" w:rsidRDefault="009F0ADE">
      <w:pPr>
        <w:pStyle w:val="TableofFigures"/>
        <w:rPr>
          <w:rFonts w:asciiTheme="minorHAnsi" w:eastAsiaTheme="minorEastAsia" w:hAnsiTheme="minorHAnsi" w:cs="Mangal"/>
          <w:szCs w:val="20"/>
          <w:lang w:val="en-IN" w:eastAsia="en-IN" w:bidi="hi-IN"/>
        </w:rPr>
      </w:pPr>
      <w:hyperlink w:anchor="_Toc528066881" w:history="1">
        <w:r w:rsidR="005148BF" w:rsidRPr="00926312">
          <w:rPr>
            <w:rStyle w:val="Hyperlink"/>
          </w:rPr>
          <w:t>Figure 3.6. Schematic showing the SEI and graphite anode under normal conditions and under the influence of lithium plating [45]</w:t>
        </w:r>
        <w:r w:rsidR="005148BF">
          <w:rPr>
            <w:webHidden/>
          </w:rPr>
          <w:tab/>
        </w:r>
        <w:r w:rsidR="005148BF">
          <w:rPr>
            <w:webHidden/>
          </w:rPr>
          <w:fldChar w:fldCharType="begin"/>
        </w:r>
        <w:r w:rsidR="005148BF">
          <w:rPr>
            <w:webHidden/>
          </w:rPr>
          <w:instrText xml:space="preserve"> PAGEREF _Toc528066881 \h </w:instrText>
        </w:r>
        <w:r w:rsidR="005148BF">
          <w:rPr>
            <w:webHidden/>
          </w:rPr>
        </w:r>
        <w:r w:rsidR="005148BF">
          <w:rPr>
            <w:webHidden/>
          </w:rPr>
          <w:fldChar w:fldCharType="separate"/>
        </w:r>
        <w:r w:rsidR="00A440CB">
          <w:rPr>
            <w:webHidden/>
          </w:rPr>
          <w:t>26</w:t>
        </w:r>
        <w:r w:rsidR="005148BF">
          <w:rPr>
            <w:webHidden/>
          </w:rPr>
          <w:fldChar w:fldCharType="end"/>
        </w:r>
      </w:hyperlink>
    </w:p>
    <w:p w14:paraId="32FA4E33" w14:textId="26E86339" w:rsidR="005148BF" w:rsidRDefault="009F0ADE">
      <w:pPr>
        <w:pStyle w:val="TableofFigures"/>
        <w:rPr>
          <w:rFonts w:asciiTheme="minorHAnsi" w:eastAsiaTheme="minorEastAsia" w:hAnsiTheme="minorHAnsi" w:cs="Mangal"/>
          <w:szCs w:val="20"/>
          <w:lang w:val="en-IN" w:eastAsia="en-IN" w:bidi="hi-IN"/>
        </w:rPr>
      </w:pPr>
      <w:hyperlink w:anchor="_Toc528066882" w:history="1">
        <w:r w:rsidR="005148BF" w:rsidRPr="00926312">
          <w:rPr>
            <w:rStyle w:val="Hyperlink"/>
          </w:rPr>
          <w:t>Figure 4.1. Cells manufactured (a) Prismatic (L), Cylindrical (R), (b) Pouch [46]</w:t>
        </w:r>
        <w:r w:rsidR="005148BF">
          <w:rPr>
            <w:webHidden/>
          </w:rPr>
          <w:tab/>
        </w:r>
        <w:r w:rsidR="005148BF">
          <w:rPr>
            <w:webHidden/>
          </w:rPr>
          <w:fldChar w:fldCharType="begin"/>
        </w:r>
        <w:r w:rsidR="005148BF">
          <w:rPr>
            <w:webHidden/>
          </w:rPr>
          <w:instrText xml:space="preserve"> PAGEREF _Toc528066882 \h </w:instrText>
        </w:r>
        <w:r w:rsidR="005148BF">
          <w:rPr>
            <w:webHidden/>
          </w:rPr>
        </w:r>
        <w:r w:rsidR="005148BF">
          <w:rPr>
            <w:webHidden/>
          </w:rPr>
          <w:fldChar w:fldCharType="separate"/>
        </w:r>
        <w:r w:rsidR="00A440CB">
          <w:rPr>
            <w:webHidden/>
          </w:rPr>
          <w:t>29</w:t>
        </w:r>
        <w:r w:rsidR="005148BF">
          <w:rPr>
            <w:webHidden/>
          </w:rPr>
          <w:fldChar w:fldCharType="end"/>
        </w:r>
      </w:hyperlink>
    </w:p>
    <w:p w14:paraId="4796CEBF" w14:textId="19689A3E" w:rsidR="005148BF" w:rsidRDefault="009F0ADE">
      <w:pPr>
        <w:pStyle w:val="TableofFigures"/>
        <w:rPr>
          <w:rFonts w:asciiTheme="minorHAnsi" w:eastAsiaTheme="minorEastAsia" w:hAnsiTheme="minorHAnsi" w:cs="Mangal"/>
          <w:szCs w:val="20"/>
          <w:lang w:val="en-IN" w:eastAsia="en-IN" w:bidi="hi-IN"/>
        </w:rPr>
      </w:pPr>
      <w:hyperlink w:anchor="_Toc528066883" w:history="1">
        <w:r w:rsidR="005148BF" w:rsidRPr="00926312">
          <w:rPr>
            <w:rStyle w:val="Hyperlink"/>
          </w:rPr>
          <w:t>Figure 4.2. Weight analysis of the cells. [46]</w:t>
        </w:r>
        <w:r w:rsidR="005148BF">
          <w:rPr>
            <w:webHidden/>
          </w:rPr>
          <w:tab/>
        </w:r>
        <w:r w:rsidR="005148BF">
          <w:rPr>
            <w:webHidden/>
          </w:rPr>
          <w:fldChar w:fldCharType="begin"/>
        </w:r>
        <w:r w:rsidR="005148BF">
          <w:rPr>
            <w:webHidden/>
          </w:rPr>
          <w:instrText xml:space="preserve"> PAGEREF _Toc528066883 \h </w:instrText>
        </w:r>
        <w:r w:rsidR="005148BF">
          <w:rPr>
            <w:webHidden/>
          </w:rPr>
        </w:r>
        <w:r w:rsidR="005148BF">
          <w:rPr>
            <w:webHidden/>
          </w:rPr>
          <w:fldChar w:fldCharType="separate"/>
        </w:r>
        <w:r w:rsidR="00A440CB">
          <w:rPr>
            <w:webHidden/>
          </w:rPr>
          <w:t>31</w:t>
        </w:r>
        <w:r w:rsidR="005148BF">
          <w:rPr>
            <w:webHidden/>
          </w:rPr>
          <w:fldChar w:fldCharType="end"/>
        </w:r>
      </w:hyperlink>
    </w:p>
    <w:p w14:paraId="7F865584" w14:textId="4812875D" w:rsidR="005148BF" w:rsidRDefault="009F0ADE">
      <w:pPr>
        <w:pStyle w:val="TableofFigures"/>
        <w:rPr>
          <w:rFonts w:asciiTheme="minorHAnsi" w:eastAsiaTheme="minorEastAsia" w:hAnsiTheme="minorHAnsi" w:cs="Mangal"/>
          <w:szCs w:val="20"/>
          <w:lang w:val="en-IN" w:eastAsia="en-IN" w:bidi="hi-IN"/>
        </w:rPr>
      </w:pPr>
      <w:hyperlink w:anchor="_Toc528066884" w:history="1">
        <w:r w:rsidR="005148BF" w:rsidRPr="00926312">
          <w:rPr>
            <w:rStyle w:val="Hyperlink"/>
            <w:rFonts w:cs="Arial"/>
          </w:rPr>
          <w:t>Figure 4.3. A sample plot to show the capacity evolution for the calculation of SOH</w:t>
        </w:r>
        <w:r w:rsidR="005148BF">
          <w:rPr>
            <w:webHidden/>
          </w:rPr>
          <w:tab/>
        </w:r>
        <w:r w:rsidR="005148BF">
          <w:rPr>
            <w:webHidden/>
          </w:rPr>
          <w:fldChar w:fldCharType="begin"/>
        </w:r>
        <w:r w:rsidR="005148BF">
          <w:rPr>
            <w:webHidden/>
          </w:rPr>
          <w:instrText xml:space="preserve"> PAGEREF _Toc528066884 \h </w:instrText>
        </w:r>
        <w:r w:rsidR="005148BF">
          <w:rPr>
            <w:webHidden/>
          </w:rPr>
        </w:r>
        <w:r w:rsidR="005148BF">
          <w:rPr>
            <w:webHidden/>
          </w:rPr>
          <w:fldChar w:fldCharType="separate"/>
        </w:r>
        <w:r w:rsidR="00A440CB">
          <w:rPr>
            <w:webHidden/>
          </w:rPr>
          <w:t>33</w:t>
        </w:r>
        <w:r w:rsidR="005148BF">
          <w:rPr>
            <w:webHidden/>
          </w:rPr>
          <w:fldChar w:fldCharType="end"/>
        </w:r>
      </w:hyperlink>
    </w:p>
    <w:p w14:paraId="5F8BAAE1" w14:textId="694922AD" w:rsidR="005148BF" w:rsidRDefault="009F0ADE">
      <w:pPr>
        <w:pStyle w:val="TableofFigures"/>
        <w:rPr>
          <w:rFonts w:asciiTheme="minorHAnsi" w:eastAsiaTheme="minorEastAsia" w:hAnsiTheme="minorHAnsi" w:cs="Mangal"/>
          <w:szCs w:val="20"/>
          <w:lang w:val="en-IN" w:eastAsia="en-IN" w:bidi="hi-IN"/>
        </w:rPr>
      </w:pPr>
      <w:hyperlink w:anchor="_Toc528066885" w:history="1">
        <w:r w:rsidR="005148BF" w:rsidRPr="00926312">
          <w:rPr>
            <w:rStyle w:val="Hyperlink"/>
          </w:rPr>
          <w:t>Figure 4.4. The explanation of a 30 s pulse test with current pulses and voltage evolution</w:t>
        </w:r>
        <w:r w:rsidR="005148BF">
          <w:rPr>
            <w:webHidden/>
          </w:rPr>
          <w:tab/>
        </w:r>
        <w:r w:rsidR="005148BF">
          <w:rPr>
            <w:webHidden/>
          </w:rPr>
          <w:fldChar w:fldCharType="begin"/>
        </w:r>
        <w:r w:rsidR="005148BF">
          <w:rPr>
            <w:webHidden/>
          </w:rPr>
          <w:instrText xml:space="preserve"> PAGEREF _Toc528066885 \h </w:instrText>
        </w:r>
        <w:r w:rsidR="005148BF">
          <w:rPr>
            <w:webHidden/>
          </w:rPr>
        </w:r>
        <w:r w:rsidR="005148BF">
          <w:rPr>
            <w:webHidden/>
          </w:rPr>
          <w:fldChar w:fldCharType="separate"/>
        </w:r>
        <w:r w:rsidR="00A440CB">
          <w:rPr>
            <w:webHidden/>
          </w:rPr>
          <w:t>35</w:t>
        </w:r>
        <w:r w:rsidR="005148BF">
          <w:rPr>
            <w:webHidden/>
          </w:rPr>
          <w:fldChar w:fldCharType="end"/>
        </w:r>
      </w:hyperlink>
    </w:p>
    <w:p w14:paraId="0C275262" w14:textId="4403A51F" w:rsidR="005148BF" w:rsidRDefault="009F0ADE">
      <w:pPr>
        <w:pStyle w:val="TableofFigures"/>
        <w:rPr>
          <w:rFonts w:asciiTheme="minorHAnsi" w:eastAsiaTheme="minorEastAsia" w:hAnsiTheme="minorHAnsi" w:cs="Mangal"/>
          <w:szCs w:val="20"/>
          <w:lang w:val="en-IN" w:eastAsia="en-IN" w:bidi="hi-IN"/>
        </w:rPr>
      </w:pPr>
      <w:hyperlink w:anchor="_Toc528066886" w:history="1">
        <w:r w:rsidR="005148BF" w:rsidRPr="00926312">
          <w:rPr>
            <w:rStyle w:val="Hyperlink"/>
          </w:rPr>
          <w:t>Figure 5.1. Sample current and voltages curves for 30 s charge and discharge pulse</w:t>
        </w:r>
        <w:r w:rsidR="005148BF">
          <w:rPr>
            <w:webHidden/>
          </w:rPr>
          <w:tab/>
        </w:r>
        <w:r w:rsidR="005148BF">
          <w:rPr>
            <w:webHidden/>
          </w:rPr>
          <w:fldChar w:fldCharType="begin"/>
        </w:r>
        <w:r w:rsidR="005148BF">
          <w:rPr>
            <w:webHidden/>
          </w:rPr>
          <w:instrText xml:space="preserve"> PAGEREF _Toc528066886 \h </w:instrText>
        </w:r>
        <w:r w:rsidR="005148BF">
          <w:rPr>
            <w:webHidden/>
          </w:rPr>
        </w:r>
        <w:r w:rsidR="005148BF">
          <w:rPr>
            <w:webHidden/>
          </w:rPr>
          <w:fldChar w:fldCharType="separate"/>
        </w:r>
        <w:r w:rsidR="00A440CB">
          <w:rPr>
            <w:webHidden/>
          </w:rPr>
          <w:t>37</w:t>
        </w:r>
        <w:r w:rsidR="005148BF">
          <w:rPr>
            <w:webHidden/>
          </w:rPr>
          <w:fldChar w:fldCharType="end"/>
        </w:r>
      </w:hyperlink>
    </w:p>
    <w:p w14:paraId="5B902881" w14:textId="3C2724CA" w:rsidR="005148BF" w:rsidRDefault="009F0ADE">
      <w:pPr>
        <w:pStyle w:val="TableofFigures"/>
        <w:rPr>
          <w:rFonts w:asciiTheme="minorHAnsi" w:eastAsiaTheme="minorEastAsia" w:hAnsiTheme="minorHAnsi" w:cs="Mangal"/>
          <w:szCs w:val="20"/>
          <w:lang w:val="en-IN" w:eastAsia="en-IN" w:bidi="hi-IN"/>
        </w:rPr>
      </w:pPr>
      <w:hyperlink w:anchor="_Toc528066887" w:history="1">
        <w:r w:rsidR="005148BF" w:rsidRPr="00926312">
          <w:rPr>
            <w:rStyle w:val="Hyperlink"/>
          </w:rPr>
          <w:t>Figure 5.2. Internal resistance comparison for a charging pulse</w:t>
        </w:r>
        <w:r w:rsidR="005148BF">
          <w:rPr>
            <w:webHidden/>
          </w:rPr>
          <w:tab/>
        </w:r>
        <w:r w:rsidR="005148BF">
          <w:rPr>
            <w:webHidden/>
          </w:rPr>
          <w:fldChar w:fldCharType="begin"/>
        </w:r>
        <w:r w:rsidR="005148BF">
          <w:rPr>
            <w:webHidden/>
          </w:rPr>
          <w:instrText xml:space="preserve"> PAGEREF _Toc528066887 \h </w:instrText>
        </w:r>
        <w:r w:rsidR="005148BF">
          <w:rPr>
            <w:webHidden/>
          </w:rPr>
        </w:r>
        <w:r w:rsidR="005148BF">
          <w:rPr>
            <w:webHidden/>
          </w:rPr>
          <w:fldChar w:fldCharType="separate"/>
        </w:r>
        <w:r w:rsidR="00A440CB">
          <w:rPr>
            <w:webHidden/>
          </w:rPr>
          <w:t>39</w:t>
        </w:r>
        <w:r w:rsidR="005148BF">
          <w:rPr>
            <w:webHidden/>
          </w:rPr>
          <w:fldChar w:fldCharType="end"/>
        </w:r>
      </w:hyperlink>
    </w:p>
    <w:p w14:paraId="446ED1D4" w14:textId="5CF95FC2" w:rsidR="005148BF" w:rsidRDefault="009F0ADE">
      <w:pPr>
        <w:pStyle w:val="TableofFigures"/>
        <w:rPr>
          <w:rFonts w:asciiTheme="minorHAnsi" w:eastAsiaTheme="minorEastAsia" w:hAnsiTheme="minorHAnsi" w:cs="Mangal"/>
          <w:szCs w:val="20"/>
          <w:lang w:val="en-IN" w:eastAsia="en-IN" w:bidi="hi-IN"/>
        </w:rPr>
      </w:pPr>
      <w:hyperlink w:anchor="_Toc528066888" w:history="1">
        <w:r w:rsidR="005148BF" w:rsidRPr="00926312">
          <w:rPr>
            <w:rStyle w:val="Hyperlink"/>
            <w:rFonts w:cs="Arial"/>
          </w:rPr>
          <w:t>Figure 5.3. Internal resistance comparison for discharging pulse</w:t>
        </w:r>
        <w:r w:rsidR="005148BF">
          <w:rPr>
            <w:webHidden/>
          </w:rPr>
          <w:tab/>
        </w:r>
        <w:r w:rsidR="005148BF">
          <w:rPr>
            <w:webHidden/>
          </w:rPr>
          <w:fldChar w:fldCharType="begin"/>
        </w:r>
        <w:r w:rsidR="005148BF">
          <w:rPr>
            <w:webHidden/>
          </w:rPr>
          <w:instrText xml:space="preserve"> PAGEREF _Toc528066888 \h </w:instrText>
        </w:r>
        <w:r w:rsidR="005148BF">
          <w:rPr>
            <w:webHidden/>
          </w:rPr>
        </w:r>
        <w:r w:rsidR="005148BF">
          <w:rPr>
            <w:webHidden/>
          </w:rPr>
          <w:fldChar w:fldCharType="separate"/>
        </w:r>
        <w:r w:rsidR="00A440CB">
          <w:rPr>
            <w:webHidden/>
          </w:rPr>
          <w:t>39</w:t>
        </w:r>
        <w:r w:rsidR="005148BF">
          <w:rPr>
            <w:webHidden/>
          </w:rPr>
          <w:fldChar w:fldCharType="end"/>
        </w:r>
      </w:hyperlink>
    </w:p>
    <w:p w14:paraId="6A747A3F" w14:textId="2E2D8964" w:rsidR="005148BF" w:rsidRDefault="009F0ADE">
      <w:pPr>
        <w:pStyle w:val="TableofFigures"/>
        <w:rPr>
          <w:rFonts w:asciiTheme="minorHAnsi" w:eastAsiaTheme="minorEastAsia" w:hAnsiTheme="minorHAnsi" w:cs="Mangal"/>
          <w:szCs w:val="20"/>
          <w:lang w:val="en-IN" w:eastAsia="en-IN" w:bidi="hi-IN"/>
        </w:rPr>
      </w:pPr>
      <w:hyperlink w:anchor="_Toc528066889" w:history="1">
        <w:r w:rsidR="005148BF" w:rsidRPr="00926312">
          <w:rPr>
            <w:rStyle w:val="Hyperlink"/>
            <w:rFonts w:cs="Arial"/>
          </w:rPr>
          <w:t>Figure 5.4. Temperature developed for (a) Cylindrical, (b) Prismatic, (c) Pouch cells</w:t>
        </w:r>
        <w:r w:rsidR="005148BF">
          <w:rPr>
            <w:webHidden/>
          </w:rPr>
          <w:tab/>
        </w:r>
        <w:r w:rsidR="005148BF">
          <w:rPr>
            <w:webHidden/>
          </w:rPr>
          <w:fldChar w:fldCharType="begin"/>
        </w:r>
        <w:r w:rsidR="005148BF">
          <w:rPr>
            <w:webHidden/>
          </w:rPr>
          <w:instrText xml:space="preserve"> PAGEREF _Toc528066889 \h </w:instrText>
        </w:r>
        <w:r w:rsidR="005148BF">
          <w:rPr>
            <w:webHidden/>
          </w:rPr>
        </w:r>
        <w:r w:rsidR="005148BF">
          <w:rPr>
            <w:webHidden/>
          </w:rPr>
          <w:fldChar w:fldCharType="separate"/>
        </w:r>
        <w:r w:rsidR="00A440CB">
          <w:rPr>
            <w:webHidden/>
          </w:rPr>
          <w:t>44</w:t>
        </w:r>
        <w:r w:rsidR="005148BF">
          <w:rPr>
            <w:webHidden/>
          </w:rPr>
          <w:fldChar w:fldCharType="end"/>
        </w:r>
      </w:hyperlink>
    </w:p>
    <w:p w14:paraId="1182A0A0" w14:textId="2D358E28" w:rsidR="005148BF" w:rsidRDefault="009F0ADE">
      <w:pPr>
        <w:pStyle w:val="TableofFigures"/>
        <w:rPr>
          <w:rFonts w:asciiTheme="minorHAnsi" w:eastAsiaTheme="minorEastAsia" w:hAnsiTheme="minorHAnsi" w:cs="Mangal"/>
          <w:szCs w:val="20"/>
          <w:lang w:val="en-IN" w:eastAsia="en-IN" w:bidi="hi-IN"/>
        </w:rPr>
      </w:pPr>
      <w:hyperlink w:anchor="_Toc528066890" w:history="1">
        <w:r w:rsidR="005148BF" w:rsidRPr="00926312">
          <w:rPr>
            <w:rStyle w:val="Hyperlink"/>
            <w:rFonts w:cs="Arial"/>
          </w:rPr>
          <w:t>Figure 5.5. The temperature profile for 1C charge and 2C discharge for all geometries</w:t>
        </w:r>
        <w:r w:rsidR="005148BF" w:rsidRPr="00926312">
          <w:rPr>
            <w:rStyle w:val="Hyperlink"/>
            <w:rFonts w:cs="Arial"/>
            <w:b/>
          </w:rPr>
          <w:t>.</w:t>
        </w:r>
        <w:r w:rsidR="005148BF">
          <w:rPr>
            <w:webHidden/>
          </w:rPr>
          <w:tab/>
        </w:r>
        <w:r w:rsidR="005148BF">
          <w:rPr>
            <w:webHidden/>
          </w:rPr>
          <w:fldChar w:fldCharType="begin"/>
        </w:r>
        <w:r w:rsidR="005148BF">
          <w:rPr>
            <w:webHidden/>
          </w:rPr>
          <w:instrText xml:space="preserve"> PAGEREF _Toc528066890 \h </w:instrText>
        </w:r>
        <w:r w:rsidR="005148BF">
          <w:rPr>
            <w:webHidden/>
          </w:rPr>
        </w:r>
        <w:r w:rsidR="005148BF">
          <w:rPr>
            <w:webHidden/>
          </w:rPr>
          <w:fldChar w:fldCharType="separate"/>
        </w:r>
        <w:r w:rsidR="00A440CB">
          <w:rPr>
            <w:webHidden/>
          </w:rPr>
          <w:t>46</w:t>
        </w:r>
        <w:r w:rsidR="005148BF">
          <w:rPr>
            <w:webHidden/>
          </w:rPr>
          <w:fldChar w:fldCharType="end"/>
        </w:r>
      </w:hyperlink>
    </w:p>
    <w:p w14:paraId="5B58D684" w14:textId="3550E1EE" w:rsidR="005148BF" w:rsidRDefault="009F0ADE">
      <w:pPr>
        <w:pStyle w:val="TableofFigures"/>
        <w:rPr>
          <w:rFonts w:asciiTheme="minorHAnsi" w:eastAsiaTheme="minorEastAsia" w:hAnsiTheme="minorHAnsi" w:cs="Mangal"/>
          <w:szCs w:val="20"/>
          <w:lang w:val="en-IN" w:eastAsia="en-IN" w:bidi="hi-IN"/>
        </w:rPr>
      </w:pPr>
      <w:hyperlink w:anchor="_Toc528066891" w:history="1">
        <w:r w:rsidR="005148BF" w:rsidRPr="00926312">
          <w:rPr>
            <w:rStyle w:val="Hyperlink"/>
            <w:rFonts w:cs="Arial"/>
          </w:rPr>
          <w:t>Figure 5.6. Internal resistance ratio (w.r.t. unaged cells) during 30 s charge pulse test</w:t>
        </w:r>
        <w:r w:rsidR="005148BF">
          <w:rPr>
            <w:webHidden/>
          </w:rPr>
          <w:tab/>
        </w:r>
        <w:r w:rsidR="005148BF">
          <w:rPr>
            <w:webHidden/>
          </w:rPr>
          <w:fldChar w:fldCharType="begin"/>
        </w:r>
        <w:r w:rsidR="005148BF">
          <w:rPr>
            <w:webHidden/>
          </w:rPr>
          <w:instrText xml:space="preserve"> PAGEREF _Toc528066891 \h </w:instrText>
        </w:r>
        <w:r w:rsidR="005148BF">
          <w:rPr>
            <w:webHidden/>
          </w:rPr>
        </w:r>
        <w:r w:rsidR="005148BF">
          <w:rPr>
            <w:webHidden/>
          </w:rPr>
          <w:fldChar w:fldCharType="separate"/>
        </w:r>
        <w:r w:rsidR="00A440CB">
          <w:rPr>
            <w:webHidden/>
          </w:rPr>
          <w:t>49</w:t>
        </w:r>
        <w:r w:rsidR="005148BF">
          <w:rPr>
            <w:webHidden/>
          </w:rPr>
          <w:fldChar w:fldCharType="end"/>
        </w:r>
      </w:hyperlink>
    </w:p>
    <w:p w14:paraId="7A2A6F39" w14:textId="1F2D8CD2" w:rsidR="005148BF" w:rsidRDefault="009F0ADE">
      <w:pPr>
        <w:pStyle w:val="TableofFigures"/>
        <w:rPr>
          <w:rFonts w:asciiTheme="minorHAnsi" w:eastAsiaTheme="minorEastAsia" w:hAnsiTheme="minorHAnsi" w:cs="Mangal"/>
          <w:szCs w:val="20"/>
          <w:lang w:val="en-IN" w:eastAsia="en-IN" w:bidi="hi-IN"/>
        </w:rPr>
      </w:pPr>
      <w:hyperlink w:anchor="_Toc528066892" w:history="1">
        <w:r w:rsidR="005148BF" w:rsidRPr="00926312">
          <w:rPr>
            <w:rStyle w:val="Hyperlink"/>
            <w:rFonts w:cs="Arial"/>
          </w:rPr>
          <w:t>Figure 5.7. Internal resistance ratio (w.r.t. unaged cells) during 30 s discharge pulse test</w:t>
        </w:r>
        <w:r w:rsidR="005148BF">
          <w:rPr>
            <w:webHidden/>
          </w:rPr>
          <w:tab/>
        </w:r>
        <w:r w:rsidR="005148BF">
          <w:rPr>
            <w:webHidden/>
          </w:rPr>
          <w:fldChar w:fldCharType="begin"/>
        </w:r>
        <w:r w:rsidR="005148BF">
          <w:rPr>
            <w:webHidden/>
          </w:rPr>
          <w:instrText xml:space="preserve"> PAGEREF _Toc528066892 \h </w:instrText>
        </w:r>
        <w:r w:rsidR="005148BF">
          <w:rPr>
            <w:webHidden/>
          </w:rPr>
        </w:r>
        <w:r w:rsidR="005148BF">
          <w:rPr>
            <w:webHidden/>
          </w:rPr>
          <w:fldChar w:fldCharType="separate"/>
        </w:r>
        <w:r w:rsidR="00A440CB">
          <w:rPr>
            <w:webHidden/>
          </w:rPr>
          <w:t>49</w:t>
        </w:r>
        <w:r w:rsidR="005148BF">
          <w:rPr>
            <w:webHidden/>
          </w:rPr>
          <w:fldChar w:fldCharType="end"/>
        </w:r>
      </w:hyperlink>
    </w:p>
    <w:p w14:paraId="48F9E5C7" w14:textId="1C068A37" w:rsidR="005148BF" w:rsidRDefault="009F0ADE">
      <w:pPr>
        <w:pStyle w:val="TableofFigures"/>
        <w:rPr>
          <w:rFonts w:asciiTheme="minorHAnsi" w:eastAsiaTheme="minorEastAsia" w:hAnsiTheme="minorHAnsi" w:cs="Mangal"/>
          <w:szCs w:val="20"/>
          <w:lang w:val="en-IN" w:eastAsia="en-IN" w:bidi="hi-IN"/>
        </w:rPr>
      </w:pPr>
      <w:hyperlink w:anchor="_Toc528066893" w:history="1">
        <w:r w:rsidR="005148BF" w:rsidRPr="00926312">
          <w:rPr>
            <w:rStyle w:val="Hyperlink"/>
            <w:rFonts w:cs="Arial"/>
          </w:rPr>
          <w:t>Figure 5.8. Capacity deterioration and the number of equivalent cycles obtained over the aging period for the cycling conditions (a) 5°C, 0.3C; (b) 5°C, 2C; (c) 25°C, 2C; (d) 45°C, 0.3C</w:t>
        </w:r>
        <w:r w:rsidR="005148BF">
          <w:rPr>
            <w:webHidden/>
          </w:rPr>
          <w:tab/>
        </w:r>
        <w:r w:rsidR="005148BF">
          <w:rPr>
            <w:webHidden/>
          </w:rPr>
          <w:fldChar w:fldCharType="begin"/>
        </w:r>
        <w:r w:rsidR="005148BF">
          <w:rPr>
            <w:webHidden/>
          </w:rPr>
          <w:instrText xml:space="preserve"> PAGEREF _Toc528066893 \h </w:instrText>
        </w:r>
        <w:r w:rsidR="005148BF">
          <w:rPr>
            <w:webHidden/>
          </w:rPr>
        </w:r>
        <w:r w:rsidR="005148BF">
          <w:rPr>
            <w:webHidden/>
          </w:rPr>
          <w:fldChar w:fldCharType="separate"/>
        </w:r>
        <w:r w:rsidR="00A440CB">
          <w:rPr>
            <w:webHidden/>
          </w:rPr>
          <w:t>57</w:t>
        </w:r>
        <w:r w:rsidR="005148BF">
          <w:rPr>
            <w:webHidden/>
          </w:rPr>
          <w:fldChar w:fldCharType="end"/>
        </w:r>
      </w:hyperlink>
    </w:p>
    <w:p w14:paraId="0A7C4CAD" w14:textId="4CF93368" w:rsidR="009552C8" w:rsidRDefault="00EF12F3" w:rsidP="00F93B02">
      <w:pPr>
        <w:pStyle w:val="Heading1"/>
        <w:numPr>
          <w:ilvl w:val="0"/>
          <w:numId w:val="0"/>
        </w:numPr>
        <w:spacing w:line="360" w:lineRule="auto"/>
        <w:ind w:left="431" w:hanging="431"/>
      </w:pPr>
      <w:r>
        <w:lastRenderedPageBreak/>
        <w:fldChar w:fldCharType="end"/>
      </w:r>
      <w:bookmarkStart w:id="388" w:name="_Toc528067777"/>
      <w:r w:rsidR="009552C8">
        <w:t>List of Tables</w:t>
      </w:r>
      <w:bookmarkEnd w:id="388"/>
    </w:p>
    <w:p w14:paraId="3EA7FB4C" w14:textId="11966E7C" w:rsidR="005148BF" w:rsidRDefault="00EF12F3">
      <w:pPr>
        <w:pStyle w:val="TableofFigures"/>
        <w:rPr>
          <w:rFonts w:asciiTheme="minorHAnsi" w:eastAsiaTheme="minorEastAsia" w:hAnsiTheme="minorHAnsi" w:cs="Mangal"/>
          <w:szCs w:val="20"/>
          <w:lang w:val="en-IN" w:eastAsia="en-IN" w:bidi="hi-IN"/>
        </w:rPr>
      </w:pPr>
      <w:r>
        <w:fldChar w:fldCharType="begin"/>
      </w:r>
      <w:r w:rsidR="009552C8">
        <w:instrText xml:space="preserve"> TOC \h \z \c "Table" </w:instrText>
      </w:r>
      <w:r>
        <w:fldChar w:fldCharType="separate"/>
      </w:r>
      <w:hyperlink w:anchor="_Toc528066894" w:history="1">
        <w:r w:rsidR="005148BF" w:rsidRPr="008A47DC">
          <w:rPr>
            <w:rStyle w:val="Hyperlink"/>
          </w:rPr>
          <w:t>Table 2.1. Comparison of different battery technologies [10]</w:t>
        </w:r>
        <w:r w:rsidR="005148BF">
          <w:rPr>
            <w:webHidden/>
          </w:rPr>
          <w:tab/>
        </w:r>
        <w:r w:rsidR="005148BF">
          <w:rPr>
            <w:webHidden/>
          </w:rPr>
          <w:fldChar w:fldCharType="begin"/>
        </w:r>
        <w:r w:rsidR="005148BF">
          <w:rPr>
            <w:webHidden/>
          </w:rPr>
          <w:instrText xml:space="preserve"> PAGEREF _Toc528066894 \h </w:instrText>
        </w:r>
        <w:r w:rsidR="005148BF">
          <w:rPr>
            <w:webHidden/>
          </w:rPr>
        </w:r>
        <w:r w:rsidR="005148BF">
          <w:rPr>
            <w:webHidden/>
          </w:rPr>
          <w:fldChar w:fldCharType="separate"/>
        </w:r>
        <w:r w:rsidR="00A440CB">
          <w:rPr>
            <w:webHidden/>
          </w:rPr>
          <w:t>4</w:t>
        </w:r>
        <w:r w:rsidR="005148BF">
          <w:rPr>
            <w:webHidden/>
          </w:rPr>
          <w:fldChar w:fldCharType="end"/>
        </w:r>
      </w:hyperlink>
    </w:p>
    <w:p w14:paraId="4D606C26" w14:textId="0CC7F21A" w:rsidR="005148BF" w:rsidRDefault="009F0ADE">
      <w:pPr>
        <w:pStyle w:val="TableofFigures"/>
        <w:rPr>
          <w:rFonts w:asciiTheme="minorHAnsi" w:eastAsiaTheme="minorEastAsia" w:hAnsiTheme="minorHAnsi" w:cs="Mangal"/>
          <w:szCs w:val="20"/>
          <w:lang w:val="en-IN" w:eastAsia="en-IN" w:bidi="hi-IN"/>
        </w:rPr>
      </w:pPr>
      <w:hyperlink w:anchor="_Toc528066895" w:history="1">
        <w:r w:rsidR="005148BF" w:rsidRPr="008A47DC">
          <w:rPr>
            <w:rStyle w:val="Hyperlink"/>
          </w:rPr>
          <w:t>Table 2.2. Typical properties and applications of different types of lithium-ion cells</w:t>
        </w:r>
        <w:r w:rsidR="005148BF" w:rsidRPr="008A47DC">
          <w:rPr>
            <w:rStyle w:val="Hyperlink"/>
            <w:rFonts w:cs="Arial"/>
          </w:rPr>
          <w:t xml:space="preserve"> [11]</w:t>
        </w:r>
        <w:r w:rsidR="005148BF">
          <w:rPr>
            <w:webHidden/>
          </w:rPr>
          <w:tab/>
        </w:r>
        <w:r w:rsidR="005148BF">
          <w:rPr>
            <w:webHidden/>
          </w:rPr>
          <w:fldChar w:fldCharType="begin"/>
        </w:r>
        <w:r w:rsidR="005148BF">
          <w:rPr>
            <w:webHidden/>
          </w:rPr>
          <w:instrText xml:space="preserve"> PAGEREF _Toc528066895 \h </w:instrText>
        </w:r>
        <w:r w:rsidR="005148BF">
          <w:rPr>
            <w:webHidden/>
          </w:rPr>
        </w:r>
        <w:r w:rsidR="005148BF">
          <w:rPr>
            <w:webHidden/>
          </w:rPr>
          <w:fldChar w:fldCharType="separate"/>
        </w:r>
        <w:r w:rsidR="00A440CB">
          <w:rPr>
            <w:webHidden/>
          </w:rPr>
          <w:t>5</w:t>
        </w:r>
        <w:r w:rsidR="005148BF">
          <w:rPr>
            <w:webHidden/>
          </w:rPr>
          <w:fldChar w:fldCharType="end"/>
        </w:r>
      </w:hyperlink>
    </w:p>
    <w:p w14:paraId="0721C9F8" w14:textId="1C79BD62" w:rsidR="005148BF" w:rsidRDefault="009F0ADE">
      <w:pPr>
        <w:pStyle w:val="TableofFigures"/>
        <w:rPr>
          <w:rFonts w:asciiTheme="minorHAnsi" w:eastAsiaTheme="minorEastAsia" w:hAnsiTheme="minorHAnsi" w:cs="Mangal"/>
          <w:szCs w:val="20"/>
          <w:lang w:val="en-IN" w:eastAsia="en-IN" w:bidi="hi-IN"/>
        </w:rPr>
      </w:pPr>
      <w:hyperlink w:anchor="_Toc528066896" w:history="1">
        <w:r w:rsidR="005148BF" w:rsidRPr="008A47DC">
          <w:rPr>
            <w:rStyle w:val="Hyperlink"/>
          </w:rPr>
          <w:t>Table 2.3. Comparison of cell packaging geometries [25]</w:t>
        </w:r>
        <w:r w:rsidR="005148BF">
          <w:rPr>
            <w:webHidden/>
          </w:rPr>
          <w:tab/>
        </w:r>
        <w:r w:rsidR="005148BF">
          <w:rPr>
            <w:webHidden/>
          </w:rPr>
          <w:fldChar w:fldCharType="begin"/>
        </w:r>
        <w:r w:rsidR="005148BF">
          <w:rPr>
            <w:webHidden/>
          </w:rPr>
          <w:instrText xml:space="preserve"> PAGEREF _Toc528066896 \h </w:instrText>
        </w:r>
        <w:r w:rsidR="005148BF">
          <w:rPr>
            <w:webHidden/>
          </w:rPr>
        </w:r>
        <w:r w:rsidR="005148BF">
          <w:rPr>
            <w:webHidden/>
          </w:rPr>
          <w:fldChar w:fldCharType="separate"/>
        </w:r>
        <w:r w:rsidR="00A440CB">
          <w:rPr>
            <w:webHidden/>
          </w:rPr>
          <w:t>13</w:t>
        </w:r>
        <w:r w:rsidR="005148BF">
          <w:rPr>
            <w:webHidden/>
          </w:rPr>
          <w:fldChar w:fldCharType="end"/>
        </w:r>
      </w:hyperlink>
    </w:p>
    <w:p w14:paraId="364DF29B" w14:textId="43D32CF0" w:rsidR="005148BF" w:rsidRDefault="009F0ADE">
      <w:pPr>
        <w:pStyle w:val="TableofFigures"/>
        <w:rPr>
          <w:rFonts w:asciiTheme="minorHAnsi" w:eastAsiaTheme="minorEastAsia" w:hAnsiTheme="minorHAnsi" w:cs="Mangal"/>
          <w:szCs w:val="20"/>
          <w:lang w:val="en-IN" w:eastAsia="en-IN" w:bidi="hi-IN"/>
        </w:rPr>
      </w:pPr>
      <w:hyperlink w:anchor="_Toc528066897" w:history="1">
        <w:r w:rsidR="005148BF" w:rsidRPr="008A47DC">
          <w:rPr>
            <w:rStyle w:val="Hyperlink"/>
          </w:rPr>
          <w:t>Table 3.1. Components of internal ohmic resistances [43]</w:t>
        </w:r>
        <w:r w:rsidR="005148BF">
          <w:rPr>
            <w:webHidden/>
          </w:rPr>
          <w:tab/>
        </w:r>
        <w:r w:rsidR="005148BF">
          <w:rPr>
            <w:webHidden/>
          </w:rPr>
          <w:fldChar w:fldCharType="begin"/>
        </w:r>
        <w:r w:rsidR="005148BF">
          <w:rPr>
            <w:webHidden/>
          </w:rPr>
          <w:instrText xml:space="preserve"> PAGEREF _Toc528066897 \h </w:instrText>
        </w:r>
        <w:r w:rsidR="005148BF">
          <w:rPr>
            <w:webHidden/>
          </w:rPr>
        </w:r>
        <w:r w:rsidR="005148BF">
          <w:rPr>
            <w:webHidden/>
          </w:rPr>
          <w:fldChar w:fldCharType="separate"/>
        </w:r>
        <w:r w:rsidR="00A440CB">
          <w:rPr>
            <w:webHidden/>
          </w:rPr>
          <w:t>23</w:t>
        </w:r>
        <w:r w:rsidR="005148BF">
          <w:rPr>
            <w:webHidden/>
          </w:rPr>
          <w:fldChar w:fldCharType="end"/>
        </w:r>
      </w:hyperlink>
    </w:p>
    <w:p w14:paraId="6760F108" w14:textId="370817FE" w:rsidR="005148BF" w:rsidRDefault="009F0ADE">
      <w:pPr>
        <w:pStyle w:val="TableofFigures"/>
        <w:rPr>
          <w:rFonts w:asciiTheme="minorHAnsi" w:eastAsiaTheme="minorEastAsia" w:hAnsiTheme="minorHAnsi" w:cs="Mangal"/>
          <w:szCs w:val="20"/>
          <w:lang w:val="en-IN" w:eastAsia="en-IN" w:bidi="hi-IN"/>
        </w:rPr>
      </w:pPr>
      <w:hyperlink w:anchor="_Toc528066898" w:history="1">
        <w:r w:rsidR="005148BF" w:rsidRPr="008A47DC">
          <w:rPr>
            <w:rStyle w:val="Hyperlink"/>
          </w:rPr>
          <w:t>Table 3.2. Stress factors influencing Lithium-ion cell aging mechanism [44]</w:t>
        </w:r>
        <w:r w:rsidR="005148BF">
          <w:rPr>
            <w:webHidden/>
          </w:rPr>
          <w:tab/>
        </w:r>
        <w:r w:rsidR="005148BF">
          <w:rPr>
            <w:webHidden/>
          </w:rPr>
          <w:fldChar w:fldCharType="begin"/>
        </w:r>
        <w:r w:rsidR="005148BF">
          <w:rPr>
            <w:webHidden/>
          </w:rPr>
          <w:instrText xml:space="preserve"> PAGEREF _Toc528066898 \h </w:instrText>
        </w:r>
        <w:r w:rsidR="005148BF">
          <w:rPr>
            <w:webHidden/>
          </w:rPr>
        </w:r>
        <w:r w:rsidR="005148BF">
          <w:rPr>
            <w:webHidden/>
          </w:rPr>
          <w:fldChar w:fldCharType="separate"/>
        </w:r>
        <w:r w:rsidR="00A440CB">
          <w:rPr>
            <w:webHidden/>
          </w:rPr>
          <w:t>25</w:t>
        </w:r>
        <w:r w:rsidR="005148BF">
          <w:rPr>
            <w:webHidden/>
          </w:rPr>
          <w:fldChar w:fldCharType="end"/>
        </w:r>
      </w:hyperlink>
    </w:p>
    <w:p w14:paraId="0D0BC01D" w14:textId="6084D385" w:rsidR="005148BF" w:rsidRDefault="009F0ADE">
      <w:pPr>
        <w:pStyle w:val="TableofFigures"/>
        <w:rPr>
          <w:rFonts w:asciiTheme="minorHAnsi" w:eastAsiaTheme="minorEastAsia" w:hAnsiTheme="minorHAnsi" w:cs="Mangal"/>
          <w:szCs w:val="20"/>
          <w:lang w:val="en-IN" w:eastAsia="en-IN" w:bidi="hi-IN"/>
        </w:rPr>
      </w:pPr>
      <w:hyperlink w:anchor="_Toc528066899" w:history="1">
        <w:r w:rsidR="005148BF" w:rsidRPr="008A47DC">
          <w:rPr>
            <w:rStyle w:val="Hyperlink"/>
          </w:rPr>
          <w:t>Table 4.1. Cell specification for cells of different geometries [44]</w:t>
        </w:r>
        <w:r w:rsidR="005148BF">
          <w:rPr>
            <w:webHidden/>
          </w:rPr>
          <w:tab/>
        </w:r>
        <w:r w:rsidR="005148BF">
          <w:rPr>
            <w:webHidden/>
          </w:rPr>
          <w:fldChar w:fldCharType="begin"/>
        </w:r>
        <w:r w:rsidR="005148BF">
          <w:rPr>
            <w:webHidden/>
          </w:rPr>
          <w:instrText xml:space="preserve"> PAGEREF _Toc528066899 \h </w:instrText>
        </w:r>
        <w:r w:rsidR="005148BF">
          <w:rPr>
            <w:webHidden/>
          </w:rPr>
        </w:r>
        <w:r w:rsidR="005148BF">
          <w:rPr>
            <w:webHidden/>
          </w:rPr>
          <w:fldChar w:fldCharType="separate"/>
        </w:r>
        <w:r w:rsidR="00A440CB">
          <w:rPr>
            <w:webHidden/>
          </w:rPr>
          <w:t>30</w:t>
        </w:r>
        <w:r w:rsidR="005148BF">
          <w:rPr>
            <w:webHidden/>
          </w:rPr>
          <w:fldChar w:fldCharType="end"/>
        </w:r>
      </w:hyperlink>
    </w:p>
    <w:p w14:paraId="16D5C3D9" w14:textId="19CA570D" w:rsidR="005148BF" w:rsidRDefault="009F0ADE">
      <w:pPr>
        <w:pStyle w:val="TableofFigures"/>
        <w:rPr>
          <w:rFonts w:asciiTheme="minorHAnsi" w:eastAsiaTheme="minorEastAsia" w:hAnsiTheme="minorHAnsi" w:cs="Mangal"/>
          <w:szCs w:val="20"/>
          <w:lang w:val="en-IN" w:eastAsia="en-IN" w:bidi="hi-IN"/>
        </w:rPr>
      </w:pPr>
      <w:hyperlink w:anchor="_Toc528066900" w:history="1">
        <w:r w:rsidR="005148BF" w:rsidRPr="008A47DC">
          <w:rPr>
            <w:rStyle w:val="Hyperlink"/>
          </w:rPr>
          <w:t>Table 5.1. Characterizing the ohmic and non-ohmic resistance components with time instants of 30 s DC pulse tests</w:t>
        </w:r>
        <w:r w:rsidR="005148BF">
          <w:rPr>
            <w:webHidden/>
          </w:rPr>
          <w:tab/>
        </w:r>
        <w:r w:rsidR="005148BF">
          <w:rPr>
            <w:webHidden/>
          </w:rPr>
          <w:fldChar w:fldCharType="begin"/>
        </w:r>
        <w:r w:rsidR="005148BF">
          <w:rPr>
            <w:webHidden/>
          </w:rPr>
          <w:instrText xml:space="preserve"> PAGEREF _Toc528066900 \h </w:instrText>
        </w:r>
        <w:r w:rsidR="005148BF">
          <w:rPr>
            <w:webHidden/>
          </w:rPr>
        </w:r>
        <w:r w:rsidR="005148BF">
          <w:rPr>
            <w:webHidden/>
          </w:rPr>
          <w:fldChar w:fldCharType="separate"/>
        </w:r>
        <w:r w:rsidR="00A440CB">
          <w:rPr>
            <w:webHidden/>
          </w:rPr>
          <w:t>38</w:t>
        </w:r>
        <w:r w:rsidR="005148BF">
          <w:rPr>
            <w:webHidden/>
          </w:rPr>
          <w:fldChar w:fldCharType="end"/>
        </w:r>
      </w:hyperlink>
    </w:p>
    <w:p w14:paraId="21C70EDC" w14:textId="26831A71" w:rsidR="005148BF" w:rsidRDefault="009F0ADE">
      <w:pPr>
        <w:pStyle w:val="TableofFigures"/>
        <w:rPr>
          <w:rFonts w:asciiTheme="minorHAnsi" w:eastAsiaTheme="minorEastAsia" w:hAnsiTheme="minorHAnsi" w:cs="Mangal"/>
          <w:szCs w:val="20"/>
          <w:lang w:val="en-IN" w:eastAsia="en-IN" w:bidi="hi-IN"/>
        </w:rPr>
      </w:pPr>
      <w:hyperlink w:anchor="_Toc528066901" w:history="1">
        <w:r w:rsidR="005148BF" w:rsidRPr="008A47DC">
          <w:rPr>
            <w:rStyle w:val="Hyperlink"/>
          </w:rPr>
          <w:t>Table 5.2. Internal resistance at selected SOCs for charging and discharging pulses (time instant based)</w:t>
        </w:r>
        <w:r w:rsidR="005148BF">
          <w:rPr>
            <w:webHidden/>
          </w:rPr>
          <w:tab/>
        </w:r>
        <w:r w:rsidR="005148BF">
          <w:rPr>
            <w:webHidden/>
          </w:rPr>
          <w:fldChar w:fldCharType="begin"/>
        </w:r>
        <w:r w:rsidR="005148BF">
          <w:rPr>
            <w:webHidden/>
          </w:rPr>
          <w:instrText xml:space="preserve"> PAGEREF _Toc528066901 \h </w:instrText>
        </w:r>
        <w:r w:rsidR="005148BF">
          <w:rPr>
            <w:webHidden/>
          </w:rPr>
        </w:r>
        <w:r w:rsidR="005148BF">
          <w:rPr>
            <w:webHidden/>
          </w:rPr>
          <w:fldChar w:fldCharType="separate"/>
        </w:r>
        <w:r w:rsidR="00A440CB">
          <w:rPr>
            <w:webHidden/>
          </w:rPr>
          <w:t>40</w:t>
        </w:r>
        <w:r w:rsidR="005148BF">
          <w:rPr>
            <w:webHidden/>
          </w:rPr>
          <w:fldChar w:fldCharType="end"/>
        </w:r>
      </w:hyperlink>
    </w:p>
    <w:p w14:paraId="6C91DC25" w14:textId="4DD7E53E" w:rsidR="005148BF" w:rsidRDefault="009F0ADE">
      <w:pPr>
        <w:pStyle w:val="TableofFigures"/>
        <w:rPr>
          <w:rFonts w:asciiTheme="minorHAnsi" w:eastAsiaTheme="minorEastAsia" w:hAnsiTheme="minorHAnsi" w:cs="Mangal"/>
          <w:szCs w:val="20"/>
          <w:lang w:val="en-IN" w:eastAsia="en-IN" w:bidi="hi-IN"/>
        </w:rPr>
      </w:pPr>
      <w:hyperlink w:anchor="_Toc528066902" w:history="1">
        <w:r w:rsidR="005148BF" w:rsidRPr="008A47DC">
          <w:rPr>
            <w:rStyle w:val="Hyperlink"/>
          </w:rPr>
          <w:t>Table 5.3. Table showing the ohmic and non-ohmic resistances at selected SOCs</w:t>
        </w:r>
        <w:r w:rsidR="005148BF">
          <w:rPr>
            <w:webHidden/>
          </w:rPr>
          <w:tab/>
        </w:r>
        <w:r w:rsidR="005148BF">
          <w:rPr>
            <w:webHidden/>
          </w:rPr>
          <w:fldChar w:fldCharType="begin"/>
        </w:r>
        <w:r w:rsidR="005148BF">
          <w:rPr>
            <w:webHidden/>
          </w:rPr>
          <w:instrText xml:space="preserve"> PAGEREF _Toc528066902 \h </w:instrText>
        </w:r>
        <w:r w:rsidR="005148BF">
          <w:rPr>
            <w:webHidden/>
          </w:rPr>
        </w:r>
        <w:r w:rsidR="005148BF">
          <w:rPr>
            <w:webHidden/>
          </w:rPr>
          <w:fldChar w:fldCharType="separate"/>
        </w:r>
        <w:r w:rsidR="00A440CB">
          <w:rPr>
            <w:webHidden/>
          </w:rPr>
          <w:t>41</w:t>
        </w:r>
        <w:r w:rsidR="005148BF">
          <w:rPr>
            <w:webHidden/>
          </w:rPr>
          <w:fldChar w:fldCharType="end"/>
        </w:r>
      </w:hyperlink>
    </w:p>
    <w:p w14:paraId="32B7698F" w14:textId="1C281EE5" w:rsidR="005148BF" w:rsidRDefault="009F0ADE">
      <w:pPr>
        <w:pStyle w:val="TableofFigures"/>
        <w:rPr>
          <w:rFonts w:asciiTheme="minorHAnsi" w:eastAsiaTheme="minorEastAsia" w:hAnsiTheme="minorHAnsi" w:cs="Mangal"/>
          <w:szCs w:val="20"/>
          <w:lang w:val="en-IN" w:eastAsia="en-IN" w:bidi="hi-IN"/>
        </w:rPr>
      </w:pPr>
      <w:hyperlink w:anchor="_Toc528066903" w:history="1">
        <w:r w:rsidR="005148BF" w:rsidRPr="008A47DC">
          <w:rPr>
            <w:rStyle w:val="Hyperlink"/>
          </w:rPr>
          <w:t>Table 5.4. Table showing the cycle characteristic denoted by labels in Figure 5.3</w:t>
        </w:r>
        <w:r w:rsidR="005148BF">
          <w:rPr>
            <w:webHidden/>
          </w:rPr>
          <w:tab/>
        </w:r>
        <w:r w:rsidR="005148BF">
          <w:rPr>
            <w:webHidden/>
          </w:rPr>
          <w:fldChar w:fldCharType="begin"/>
        </w:r>
        <w:r w:rsidR="005148BF">
          <w:rPr>
            <w:webHidden/>
          </w:rPr>
          <w:instrText xml:space="preserve"> PAGEREF _Toc528066903 \h </w:instrText>
        </w:r>
        <w:r w:rsidR="005148BF">
          <w:rPr>
            <w:webHidden/>
          </w:rPr>
        </w:r>
        <w:r w:rsidR="005148BF">
          <w:rPr>
            <w:webHidden/>
          </w:rPr>
          <w:fldChar w:fldCharType="separate"/>
        </w:r>
        <w:r w:rsidR="00A440CB">
          <w:rPr>
            <w:webHidden/>
          </w:rPr>
          <w:t>45</w:t>
        </w:r>
        <w:r w:rsidR="005148BF">
          <w:rPr>
            <w:webHidden/>
          </w:rPr>
          <w:fldChar w:fldCharType="end"/>
        </w:r>
      </w:hyperlink>
    </w:p>
    <w:p w14:paraId="41595F00" w14:textId="140D960D" w:rsidR="005148BF" w:rsidRDefault="009F0ADE">
      <w:pPr>
        <w:pStyle w:val="TableofFigures"/>
        <w:rPr>
          <w:rFonts w:asciiTheme="minorHAnsi" w:eastAsiaTheme="minorEastAsia" w:hAnsiTheme="minorHAnsi" w:cs="Mangal"/>
          <w:szCs w:val="20"/>
          <w:lang w:val="en-IN" w:eastAsia="en-IN" w:bidi="hi-IN"/>
        </w:rPr>
      </w:pPr>
      <w:hyperlink w:anchor="_Toc528066904" w:history="1">
        <w:r w:rsidR="005148BF" w:rsidRPr="008A47DC">
          <w:rPr>
            <w:rStyle w:val="Hyperlink"/>
          </w:rPr>
          <w:t>Table 5.5. Temperature gradient developed at different charge/discharge cycles</w:t>
        </w:r>
        <w:r w:rsidR="005148BF">
          <w:rPr>
            <w:webHidden/>
          </w:rPr>
          <w:tab/>
        </w:r>
        <w:r w:rsidR="005148BF">
          <w:rPr>
            <w:webHidden/>
          </w:rPr>
          <w:fldChar w:fldCharType="begin"/>
        </w:r>
        <w:r w:rsidR="005148BF">
          <w:rPr>
            <w:webHidden/>
          </w:rPr>
          <w:instrText xml:space="preserve"> PAGEREF _Toc528066904 \h </w:instrText>
        </w:r>
        <w:r w:rsidR="005148BF">
          <w:rPr>
            <w:webHidden/>
          </w:rPr>
        </w:r>
        <w:r w:rsidR="005148BF">
          <w:rPr>
            <w:webHidden/>
          </w:rPr>
          <w:fldChar w:fldCharType="separate"/>
        </w:r>
        <w:r w:rsidR="00A440CB">
          <w:rPr>
            <w:webHidden/>
          </w:rPr>
          <w:t>45</w:t>
        </w:r>
        <w:r w:rsidR="005148BF">
          <w:rPr>
            <w:webHidden/>
          </w:rPr>
          <w:fldChar w:fldCharType="end"/>
        </w:r>
      </w:hyperlink>
    </w:p>
    <w:p w14:paraId="1C9E6ADA" w14:textId="4E117793" w:rsidR="005148BF" w:rsidRDefault="009F0ADE">
      <w:pPr>
        <w:pStyle w:val="TableofFigures"/>
        <w:rPr>
          <w:rFonts w:asciiTheme="minorHAnsi" w:eastAsiaTheme="minorEastAsia" w:hAnsiTheme="minorHAnsi" w:cs="Mangal"/>
          <w:szCs w:val="20"/>
          <w:lang w:val="en-IN" w:eastAsia="en-IN" w:bidi="hi-IN"/>
        </w:rPr>
      </w:pPr>
      <w:hyperlink w:anchor="_Toc528066905" w:history="1">
        <w:r w:rsidR="005148BF" w:rsidRPr="008A47DC">
          <w:rPr>
            <w:rStyle w:val="Hyperlink"/>
          </w:rPr>
          <w:t>Table 5.6. SOH (%) and EFC of cells for 30 s pulse test</w:t>
        </w:r>
        <w:r w:rsidR="005148BF">
          <w:rPr>
            <w:webHidden/>
          </w:rPr>
          <w:tab/>
        </w:r>
        <w:r w:rsidR="005148BF">
          <w:rPr>
            <w:webHidden/>
          </w:rPr>
          <w:fldChar w:fldCharType="begin"/>
        </w:r>
        <w:r w:rsidR="005148BF">
          <w:rPr>
            <w:webHidden/>
          </w:rPr>
          <w:instrText xml:space="preserve"> PAGEREF _Toc528066905 \h </w:instrText>
        </w:r>
        <w:r w:rsidR="005148BF">
          <w:rPr>
            <w:webHidden/>
          </w:rPr>
        </w:r>
        <w:r w:rsidR="005148BF">
          <w:rPr>
            <w:webHidden/>
          </w:rPr>
          <w:fldChar w:fldCharType="separate"/>
        </w:r>
        <w:r w:rsidR="00A440CB">
          <w:rPr>
            <w:webHidden/>
          </w:rPr>
          <w:t>48</w:t>
        </w:r>
        <w:r w:rsidR="005148BF">
          <w:rPr>
            <w:webHidden/>
          </w:rPr>
          <w:fldChar w:fldCharType="end"/>
        </w:r>
      </w:hyperlink>
    </w:p>
    <w:p w14:paraId="0475FD99" w14:textId="20B5E5CC" w:rsidR="005148BF" w:rsidRDefault="009F0ADE">
      <w:pPr>
        <w:pStyle w:val="TableofFigures"/>
        <w:rPr>
          <w:rFonts w:asciiTheme="minorHAnsi" w:eastAsiaTheme="minorEastAsia" w:hAnsiTheme="minorHAnsi" w:cs="Mangal"/>
          <w:szCs w:val="20"/>
          <w:lang w:val="en-IN" w:eastAsia="en-IN" w:bidi="hi-IN"/>
        </w:rPr>
      </w:pPr>
      <w:hyperlink w:anchor="_Toc528066906" w:history="1">
        <w:r w:rsidR="005148BF" w:rsidRPr="008A47DC">
          <w:rPr>
            <w:rStyle w:val="Hyperlink"/>
          </w:rPr>
          <w:t>Table 5.7. Table showing minima and maxima of resistance change due to aging for a charging pulse</w:t>
        </w:r>
        <w:r w:rsidR="005148BF">
          <w:rPr>
            <w:webHidden/>
          </w:rPr>
          <w:tab/>
        </w:r>
        <w:r w:rsidR="005148BF">
          <w:rPr>
            <w:webHidden/>
          </w:rPr>
          <w:fldChar w:fldCharType="begin"/>
        </w:r>
        <w:r w:rsidR="005148BF">
          <w:rPr>
            <w:webHidden/>
          </w:rPr>
          <w:instrText xml:space="preserve"> PAGEREF _Toc528066906 \h </w:instrText>
        </w:r>
        <w:r w:rsidR="005148BF">
          <w:rPr>
            <w:webHidden/>
          </w:rPr>
        </w:r>
        <w:r w:rsidR="005148BF">
          <w:rPr>
            <w:webHidden/>
          </w:rPr>
          <w:fldChar w:fldCharType="separate"/>
        </w:r>
        <w:r w:rsidR="00A440CB">
          <w:rPr>
            <w:webHidden/>
          </w:rPr>
          <w:t>50</w:t>
        </w:r>
        <w:r w:rsidR="005148BF">
          <w:rPr>
            <w:webHidden/>
          </w:rPr>
          <w:fldChar w:fldCharType="end"/>
        </w:r>
      </w:hyperlink>
    </w:p>
    <w:p w14:paraId="3D8E863D" w14:textId="3C5C8EBF" w:rsidR="005148BF" w:rsidRDefault="009F0ADE">
      <w:pPr>
        <w:pStyle w:val="TableofFigures"/>
        <w:rPr>
          <w:rFonts w:asciiTheme="minorHAnsi" w:eastAsiaTheme="minorEastAsia" w:hAnsiTheme="minorHAnsi" w:cs="Mangal"/>
          <w:szCs w:val="20"/>
          <w:lang w:val="en-IN" w:eastAsia="en-IN" w:bidi="hi-IN"/>
        </w:rPr>
      </w:pPr>
      <w:hyperlink w:anchor="_Toc528066907" w:history="1">
        <w:r w:rsidR="005148BF" w:rsidRPr="008A47DC">
          <w:rPr>
            <w:rStyle w:val="Hyperlink"/>
          </w:rPr>
          <w:t>Table 5.8. Table showing minima and maxima of resistance change due to aging for a discharging pulse</w:t>
        </w:r>
        <w:r w:rsidR="005148BF">
          <w:rPr>
            <w:webHidden/>
          </w:rPr>
          <w:tab/>
        </w:r>
        <w:r w:rsidR="005148BF">
          <w:rPr>
            <w:webHidden/>
          </w:rPr>
          <w:fldChar w:fldCharType="begin"/>
        </w:r>
        <w:r w:rsidR="005148BF">
          <w:rPr>
            <w:webHidden/>
          </w:rPr>
          <w:instrText xml:space="preserve"> PAGEREF _Toc528066907 \h </w:instrText>
        </w:r>
        <w:r w:rsidR="005148BF">
          <w:rPr>
            <w:webHidden/>
          </w:rPr>
        </w:r>
        <w:r w:rsidR="005148BF">
          <w:rPr>
            <w:webHidden/>
          </w:rPr>
          <w:fldChar w:fldCharType="separate"/>
        </w:r>
        <w:r w:rsidR="00A440CB">
          <w:rPr>
            <w:webHidden/>
          </w:rPr>
          <w:t>51</w:t>
        </w:r>
        <w:r w:rsidR="005148BF">
          <w:rPr>
            <w:webHidden/>
          </w:rPr>
          <w:fldChar w:fldCharType="end"/>
        </w:r>
      </w:hyperlink>
    </w:p>
    <w:p w14:paraId="1FC099B8" w14:textId="4DDFE742" w:rsidR="005148BF" w:rsidRDefault="009F0ADE">
      <w:pPr>
        <w:pStyle w:val="TableofFigures"/>
        <w:rPr>
          <w:rFonts w:asciiTheme="minorHAnsi" w:eastAsiaTheme="minorEastAsia" w:hAnsiTheme="minorHAnsi" w:cs="Mangal"/>
          <w:szCs w:val="20"/>
          <w:lang w:val="en-IN" w:eastAsia="en-IN" w:bidi="hi-IN"/>
        </w:rPr>
      </w:pPr>
      <w:hyperlink w:anchor="_Toc528066908" w:history="1">
        <w:r w:rsidR="005148BF" w:rsidRPr="008A47DC">
          <w:rPr>
            <w:rStyle w:val="Hyperlink"/>
          </w:rPr>
          <w:t>Table 5.9. Change in internal resistance due to aging (for charging pulses)</w:t>
        </w:r>
        <w:r w:rsidR="005148BF">
          <w:rPr>
            <w:webHidden/>
          </w:rPr>
          <w:tab/>
        </w:r>
        <w:r w:rsidR="005148BF">
          <w:rPr>
            <w:webHidden/>
          </w:rPr>
          <w:fldChar w:fldCharType="begin"/>
        </w:r>
        <w:r w:rsidR="005148BF">
          <w:rPr>
            <w:webHidden/>
          </w:rPr>
          <w:instrText xml:space="preserve"> PAGEREF _Toc528066908 \h </w:instrText>
        </w:r>
        <w:r w:rsidR="005148BF">
          <w:rPr>
            <w:webHidden/>
          </w:rPr>
        </w:r>
        <w:r w:rsidR="005148BF">
          <w:rPr>
            <w:webHidden/>
          </w:rPr>
          <w:fldChar w:fldCharType="separate"/>
        </w:r>
        <w:r w:rsidR="00A440CB">
          <w:rPr>
            <w:webHidden/>
          </w:rPr>
          <w:t>52</w:t>
        </w:r>
        <w:r w:rsidR="005148BF">
          <w:rPr>
            <w:webHidden/>
          </w:rPr>
          <w:fldChar w:fldCharType="end"/>
        </w:r>
      </w:hyperlink>
    </w:p>
    <w:p w14:paraId="3AD5ED3A" w14:textId="1D94EE72" w:rsidR="005148BF" w:rsidRDefault="009F0ADE">
      <w:pPr>
        <w:pStyle w:val="TableofFigures"/>
        <w:rPr>
          <w:rFonts w:asciiTheme="minorHAnsi" w:eastAsiaTheme="minorEastAsia" w:hAnsiTheme="minorHAnsi" w:cs="Mangal"/>
          <w:szCs w:val="20"/>
          <w:lang w:val="en-IN" w:eastAsia="en-IN" w:bidi="hi-IN"/>
        </w:rPr>
      </w:pPr>
      <w:hyperlink w:anchor="_Toc528066909" w:history="1">
        <w:r w:rsidR="005148BF" w:rsidRPr="008A47DC">
          <w:rPr>
            <w:rStyle w:val="Hyperlink"/>
          </w:rPr>
          <w:t>Table 5.10. Change in internal resistance due to aging (for discharging pulses)</w:t>
        </w:r>
        <w:r w:rsidR="005148BF">
          <w:rPr>
            <w:webHidden/>
          </w:rPr>
          <w:tab/>
        </w:r>
        <w:r w:rsidR="005148BF">
          <w:rPr>
            <w:webHidden/>
          </w:rPr>
          <w:fldChar w:fldCharType="begin"/>
        </w:r>
        <w:r w:rsidR="005148BF">
          <w:rPr>
            <w:webHidden/>
          </w:rPr>
          <w:instrText xml:space="preserve"> PAGEREF _Toc528066909 \h </w:instrText>
        </w:r>
        <w:r w:rsidR="005148BF">
          <w:rPr>
            <w:webHidden/>
          </w:rPr>
        </w:r>
        <w:r w:rsidR="005148BF">
          <w:rPr>
            <w:webHidden/>
          </w:rPr>
          <w:fldChar w:fldCharType="separate"/>
        </w:r>
        <w:r w:rsidR="00A440CB">
          <w:rPr>
            <w:webHidden/>
          </w:rPr>
          <w:t>53</w:t>
        </w:r>
        <w:r w:rsidR="005148BF">
          <w:rPr>
            <w:webHidden/>
          </w:rPr>
          <w:fldChar w:fldCharType="end"/>
        </w:r>
      </w:hyperlink>
    </w:p>
    <w:p w14:paraId="3BFAAB8D" w14:textId="225AEB39" w:rsidR="005148BF" w:rsidRDefault="009F0ADE">
      <w:pPr>
        <w:pStyle w:val="TableofFigures"/>
        <w:rPr>
          <w:rFonts w:asciiTheme="minorHAnsi" w:eastAsiaTheme="minorEastAsia" w:hAnsiTheme="minorHAnsi" w:cs="Mangal"/>
          <w:szCs w:val="20"/>
          <w:lang w:val="en-IN" w:eastAsia="en-IN" w:bidi="hi-IN"/>
        </w:rPr>
      </w:pPr>
      <w:hyperlink w:anchor="_Toc528066910" w:history="1">
        <w:r w:rsidR="005148BF" w:rsidRPr="008A47DC">
          <w:rPr>
            <w:rStyle w:val="Hyperlink"/>
          </w:rPr>
          <w:t>Table 5.11. Dominant resistance increase factor at different SOC values</w:t>
        </w:r>
        <w:r w:rsidR="005148BF">
          <w:rPr>
            <w:webHidden/>
          </w:rPr>
          <w:tab/>
        </w:r>
        <w:r w:rsidR="005148BF">
          <w:rPr>
            <w:webHidden/>
          </w:rPr>
          <w:fldChar w:fldCharType="begin"/>
        </w:r>
        <w:r w:rsidR="005148BF">
          <w:rPr>
            <w:webHidden/>
          </w:rPr>
          <w:instrText xml:space="preserve"> PAGEREF _Toc528066910 \h </w:instrText>
        </w:r>
        <w:r w:rsidR="005148BF">
          <w:rPr>
            <w:webHidden/>
          </w:rPr>
        </w:r>
        <w:r w:rsidR="005148BF">
          <w:rPr>
            <w:webHidden/>
          </w:rPr>
          <w:fldChar w:fldCharType="separate"/>
        </w:r>
        <w:r w:rsidR="00A440CB">
          <w:rPr>
            <w:webHidden/>
          </w:rPr>
          <w:t>56</w:t>
        </w:r>
        <w:r w:rsidR="005148BF">
          <w:rPr>
            <w:webHidden/>
          </w:rPr>
          <w:fldChar w:fldCharType="end"/>
        </w:r>
      </w:hyperlink>
    </w:p>
    <w:p w14:paraId="1A942621" w14:textId="0AA6BA4C" w:rsidR="005148BF" w:rsidRDefault="009F0ADE">
      <w:pPr>
        <w:pStyle w:val="TableofFigures"/>
        <w:rPr>
          <w:rFonts w:asciiTheme="minorHAnsi" w:eastAsiaTheme="minorEastAsia" w:hAnsiTheme="minorHAnsi" w:cs="Mangal"/>
          <w:szCs w:val="20"/>
          <w:lang w:val="en-IN" w:eastAsia="en-IN" w:bidi="hi-IN"/>
        </w:rPr>
      </w:pPr>
      <w:hyperlink w:anchor="_Toc528066911" w:history="1">
        <w:r w:rsidR="005148BF" w:rsidRPr="008A47DC">
          <w:rPr>
            <w:rStyle w:val="Hyperlink"/>
          </w:rPr>
          <w:t>Table 5.12. Table showing the remaining capacities of cells, in terms of SOH, after 400 EFCs</w:t>
        </w:r>
        <w:r w:rsidR="005148BF">
          <w:rPr>
            <w:webHidden/>
          </w:rPr>
          <w:tab/>
        </w:r>
        <w:r w:rsidR="005148BF">
          <w:rPr>
            <w:webHidden/>
          </w:rPr>
          <w:fldChar w:fldCharType="begin"/>
        </w:r>
        <w:r w:rsidR="005148BF">
          <w:rPr>
            <w:webHidden/>
          </w:rPr>
          <w:instrText xml:space="preserve"> PAGEREF _Toc528066911 \h </w:instrText>
        </w:r>
        <w:r w:rsidR="005148BF">
          <w:rPr>
            <w:webHidden/>
          </w:rPr>
        </w:r>
        <w:r w:rsidR="005148BF">
          <w:rPr>
            <w:webHidden/>
          </w:rPr>
          <w:fldChar w:fldCharType="separate"/>
        </w:r>
        <w:r w:rsidR="00A440CB">
          <w:rPr>
            <w:webHidden/>
          </w:rPr>
          <w:t>58</w:t>
        </w:r>
        <w:r w:rsidR="005148BF">
          <w:rPr>
            <w:webHidden/>
          </w:rPr>
          <w:fldChar w:fldCharType="end"/>
        </w:r>
      </w:hyperlink>
    </w:p>
    <w:p w14:paraId="6D5ABA42" w14:textId="4261D7FE" w:rsidR="009552C8" w:rsidRDefault="00EF12F3" w:rsidP="00F93B02">
      <w:pPr>
        <w:pStyle w:val="CitaviBibliographyEntry"/>
        <w:spacing w:line="360" w:lineRule="auto"/>
      </w:pPr>
      <w:r>
        <w:fldChar w:fldCharType="end"/>
      </w:r>
    </w:p>
    <w:p w14:paraId="4CA8652B" w14:textId="77777777" w:rsidR="009552C8" w:rsidRDefault="009552C8" w:rsidP="00F93B02">
      <w:pPr>
        <w:pStyle w:val="CitaviBibliographyEntry"/>
        <w:spacing w:line="360" w:lineRule="auto"/>
      </w:pPr>
    </w:p>
    <w:p w14:paraId="733E11BD" w14:textId="77777777" w:rsidR="009552C8" w:rsidRDefault="009552C8" w:rsidP="00F93B02">
      <w:pPr>
        <w:pStyle w:val="CitaviBibliographyEntry"/>
        <w:spacing w:line="360" w:lineRule="auto"/>
      </w:pPr>
    </w:p>
    <w:sectPr w:rsidR="009552C8" w:rsidSect="009B028D">
      <w:headerReference w:type="default" r:id="rId65"/>
      <w:pgSz w:w="11906" w:h="16838"/>
      <w:pgMar w:top="1701" w:right="1247" w:bottom="1134" w:left="1134" w:header="709" w:footer="709" w:gutter="68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ga42gab" w:date="2018-10-23T10:23:00Z" w:initials="g">
    <w:p w14:paraId="7AB9CDC9" w14:textId="5E60E84E" w:rsidR="009F0ADE" w:rsidRDefault="009F0ADE">
      <w:pPr>
        <w:pStyle w:val="CommentText"/>
      </w:pPr>
      <w:r>
        <w:rPr>
          <w:rStyle w:val="CommentReference"/>
        </w:rPr>
        <w:annotationRef/>
      </w:r>
      <w:r>
        <w:t>I checked the literature and the point about the high capacity density was wrongly interpreted by me. Instead, they referred to the low cost and safety of LFP for its popularity</w:t>
      </w:r>
    </w:p>
  </w:comment>
  <w:comment w:id="163" w:author="ga42gab" w:date="2018-10-23T11:12:00Z" w:initials="g">
    <w:p w14:paraId="4DE30E51" w14:textId="594B9A62" w:rsidR="009F0ADE" w:rsidRDefault="009F0ADE">
      <w:pPr>
        <w:pStyle w:val="CommentText"/>
      </w:pPr>
      <w:r>
        <w:rPr>
          <w:rStyle w:val="CommentReference"/>
        </w:rPr>
        <w:annotationRef/>
      </w:r>
      <w:r>
        <w:t>I changed the chapter name to Experimental Setup</w:t>
      </w:r>
    </w:p>
  </w:comment>
  <w:comment w:id="195" w:author="ga42gab" w:date="2018-10-23T12:10:00Z" w:initials="g">
    <w:p w14:paraId="697DB930" w14:textId="76C7D0DD" w:rsidR="009F0ADE" w:rsidRDefault="009F0ADE">
      <w:pPr>
        <w:pStyle w:val="CommentText"/>
      </w:pPr>
      <w:r>
        <w:rPr>
          <w:rStyle w:val="CommentReference"/>
        </w:rPr>
        <w:annotationRef/>
      </w:r>
      <w:r>
        <w:t>Figure x-axis label changed to ‘Capacity’</w:t>
      </w:r>
    </w:p>
  </w:comment>
  <w:comment w:id="231" w:author="ga42gab" w:date="2018-10-23T12:26:00Z" w:initials="g">
    <w:p w14:paraId="28CBE926" w14:textId="3BD2B789" w:rsidR="009F0ADE" w:rsidRDefault="009F0ADE">
      <w:pPr>
        <w:pStyle w:val="CommentText"/>
      </w:pPr>
      <w:r>
        <w:rPr>
          <w:rStyle w:val="CommentReference"/>
        </w:rPr>
        <w:annotationRef/>
      </w:r>
      <w:r>
        <w:t>Changed the values to two decimal places</w:t>
      </w:r>
    </w:p>
  </w:comment>
  <w:comment w:id="233" w:author="ga42gab" w:date="2018-10-23T12:44:00Z" w:initials="g">
    <w:p w14:paraId="31F92134" w14:textId="4B081A14" w:rsidR="009F0ADE" w:rsidRDefault="009F0ADE">
      <w:pPr>
        <w:pStyle w:val="CommentText"/>
      </w:pPr>
      <w:r>
        <w:rPr>
          <w:rStyle w:val="CommentReference"/>
        </w:rPr>
        <w:annotationRef/>
      </w:r>
      <w:r>
        <w:t>The separation of the ohmic and non-ohmic resistances explained in this paragraph</w:t>
      </w:r>
    </w:p>
  </w:comment>
  <w:comment w:id="236" w:author="ga42gab" w:date="2018-10-23T12:53:00Z" w:initials="g">
    <w:p w14:paraId="2B430B7D" w14:textId="1B0B65E7" w:rsidR="009F0ADE" w:rsidRDefault="009F0ADE">
      <w:pPr>
        <w:pStyle w:val="CommentText"/>
      </w:pPr>
      <w:r>
        <w:rPr>
          <w:rStyle w:val="CommentReference"/>
        </w:rPr>
        <w:annotationRef/>
      </w:r>
      <w:r>
        <w:t>2 decimal points and full labels</w:t>
      </w:r>
    </w:p>
  </w:comment>
  <w:comment w:id="251" w:author="ga42gab" w:date="2018-10-23T12:57:00Z" w:initials="g">
    <w:p w14:paraId="1F1CF59E" w14:textId="4EF6C94B" w:rsidR="009F0ADE" w:rsidRDefault="009F0ADE">
      <w:pPr>
        <w:pStyle w:val="CommentText"/>
      </w:pPr>
      <w:r>
        <w:rPr>
          <w:rStyle w:val="CommentReference"/>
        </w:rPr>
        <w:annotationRef/>
      </w:r>
      <w:r>
        <w:t>Changed to degC instead of ‘degC or K’</w:t>
      </w:r>
    </w:p>
  </w:comment>
  <w:comment w:id="284" w:author="ga42gab" w:date="2018-10-23T13:20:00Z" w:initials="g">
    <w:p w14:paraId="6C34310A" w14:textId="7491D838" w:rsidR="009F0ADE" w:rsidRDefault="009F0ADE">
      <w:pPr>
        <w:pStyle w:val="CommentText"/>
      </w:pPr>
      <w:r>
        <w:rPr>
          <w:rStyle w:val="CommentReference"/>
        </w:rPr>
        <w:annotationRef/>
      </w:r>
      <w:r>
        <w:t>2 decimal points and changed labels</w:t>
      </w:r>
    </w:p>
  </w:comment>
  <w:comment w:id="287" w:author="ga42gab" w:date="2018-10-23T13:27:00Z" w:initials="g">
    <w:p w14:paraId="13B9C4BF" w14:textId="39549BD5" w:rsidR="009F0ADE" w:rsidRDefault="009F0ADE">
      <w:pPr>
        <w:pStyle w:val="CommentText"/>
      </w:pPr>
      <w:r>
        <w:rPr>
          <w:rStyle w:val="CommentReference"/>
        </w:rPr>
        <w:annotationRef/>
      </w:r>
      <w:r>
        <w:t>Labels changed and decimal points reduced to 2</w:t>
      </w:r>
    </w:p>
  </w:comment>
  <w:comment w:id="318" w:author="ga42gab" w:date="2018-10-23T13:37:00Z" w:initials="g">
    <w:p w14:paraId="17DE5064" w14:textId="477D1BD2" w:rsidR="009F0ADE" w:rsidRDefault="009F0ADE">
      <w:pPr>
        <w:pStyle w:val="CommentText"/>
      </w:pPr>
      <w:r>
        <w:rPr>
          <w:rStyle w:val="CommentReference"/>
        </w:rPr>
        <w:annotationRef/>
      </w:r>
      <w:r>
        <w:t>NTC abbreviation, introduced before as well</w:t>
      </w:r>
    </w:p>
  </w:comment>
  <w:comment w:id="319" w:author="ga42gab" w:date="2018-10-23T13:39:00Z" w:initials="g">
    <w:p w14:paraId="65FF17C1" w14:textId="4FE1A3C7" w:rsidR="009F0ADE" w:rsidRDefault="009F0ADE">
      <w:pPr>
        <w:pStyle w:val="CommentText"/>
      </w:pPr>
      <w:r>
        <w:rPr>
          <w:rStyle w:val="CommentReference"/>
        </w:rPr>
        <w:annotationRef/>
      </w:r>
      <w:r>
        <w:t>100% SOH deleted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B9CDC9" w15:done="0"/>
  <w15:commentEx w15:paraId="4DE30E51" w15:done="0"/>
  <w15:commentEx w15:paraId="697DB930" w15:done="0"/>
  <w15:commentEx w15:paraId="28CBE926" w15:done="0"/>
  <w15:commentEx w15:paraId="31F92134" w15:done="0"/>
  <w15:commentEx w15:paraId="2B430B7D" w15:done="0"/>
  <w15:commentEx w15:paraId="1F1CF59E" w15:done="0"/>
  <w15:commentEx w15:paraId="6C34310A" w15:done="0"/>
  <w15:commentEx w15:paraId="13B9C4BF" w15:done="0"/>
  <w15:commentEx w15:paraId="17DE5064" w15:done="0"/>
  <w15:commentEx w15:paraId="65FF17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B9CDC9" w16cid:durableId="1F797524"/>
  <w16cid:commentId w16cid:paraId="4DE30E51" w16cid:durableId="1F7980B0"/>
  <w16cid:commentId w16cid:paraId="697DB930" w16cid:durableId="1F798E21"/>
  <w16cid:commentId w16cid:paraId="28CBE926" w16cid:durableId="1F7991E6"/>
  <w16cid:commentId w16cid:paraId="31F92134" w16cid:durableId="1F799649"/>
  <w16cid:commentId w16cid:paraId="2B430B7D" w16cid:durableId="1F799832"/>
  <w16cid:commentId w16cid:paraId="1F1CF59E" w16cid:durableId="1F799920"/>
  <w16cid:commentId w16cid:paraId="6C34310A" w16cid:durableId="1F799EA7"/>
  <w16cid:commentId w16cid:paraId="13B9C4BF" w16cid:durableId="1F79A032"/>
  <w16cid:commentId w16cid:paraId="17DE5064" w16cid:durableId="1F79A2AD"/>
  <w16cid:commentId w16cid:paraId="65FF17C1" w16cid:durableId="1F79A3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707364" w14:textId="77777777" w:rsidR="00F80FA4" w:rsidRDefault="00F80FA4" w:rsidP="00275A0A">
      <w:pPr>
        <w:spacing w:after="0" w:line="240" w:lineRule="auto"/>
      </w:pPr>
      <w:r>
        <w:separator/>
      </w:r>
    </w:p>
    <w:p w14:paraId="2507B0F3" w14:textId="77777777" w:rsidR="00F80FA4" w:rsidRDefault="00F80FA4"/>
    <w:p w14:paraId="331C2A3A" w14:textId="77777777" w:rsidR="00F80FA4" w:rsidRDefault="00F80FA4" w:rsidP="002F2CAD"/>
  </w:endnote>
  <w:endnote w:type="continuationSeparator" w:id="0">
    <w:p w14:paraId="658704DC" w14:textId="77777777" w:rsidR="00F80FA4" w:rsidRDefault="00F80FA4" w:rsidP="00275A0A">
      <w:pPr>
        <w:spacing w:after="0" w:line="240" w:lineRule="auto"/>
      </w:pPr>
      <w:r>
        <w:continuationSeparator/>
      </w:r>
    </w:p>
    <w:p w14:paraId="07D2556D" w14:textId="77777777" w:rsidR="00F80FA4" w:rsidRDefault="00F80FA4"/>
    <w:p w14:paraId="2B23E07C" w14:textId="77777777" w:rsidR="00F80FA4" w:rsidRDefault="00F80FA4" w:rsidP="002F2CAD"/>
  </w:endnote>
  <w:endnote w:type="continuationNotice" w:id="1">
    <w:p w14:paraId="18CF6ACA" w14:textId="77777777" w:rsidR="00F80FA4" w:rsidRDefault="00F80FA4">
      <w:pPr>
        <w:spacing w:before="0" w:after="0" w:line="240" w:lineRule="auto"/>
      </w:pPr>
    </w:p>
    <w:p w14:paraId="68408C04" w14:textId="77777777" w:rsidR="00F80FA4" w:rsidRDefault="00F80FA4"/>
    <w:p w14:paraId="0F485DFB" w14:textId="77777777" w:rsidR="00F80FA4" w:rsidRDefault="00F80FA4" w:rsidP="002F2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64FFD" w14:textId="77777777" w:rsidR="009F0ADE" w:rsidRDefault="009F0A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E2195" w14:textId="77777777" w:rsidR="009F0ADE" w:rsidRDefault="009F0A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EFBB6" w14:textId="77777777" w:rsidR="009F0ADE" w:rsidRDefault="009F0A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348187"/>
      <w:docPartObj>
        <w:docPartGallery w:val="Page Numbers (Bottom of Page)"/>
        <w:docPartUnique/>
      </w:docPartObj>
    </w:sdtPr>
    <w:sdtContent>
      <w:p w14:paraId="72585445" w14:textId="77777777" w:rsidR="009F0ADE" w:rsidRPr="00C72803" w:rsidRDefault="009F0ADE" w:rsidP="00651A88">
        <w:pPr>
          <w:pStyle w:val="Footer"/>
          <w:jc w:val="right"/>
        </w:pPr>
        <w:r>
          <w:rPr>
            <w:noProof/>
          </w:rPr>
          <w:fldChar w:fldCharType="begin"/>
        </w:r>
        <w:r>
          <w:rPr>
            <w:noProof/>
          </w:rPr>
          <w:instrText>PAGE   \* MERGEFORMAT</w:instrText>
        </w:r>
        <w:r>
          <w:rPr>
            <w:noProof/>
          </w:rPr>
          <w:fldChar w:fldCharType="separate"/>
        </w:r>
        <w:r>
          <w:rPr>
            <w:noProof/>
          </w:rPr>
          <w:t>66</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370755"/>
      <w:docPartObj>
        <w:docPartGallery w:val="Page Numbers (Bottom of Page)"/>
        <w:docPartUnique/>
      </w:docPartObj>
    </w:sdtPr>
    <w:sdtContent>
      <w:p w14:paraId="136160EE" w14:textId="77777777" w:rsidR="009F0ADE" w:rsidRPr="00CF2A50" w:rsidRDefault="009F0ADE" w:rsidP="00651A88">
        <w:pPr>
          <w:pStyle w:val="Footer"/>
          <w:jc w:val="right"/>
        </w:pPr>
        <w:r>
          <w:rPr>
            <w:noProof/>
          </w:rPr>
          <w:fldChar w:fldCharType="begin"/>
        </w:r>
        <w:r>
          <w:rPr>
            <w:noProof/>
          </w:rPr>
          <w:instrText>PAGE   \* MERGEFORMAT</w:instrText>
        </w:r>
        <w:r>
          <w:rPr>
            <w:noProof/>
          </w:rPr>
          <w:fldChar w:fldCharType="separate"/>
        </w:r>
        <w:r>
          <w:rPr>
            <w:noProof/>
          </w:rPr>
          <w:t>67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C4FB0" w14:textId="77777777" w:rsidR="00F80FA4" w:rsidRDefault="00F80FA4" w:rsidP="00275A0A">
      <w:pPr>
        <w:spacing w:after="0" w:line="240" w:lineRule="auto"/>
      </w:pPr>
      <w:r>
        <w:separator/>
      </w:r>
    </w:p>
    <w:p w14:paraId="15F9F433" w14:textId="77777777" w:rsidR="00F80FA4" w:rsidRDefault="00F80FA4"/>
    <w:p w14:paraId="3119F32A" w14:textId="77777777" w:rsidR="00F80FA4" w:rsidRDefault="00F80FA4" w:rsidP="002F2CAD"/>
  </w:footnote>
  <w:footnote w:type="continuationSeparator" w:id="0">
    <w:p w14:paraId="47925790" w14:textId="77777777" w:rsidR="00F80FA4" w:rsidRDefault="00F80FA4" w:rsidP="00275A0A">
      <w:pPr>
        <w:spacing w:after="0" w:line="240" w:lineRule="auto"/>
      </w:pPr>
      <w:r>
        <w:continuationSeparator/>
      </w:r>
    </w:p>
    <w:p w14:paraId="5435F7B1" w14:textId="77777777" w:rsidR="00F80FA4" w:rsidRDefault="00F80FA4"/>
    <w:p w14:paraId="356C2CF9" w14:textId="77777777" w:rsidR="00F80FA4" w:rsidRDefault="00F80FA4" w:rsidP="002F2CAD"/>
  </w:footnote>
  <w:footnote w:type="continuationNotice" w:id="1">
    <w:p w14:paraId="1111E21F" w14:textId="77777777" w:rsidR="00F80FA4" w:rsidRDefault="00F80FA4">
      <w:pPr>
        <w:spacing w:before="0" w:after="0" w:line="240" w:lineRule="auto"/>
      </w:pPr>
    </w:p>
    <w:p w14:paraId="761C738F" w14:textId="77777777" w:rsidR="00F80FA4" w:rsidRDefault="00F80FA4"/>
    <w:p w14:paraId="3C8A2CE9" w14:textId="77777777" w:rsidR="00F80FA4" w:rsidRDefault="00F80FA4" w:rsidP="002F2CAD"/>
  </w:footnote>
  <w:footnote w:id="2">
    <w:p w14:paraId="403CD1C9" w14:textId="58C9FB43" w:rsidR="009F0ADE" w:rsidRPr="002C0EC5" w:rsidRDefault="009F0ADE" w:rsidP="00EE3F48">
      <w:pPr>
        <w:spacing w:after="0" w:line="360" w:lineRule="auto"/>
        <w:rPr>
          <w:sz w:val="20"/>
          <w:szCs w:val="20"/>
        </w:rPr>
      </w:pPr>
      <w:r>
        <w:rPr>
          <w:rStyle w:val="FootnoteReference"/>
        </w:rPr>
        <w:footnoteRef/>
      </w:r>
      <w:r>
        <w:rPr>
          <w:rFonts w:cs="Arial"/>
        </w:rPr>
        <w:t xml:space="preserve"> </w:t>
      </w:r>
      <w:r w:rsidRPr="002C0EC5">
        <w:rPr>
          <w:rFonts w:cs="Arial"/>
          <w:sz w:val="20"/>
          <w:szCs w:val="20"/>
        </w:rPr>
        <w:t>for a 30</w:t>
      </w:r>
      <w:r>
        <w:rPr>
          <w:rFonts w:cs="Arial"/>
          <w:sz w:val="20"/>
          <w:szCs w:val="20"/>
        </w:rPr>
        <w:t xml:space="preserve"> </w:t>
      </w:r>
      <w:r w:rsidRPr="002C0EC5">
        <w:rPr>
          <w:rFonts w:cs="Arial"/>
          <w:sz w:val="20"/>
          <w:szCs w:val="20"/>
        </w:rPr>
        <w:t>s pulse</w:t>
      </w:r>
    </w:p>
  </w:footnote>
  <w:footnote w:id="3">
    <w:p w14:paraId="7848D8BE" w14:textId="4ADF46F6" w:rsidR="009F0ADE" w:rsidRPr="002C0EC5" w:rsidRDefault="009F0ADE" w:rsidP="00EE3F48">
      <w:pPr>
        <w:pStyle w:val="FootnoteText"/>
      </w:pPr>
      <w:r w:rsidRPr="002C0EC5">
        <w:rPr>
          <w:rStyle w:val="FootnoteReference"/>
        </w:rPr>
        <w:footnoteRef/>
      </w:r>
      <w:r w:rsidRPr="002C0EC5">
        <w:t xml:space="preserve"> </w:t>
      </w:r>
      <w:r w:rsidRPr="002C0EC5">
        <w:rPr>
          <w:rFonts w:cs="Arial"/>
        </w:rPr>
        <w:t>normal cycling, rate tests up</w:t>
      </w:r>
      <w:r>
        <w:rPr>
          <w:rFonts w:cs="Arial"/>
        </w:rPr>
        <w:t xml:space="preserve"> </w:t>
      </w:r>
      <w:r w:rsidRPr="002C0EC5">
        <w:rPr>
          <w:rFonts w:cs="Arial"/>
        </w:rPr>
        <w:t>to 12</w:t>
      </w:r>
      <w:r>
        <w:rPr>
          <w:rFonts w:cs="Arial"/>
        </w:rPr>
        <w:t xml:space="preserve"> </w:t>
      </w:r>
      <w:r w:rsidRPr="002C0EC5">
        <w:rPr>
          <w:rFonts w:cs="Arial"/>
        </w:rPr>
        <w:t>A</w:t>
      </w:r>
    </w:p>
  </w:footnote>
  <w:footnote w:id="4">
    <w:p w14:paraId="1DAFF13A" w14:textId="59B36D7D" w:rsidR="009F0ADE" w:rsidRPr="002C0EC5" w:rsidRDefault="009F0ADE" w:rsidP="00EE3F48">
      <w:pPr>
        <w:pStyle w:val="FootnoteText"/>
      </w:pPr>
      <w:r w:rsidRPr="002C0EC5">
        <w:rPr>
          <w:rStyle w:val="FootnoteReference"/>
        </w:rPr>
        <w:footnoteRef/>
      </w:r>
      <w:r w:rsidRPr="002C0EC5">
        <w:t xml:space="preserve"> </w:t>
      </w:r>
      <w:r w:rsidRPr="002C0EC5">
        <w:rPr>
          <w:rFonts w:cs="Arial"/>
        </w:rPr>
        <w:t>for a 30</w:t>
      </w:r>
      <w:r>
        <w:rPr>
          <w:rFonts w:cs="Arial"/>
        </w:rPr>
        <w:t xml:space="preserve"> </w:t>
      </w:r>
      <w:r w:rsidRPr="002C0EC5">
        <w:rPr>
          <w:rFonts w:cs="Arial"/>
        </w:rPr>
        <w:t>s pulse</w:t>
      </w:r>
    </w:p>
  </w:footnote>
  <w:footnote w:id="5">
    <w:p w14:paraId="01C60FD2" w14:textId="77777777" w:rsidR="009F0ADE" w:rsidRPr="002C0EC5" w:rsidRDefault="009F0ADE" w:rsidP="00EE3F48">
      <w:pPr>
        <w:pStyle w:val="FootnoteText"/>
      </w:pPr>
      <w:r w:rsidRPr="002C0EC5">
        <w:rPr>
          <w:rStyle w:val="FootnoteReference"/>
        </w:rPr>
        <w:footnoteRef/>
      </w:r>
      <w:r w:rsidRPr="002C0EC5">
        <w:t xml:space="preserve"> </w:t>
      </w:r>
      <w:r w:rsidRPr="002C0EC5">
        <w:rPr>
          <w:rFonts w:cs="Arial"/>
        </w:rPr>
        <w:t>for charging [+5, +55]</w:t>
      </w:r>
    </w:p>
  </w:footnote>
  <w:footnote w:id="6">
    <w:p w14:paraId="2659A549" w14:textId="77777777" w:rsidR="009F0ADE" w:rsidRPr="002C0EC5" w:rsidRDefault="009F0ADE" w:rsidP="00EE3F48">
      <w:pPr>
        <w:pStyle w:val="FootnoteText"/>
      </w:pPr>
      <w:r w:rsidRPr="002C0EC5">
        <w:rPr>
          <w:rStyle w:val="FootnoteReference"/>
        </w:rPr>
        <w:footnoteRef/>
      </w:r>
      <w:r w:rsidRPr="002C0EC5">
        <w:t xml:space="preserve"> </w:t>
      </w:r>
      <w:r w:rsidRPr="002C0EC5">
        <w:rPr>
          <w:rFonts w:cs="Arial"/>
        </w:rPr>
        <w:t>for charging [+5, +55]</w:t>
      </w:r>
    </w:p>
  </w:footnote>
  <w:footnote w:id="7">
    <w:p w14:paraId="5826ABA0" w14:textId="77777777" w:rsidR="009F0ADE" w:rsidRPr="00D6440B" w:rsidRDefault="009F0ADE" w:rsidP="00D6440B">
      <w:pPr>
        <w:keepNext/>
        <w:spacing w:after="0" w:line="360" w:lineRule="auto"/>
        <w:rPr>
          <w:rFonts w:cs="Arial"/>
          <w:sz w:val="20"/>
          <w:szCs w:val="20"/>
        </w:rPr>
      </w:pPr>
      <w:r w:rsidRPr="002C0EC5">
        <w:rPr>
          <w:rStyle w:val="FootnoteReference"/>
          <w:sz w:val="20"/>
          <w:szCs w:val="20"/>
        </w:rPr>
        <w:footnoteRef/>
      </w:r>
      <w:r w:rsidRPr="002C0EC5">
        <w:rPr>
          <w:sz w:val="20"/>
          <w:szCs w:val="20"/>
        </w:rPr>
        <w:t xml:space="preserve"> </w:t>
      </w:r>
      <w:r w:rsidRPr="00D6440B">
        <w:rPr>
          <w:rFonts w:cs="Arial"/>
          <w:sz w:val="20"/>
          <w:szCs w:val="20"/>
        </w:rPr>
        <w:t xml:space="preserve">Energy density, </w:t>
      </w:r>
      <m:oMath>
        <m:r>
          <w:rPr>
            <w:rFonts w:ascii="Cambria Math" w:hAnsi="Cambria Math" w:cs="Arial"/>
            <w:sz w:val="20"/>
            <w:szCs w:val="20"/>
          </w:rPr>
          <m:t>E=</m:t>
        </m:r>
        <m:f>
          <m:fPr>
            <m:ctrlPr>
              <w:rPr>
                <w:rFonts w:ascii="Cambria Math" w:hAnsi="Cambria Math" w:cs="Arial"/>
                <w:i/>
                <w:sz w:val="20"/>
                <w:szCs w:val="20"/>
              </w:rPr>
            </m:ctrlPr>
          </m:fPr>
          <m:num>
            <m:r>
              <w:rPr>
                <w:rFonts w:ascii="Cambria Math" w:hAnsi="Cambria Math" w:cs="Arial"/>
                <w:sz w:val="20"/>
                <w:szCs w:val="20"/>
              </w:rPr>
              <m:t>Q×</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num>
          <m:den>
            <m:r>
              <w:rPr>
                <w:rFonts w:ascii="Cambria Math" w:hAnsi="Cambria Math" w:cs="Arial"/>
                <w:sz w:val="20"/>
                <w:szCs w:val="20"/>
              </w:rPr>
              <m:t>m</m:t>
            </m:r>
          </m:den>
        </m:f>
      </m:oMath>
      <w:r w:rsidRPr="00D6440B">
        <w:rPr>
          <w:rFonts w:eastAsiaTheme="minorEastAsia" w:cs="Arial"/>
          <w:sz w:val="20"/>
          <w:szCs w:val="20"/>
        </w:rPr>
        <w:t xml:space="preserve">, where </w:t>
      </w:r>
      <w:r w:rsidRPr="00D6440B">
        <w:rPr>
          <w:rFonts w:eastAsiaTheme="minorEastAsia" w:cs="Arial"/>
          <w:i/>
          <w:iCs/>
          <w:sz w:val="20"/>
          <w:szCs w:val="20"/>
        </w:rPr>
        <w:t>Q</w:t>
      </w:r>
      <w:r w:rsidRPr="00D6440B">
        <w:rPr>
          <w:rFonts w:eastAsiaTheme="minorEastAsia" w:cs="Arial"/>
          <w:sz w:val="20"/>
          <w:szCs w:val="20"/>
        </w:rPr>
        <w:t xml:space="preserve"> = Capacity, </w:t>
      </w:r>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oMath>
      <w:r w:rsidRPr="00D6440B">
        <w:rPr>
          <w:rFonts w:eastAsiaTheme="minorEastAsia" w:cs="Arial"/>
          <w:i/>
          <w:iCs/>
          <w:sz w:val="20"/>
          <w:szCs w:val="20"/>
        </w:rPr>
        <w:t xml:space="preserve"> </w:t>
      </w:r>
      <w:r w:rsidRPr="00D6440B">
        <w:rPr>
          <w:rFonts w:eastAsiaTheme="minorEastAsia" w:cs="Arial"/>
          <w:sz w:val="20"/>
          <w:szCs w:val="20"/>
        </w:rPr>
        <w:t xml:space="preserve">= nominal voltage, </w:t>
      </w:r>
      <m:oMath>
        <m:r>
          <w:rPr>
            <w:rFonts w:ascii="Cambria Math" w:hAnsi="Cambria Math" w:cs="Arial"/>
            <w:sz w:val="20"/>
            <w:szCs w:val="20"/>
          </w:rPr>
          <m:t>m</m:t>
        </m:r>
      </m:oMath>
      <w:r w:rsidRPr="00D6440B">
        <w:rPr>
          <w:rFonts w:eastAsiaTheme="minorEastAsia" w:cs="Arial"/>
          <w:sz w:val="20"/>
          <w:szCs w:val="20"/>
        </w:rPr>
        <w:t xml:space="preserve"> = mass</w:t>
      </w:r>
    </w:p>
  </w:footnote>
  <w:footnote w:id="8">
    <w:p w14:paraId="5E92FC41" w14:textId="77777777" w:rsidR="009F0ADE" w:rsidRPr="00D6440B" w:rsidRDefault="009F0ADE" w:rsidP="00EE3F48">
      <w:pPr>
        <w:pStyle w:val="FootnoteText"/>
        <w:rPr>
          <w:rFonts w:cs="Arial"/>
        </w:rPr>
      </w:pPr>
      <w:r w:rsidRPr="00D6440B">
        <w:rPr>
          <w:rStyle w:val="FootnoteReference"/>
          <w:rFonts w:cs="Arial"/>
        </w:rPr>
        <w:footnoteRef/>
      </w:r>
      <w:r w:rsidRPr="00D6440B">
        <w:rPr>
          <w:rFonts w:cs="Arial"/>
        </w:rPr>
        <w:t xml:space="preserve"> Curved surface area of cylindrical cell = </w:t>
      </w:r>
      <m:oMath>
        <m:r>
          <w:rPr>
            <w:rFonts w:ascii="Cambria Math" w:hAnsi="Cambria Math" w:cs="Arial"/>
          </w:rPr>
          <m:t>2πrh</m:t>
        </m:r>
      </m:oMath>
    </w:p>
  </w:footnote>
  <w:footnote w:id="9">
    <w:p w14:paraId="47E42F5E" w14:textId="77777777" w:rsidR="009F0ADE" w:rsidRPr="00D6440B" w:rsidRDefault="009F0ADE" w:rsidP="00EE3F48">
      <w:pPr>
        <w:pStyle w:val="FootnoteText"/>
        <w:rPr>
          <w:rFonts w:cs="Arial"/>
        </w:rPr>
      </w:pPr>
      <w:r w:rsidRPr="00D6440B">
        <w:rPr>
          <w:rStyle w:val="FootnoteReference"/>
          <w:rFonts w:cs="Arial"/>
        </w:rPr>
        <w:footnoteRef/>
      </w:r>
      <w:r w:rsidRPr="00D6440B">
        <w:rPr>
          <w:rFonts w:cs="Arial"/>
        </w:rPr>
        <w:t xml:space="preserve"> Curved surface area of prismatic cell, considered to be cuboidal = </w:t>
      </w:r>
      <m:oMath>
        <m:r>
          <w:rPr>
            <w:rFonts w:ascii="Cambria Math" w:hAnsi="Cambria Math" w:cs="Arial"/>
          </w:rPr>
          <m:t>2</m:t>
        </m:r>
        <m:d>
          <m:dPr>
            <m:ctrlPr>
              <w:rPr>
                <w:rFonts w:ascii="Cambria Math" w:hAnsi="Cambria Math" w:cs="Arial"/>
                <w:i/>
              </w:rPr>
            </m:ctrlPr>
          </m:dPr>
          <m:e>
            <m:r>
              <w:rPr>
                <w:rFonts w:ascii="Cambria Math" w:hAnsi="Cambria Math" w:cs="Arial"/>
              </w:rPr>
              <m:t>l+b</m:t>
            </m:r>
          </m:e>
        </m:d>
        <m:r>
          <w:rPr>
            <w:rFonts w:ascii="Cambria Math" w:hAnsi="Cambria Math" w:cs="Arial"/>
          </w:rPr>
          <m:t>h</m:t>
        </m:r>
      </m:oMath>
    </w:p>
  </w:footnote>
  <w:footnote w:id="10">
    <w:p w14:paraId="186E8428" w14:textId="77777777" w:rsidR="009F0ADE" w:rsidRDefault="009F0ADE" w:rsidP="00D70B0F">
      <w:pPr>
        <w:pStyle w:val="FootnoteText"/>
      </w:pPr>
      <w:r>
        <w:rPr>
          <w:rStyle w:val="FootnoteReference"/>
        </w:rPr>
        <w:footnoteRef/>
      </w:r>
      <w:r>
        <w:t xml:space="preserve"> Approximate value calculated by extrapolation</w:t>
      </w:r>
    </w:p>
  </w:footnote>
  <w:footnote w:id="11">
    <w:p w14:paraId="53FE9A01" w14:textId="2D2933A4" w:rsidR="009F0ADE" w:rsidRPr="00B84B35" w:rsidRDefault="009F0ADE" w:rsidP="0072269B">
      <w:pPr>
        <w:spacing w:before="0" w:after="0" w:line="360" w:lineRule="auto"/>
        <w:textboxTightWrap w:val="none"/>
        <w:rPr>
          <w:rFonts w:eastAsia="Times New Roman" w:cs="Arial"/>
          <w:lang w:val="en-IN" w:eastAsia="en-IN"/>
        </w:rPr>
      </w:pPr>
      <w:r>
        <w:rPr>
          <w:rStyle w:val="FootnoteReference"/>
        </w:rPr>
        <w:footnoteRef/>
      </w:r>
      <w:r>
        <w:t xml:space="preserve"> </w:t>
      </w:r>
      <w:r w:rsidRPr="001A7ED4">
        <w:rPr>
          <w:rFonts w:eastAsia="Times New Roman" w:cs="Arial"/>
          <w:sz w:val="20"/>
          <w:szCs w:val="20"/>
          <w:lang w:val="en-IN" w:eastAsia="en-IN"/>
        </w:rPr>
        <w:t>This could be because of the approximation to consider the 0.5</w:t>
      </w:r>
      <w:r w:rsidRPr="001A7ED4">
        <w:rPr>
          <w:rFonts w:eastAsia="Times New Roman" w:cs="Arial"/>
          <w:sz w:val="20"/>
          <w:szCs w:val="20"/>
          <w:vertAlign w:val="superscript"/>
          <w:lang w:val="en-IN" w:eastAsia="en-IN"/>
        </w:rPr>
        <w:t>th</w:t>
      </w:r>
      <w:r w:rsidRPr="001A7ED4">
        <w:rPr>
          <w:rFonts w:eastAsia="Times New Roman" w:cs="Arial"/>
          <w:sz w:val="20"/>
          <w:szCs w:val="20"/>
          <w:lang w:val="en-IN" w:eastAsia="en-IN"/>
        </w:rPr>
        <w:t xml:space="preserve"> second resistance as the ohmic resistance. In ideal cases, by the 0.5</w:t>
      </w:r>
      <w:r w:rsidRPr="001A7ED4">
        <w:rPr>
          <w:rFonts w:eastAsia="Times New Roman" w:cs="Arial"/>
          <w:sz w:val="20"/>
          <w:szCs w:val="20"/>
          <w:vertAlign w:val="superscript"/>
          <w:lang w:val="en-IN" w:eastAsia="en-IN"/>
        </w:rPr>
        <w:t>th</w:t>
      </w:r>
      <w:r w:rsidRPr="001A7ED4">
        <w:rPr>
          <w:rFonts w:eastAsia="Times New Roman" w:cs="Arial"/>
          <w:sz w:val="20"/>
          <w:szCs w:val="20"/>
          <w:lang w:val="en-IN" w:eastAsia="en-IN"/>
        </w:rPr>
        <w:t xml:space="preserve"> second, the charge transfer kinetics have also kicked in. Further studies are required to verify this inference.</w:t>
      </w:r>
    </w:p>
    <w:p w14:paraId="33CEA035" w14:textId="20163529" w:rsidR="009F0ADE" w:rsidRDefault="009F0AD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0CDF6" w14:textId="77777777" w:rsidR="009F0ADE" w:rsidRDefault="009F0AD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57063" w14:textId="0352A07D" w:rsidR="009F0ADE" w:rsidRPr="000A0D9B" w:rsidRDefault="009F0ADE" w:rsidP="000A0D9B">
    <w:pPr>
      <w:pStyle w:val="Header"/>
      <w:rPr>
        <w:rStyle w:val="PageNumber"/>
        <w:b w:val="0"/>
      </w:rPr>
    </w:pPr>
    <w:fldSimple w:instr=" STYLEREF  &quot;Heading 1&quot;  \* MERGEFORMAT ">
      <w:r w:rsidR="00E622AC" w:rsidRPr="00E622AC">
        <w:rPr>
          <w:b/>
          <w:bCs/>
          <w:noProof/>
          <w:lang w:val="de-DE"/>
        </w:rPr>
        <w:t>Introduction</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C855C" w14:textId="77777777" w:rsidR="009F0ADE" w:rsidRPr="00EE74C1" w:rsidRDefault="009F0ADE" w:rsidP="00EE74C1">
    <w:pPr>
      <w:pStyle w:val="Header"/>
      <w:pBdr>
        <w:bottom w:val="none" w:sz="0" w:space="0" w:color="auto"/>
      </w:pBdr>
      <w:rPr>
        <w:rStyle w:val="PageNumber"/>
        <w:b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7CEA3" w14:textId="3E288328" w:rsidR="009F0ADE" w:rsidRPr="000A0D9B" w:rsidRDefault="009F0ADE" w:rsidP="000A0D9B">
    <w:pPr>
      <w:pStyle w:val="Header"/>
      <w:rPr>
        <w:rStyle w:val="PageNumber"/>
        <w:b w:val="0"/>
      </w:rPr>
    </w:pPr>
    <w:fldSimple w:instr=" STYLEREF  &quot;Heading 1&quot;  \* MERGEFORMAT ">
      <w:r w:rsidR="00E622AC">
        <w:rPr>
          <w:noProof/>
        </w:rPr>
        <w:t>Results and Discussion</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4DDB3" w14:textId="70B6B198" w:rsidR="009F0ADE" w:rsidRPr="008A4282" w:rsidRDefault="009F0ADE" w:rsidP="00EE74C1">
    <w:pPr>
      <w:pStyle w:val="Header"/>
      <w:rPr>
        <w:rStyle w:val="PageNumber"/>
      </w:rPr>
    </w:pPr>
    <w:r>
      <w:rPr>
        <w:rStyle w:val="PageNumber"/>
      </w:rPr>
      <w:t>Summary</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4CDCE" w14:textId="77777777" w:rsidR="009F0ADE" w:rsidRPr="008A4282" w:rsidRDefault="009F0ADE" w:rsidP="00EE74C1">
    <w:pPr>
      <w:pStyle w:val="Header"/>
      <w:rPr>
        <w:rStyle w:val="PageNumber"/>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F0A2D" w14:textId="589CCDF5" w:rsidR="009F0ADE" w:rsidRPr="008A4282" w:rsidRDefault="009F0ADE" w:rsidP="00EE74C1">
    <w:pPr>
      <w:pStyle w:val="Header"/>
      <w:rPr>
        <w:rStyle w:val="PageNumber"/>
      </w:rPr>
    </w:pPr>
    <w:fldSimple w:instr=" STYLEREF  &quot;Überschrift 1 (ohne Nummerierung)&quot;  \* MERGEFORMAT ">
      <w:r>
        <w:rPr>
          <w:noProof/>
        </w:rPr>
        <w:t>Abbreviation register</w:t>
      </w:r>
    </w:fldSimple>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E5447" w14:textId="218E6EEF" w:rsidR="009F0ADE" w:rsidRPr="00A64AF2" w:rsidRDefault="009F0ADE" w:rsidP="00EE74C1">
    <w:pPr>
      <w:pStyle w:val="Header"/>
      <w:rPr>
        <w:rStyle w:val="PageNumber"/>
      </w:rPr>
    </w:pPr>
    <w:fldSimple w:instr=" STYLEREF  &quot;Überschrift 1 (ohne Nummerierung)&quot;  \* MERGEFORMAT ">
      <w:r>
        <w:rPr>
          <w:noProof/>
        </w:rPr>
        <w:t>Abbreviation register</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A5DAC" w14:textId="77777777" w:rsidR="009F0ADE" w:rsidRPr="00E539E5" w:rsidRDefault="009F0ADE" w:rsidP="00E539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FB46C" w14:textId="77777777" w:rsidR="009F0ADE" w:rsidRDefault="009F0ADE" w:rsidP="00AD51D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73677" w14:textId="77777777" w:rsidR="009F0ADE" w:rsidRDefault="009F0ADE" w:rsidP="00D13C6C">
    <w:pPr>
      <w:pStyle w:val="Header"/>
      <w:pBdr>
        <w:bottom w:val="none" w:sz="0" w:space="0" w:color="auto"/>
      </w:pBd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A9715" w14:textId="5CC188F9" w:rsidR="009F0ADE" w:rsidRPr="00FF2FF6" w:rsidRDefault="009F0ADE" w:rsidP="00D13C6C">
    <w:pPr>
      <w:pStyle w:val="Header"/>
    </w:pPr>
    <w:r w:rsidRPr="00FF2FF6">
      <w:tab/>
    </w:r>
    <w:fldSimple w:instr=" STYLEREF  &quot;Überschrift 1 (ohne Refernz)&quot;  \* MERGEFORMAT ">
      <w:r>
        <w:rPr>
          <w:noProof/>
        </w:rPr>
        <w:t>Abstract</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7E155" w14:textId="77777777" w:rsidR="009F0ADE" w:rsidRPr="002E0B62" w:rsidRDefault="009F0ADE" w:rsidP="00D13C6C">
    <w:pPr>
      <w:pStyle w:val="Header"/>
      <w:pBdr>
        <w:bottom w:val="none" w:sz="0" w:space="0" w:color="auto"/>
      </w:pBdr>
      <w:rPr>
        <w:rStyle w:val="PageNumber"/>
      </w:rPr>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D3A73" w14:textId="77777777" w:rsidR="009F0ADE" w:rsidRPr="00677361" w:rsidRDefault="009F0ADE" w:rsidP="00AD51D1">
    <w:pPr>
      <w:pStyle w:val="Header"/>
      <w:rPr>
        <w:rStyle w:val="PageNumber"/>
        <w:b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6A5FD" w14:textId="77777777" w:rsidR="009F0ADE" w:rsidRPr="002E0B62" w:rsidRDefault="009F0ADE" w:rsidP="00AD51D1">
    <w:pPr>
      <w:pStyle w:val="Header"/>
      <w:pBdr>
        <w:bottom w:val="none" w:sz="0" w:space="0" w:color="auto"/>
      </w:pBdr>
      <w:rPr>
        <w:rStyle w:val="PageNumber"/>
      </w:rPr>
    </w:pP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EDA41" w14:textId="1FF410BA" w:rsidR="009F0ADE" w:rsidRPr="00A105F0" w:rsidRDefault="009F0ADE" w:rsidP="00EE74C1">
    <w:pPr>
      <w:pStyle w:val="Header"/>
      <w:rPr>
        <w:rStyle w:val="PageNumber"/>
      </w:rPr>
    </w:pPr>
    <w:r>
      <w:tab/>
    </w:r>
    <w:fldSimple w:instr=" STYLEREF  &quot;Überschrift 1 (ohne Nummerierung)&quot;  \* MERGEFORMAT ">
      <w:r>
        <w:rPr>
          <w:noProof/>
        </w:rPr>
        <w:t>Abbreviation register</w:t>
      </w:r>
    </w:fldSimple>
  </w:p>
  <w:p w14:paraId="56D7F0A4" w14:textId="77777777" w:rsidR="009F0ADE" w:rsidRDefault="009F0AD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2B1C5" w14:textId="77777777" w:rsidR="009F0ADE" w:rsidRPr="002E0B62" w:rsidRDefault="009F0ADE" w:rsidP="00AD51D1">
    <w:pPr>
      <w:pStyle w:val="Header"/>
      <w:pBdr>
        <w:bottom w:val="none" w:sz="0" w:space="0" w:color="auto"/>
      </w:pBdr>
      <w:rPr>
        <w:rStyle w:val="PageNumber"/>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6E8B"/>
    <w:multiLevelType w:val="hybridMultilevel"/>
    <w:tmpl w:val="C57A5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D07DD"/>
    <w:multiLevelType w:val="hybridMultilevel"/>
    <w:tmpl w:val="FFB68F7C"/>
    <w:lvl w:ilvl="0" w:tplc="BFA0E07E">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E2BBE"/>
    <w:multiLevelType w:val="multilevel"/>
    <w:tmpl w:val="A8B47E42"/>
    <w:styleLink w:val="ListeeinfacheAufzhlung"/>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none"/>
      <w:lvlText w:val=""/>
      <w:lvlJc w:val="righ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righ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abstractNum w:abstractNumId="3"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EF2FF9"/>
    <w:multiLevelType w:val="hybridMultilevel"/>
    <w:tmpl w:val="C2164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FC78B4"/>
    <w:multiLevelType w:val="hybridMultilevel"/>
    <w:tmpl w:val="0E4CCE00"/>
    <w:lvl w:ilvl="0" w:tplc="6D5E43AA">
      <w:start w:val="1"/>
      <w:numFmt w:val="bullet"/>
      <w:pStyle w:val="ListenabsatzAufzhlungE1"/>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370B8D"/>
    <w:multiLevelType w:val="hybridMultilevel"/>
    <w:tmpl w:val="A804377E"/>
    <w:lvl w:ilvl="0" w:tplc="7A28E502">
      <w:start w:val="1"/>
      <w:numFmt w:val="decimal"/>
      <w:pStyle w:val="berschrift2Anhang"/>
      <w:lvlText w:val="A.%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096A6F"/>
    <w:multiLevelType w:val="hybridMultilevel"/>
    <w:tmpl w:val="F9027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286446BF"/>
    <w:multiLevelType w:val="multilevel"/>
    <w:tmpl w:val="ECB0ADB6"/>
    <w:styleLink w:val="ListeberschriftenAnhang"/>
    <w:lvl w:ilvl="0">
      <w:start w:val="1"/>
      <w:numFmt w:val="none"/>
      <w:pStyle w:val="berschrift1ohneNummerierung"/>
      <w:lvlText w:val="%1"/>
      <w:lvlJc w:val="left"/>
      <w:pPr>
        <w:tabs>
          <w:tab w:val="num" w:pos="0"/>
        </w:tabs>
        <w:ind w:left="0" w:firstLine="0"/>
      </w:pPr>
      <w:rPr>
        <w:rFonts w:ascii="Arial" w:hAnsi="Arial" w:hint="default"/>
      </w:rPr>
    </w:lvl>
    <w:lvl w:ilvl="1">
      <w:start w:val="1"/>
      <w:numFmt w:val="decimal"/>
      <w:lvlText w:val="A%2"/>
      <w:lvlJc w:val="left"/>
      <w:pPr>
        <w:ind w:left="851" w:hanging="851"/>
      </w:pPr>
      <w:rPr>
        <w:rFonts w:hint="default"/>
      </w:rPr>
    </w:lvl>
    <w:lvl w:ilvl="2">
      <w:start w:val="1"/>
      <w:numFmt w:val="decimal"/>
      <w:pStyle w:val="berschrift3Anhang"/>
      <w:lvlText w:val="A%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5" w15:restartNumberingAfterBreak="0">
    <w:nsid w:val="2BEA5ED2"/>
    <w:multiLevelType w:val="multilevel"/>
    <w:tmpl w:val="111A8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CB6D6F"/>
    <w:multiLevelType w:val="multilevel"/>
    <w:tmpl w:val="ECB0ADB6"/>
    <w:numStyleLink w:val="ListeberschriftenAnhang"/>
  </w:abstractNum>
  <w:abstractNum w:abstractNumId="19"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105BD1"/>
    <w:multiLevelType w:val="hybridMultilevel"/>
    <w:tmpl w:val="601A4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BA6726"/>
    <w:multiLevelType w:val="multilevel"/>
    <w:tmpl w:val="F6D4CD1E"/>
    <w:styleLink w:val="ListeberschriftenAllgemein"/>
    <w:lvl w:ilvl="0">
      <w:start w:val="1"/>
      <w:numFmt w:val="decimal"/>
      <w:lvlText w:val="%1"/>
      <w:lvlJc w:val="left"/>
      <w:pPr>
        <w:ind w:left="340" w:hanging="340"/>
      </w:pPr>
      <w:rPr>
        <w:rFonts w:ascii="Arial" w:hAnsi="Arial" w:hint="default"/>
        <w:b/>
        <w:color w:val="000000" w:themeColor="text1"/>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1E62441"/>
    <w:multiLevelType w:val="multilevel"/>
    <w:tmpl w:val="10BC65A0"/>
    <w:styleLink w:val="ListeSpiegelstrich"/>
    <w:lvl w:ilvl="0">
      <w:start w:val="1"/>
      <w:numFmt w:val="bullet"/>
      <w:lvlText w:val=""/>
      <w:lvlJc w:val="left"/>
      <w:pPr>
        <w:tabs>
          <w:tab w:val="num" w:pos="567"/>
        </w:tabs>
        <w:ind w:left="720" w:hanging="363"/>
      </w:pPr>
      <w:rPr>
        <w:rFonts w:ascii="Symbol" w:hAnsi="Symbol" w:hint="default"/>
      </w:rPr>
    </w:lvl>
    <w:lvl w:ilvl="1">
      <w:start w:val="1"/>
      <w:numFmt w:val="bullet"/>
      <w:lvlText w:val=""/>
      <w:lvlJc w:val="left"/>
      <w:pPr>
        <w:tabs>
          <w:tab w:val="num" w:pos="1134"/>
        </w:tabs>
        <w:ind w:left="1134" w:hanging="340"/>
      </w:pPr>
      <w:rPr>
        <w:rFonts w:ascii="Symbol" w:hAnsi="Symbol"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5" w15:restartNumberingAfterBreak="0">
    <w:nsid w:val="57CA2CBF"/>
    <w:multiLevelType w:val="hybridMultilevel"/>
    <w:tmpl w:val="8160D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A96F72"/>
    <w:multiLevelType w:val="hybridMultilevel"/>
    <w:tmpl w:val="02387386"/>
    <w:lvl w:ilvl="0" w:tplc="40090001">
      <w:start w:val="1"/>
      <w:numFmt w:val="bullet"/>
      <w:lvlText w:val=""/>
      <w:lvlJc w:val="left"/>
      <w:pPr>
        <w:ind w:left="1025" w:hanging="360"/>
      </w:pPr>
      <w:rPr>
        <w:rFonts w:ascii="Symbol" w:hAnsi="Symbol"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27"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9" w15:restartNumberingAfterBreak="0">
    <w:nsid w:val="67B67A50"/>
    <w:multiLevelType w:val="hybridMultilevel"/>
    <w:tmpl w:val="E24AD148"/>
    <w:lvl w:ilvl="0" w:tplc="4C6EA0E8">
      <w:start w:val="1"/>
      <w:numFmt w:val="decimal"/>
      <w:pStyle w:val="ListenabsatzNummerierung"/>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DD42B96"/>
    <w:multiLevelType w:val="hybridMultilevel"/>
    <w:tmpl w:val="11F07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3F7C8B"/>
    <w:multiLevelType w:val="hybridMultilevel"/>
    <w:tmpl w:val="C016A3D6"/>
    <w:lvl w:ilvl="0" w:tplc="64C8BF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F40D8D"/>
    <w:multiLevelType w:val="hybridMultilevel"/>
    <w:tmpl w:val="E1E0EB36"/>
    <w:lvl w:ilvl="0" w:tplc="7764C78C">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21"/>
  </w:num>
  <w:num w:numId="4">
    <w:abstractNumId w:val="14"/>
  </w:num>
  <w:num w:numId="5">
    <w:abstractNumId w:val="18"/>
    <w:lvlOverride w:ilvl="0">
      <w:lvl w:ilvl="0">
        <w:numFmt w:val="decimal"/>
        <w:pStyle w:val="berschrift1ohneNummerierung"/>
        <w:lvlText w:val=""/>
        <w:lvlJc w:val="left"/>
      </w:lvl>
    </w:lvlOverride>
    <w:lvlOverride w:ilvl="1">
      <w:lvl w:ilvl="1">
        <w:start w:val="1"/>
        <w:numFmt w:val="decimal"/>
        <w:lvlText w:val="A%2"/>
        <w:lvlJc w:val="left"/>
        <w:pPr>
          <w:ind w:left="851" w:hanging="851"/>
        </w:pPr>
        <w:rPr>
          <w:rFonts w:hint="default"/>
        </w:rPr>
      </w:lvl>
    </w:lvlOverride>
  </w:num>
  <w:num w:numId="6">
    <w:abstractNumId w:val="15"/>
  </w:num>
  <w:num w:numId="7">
    <w:abstractNumId w:val="6"/>
  </w:num>
  <w:num w:numId="8">
    <w:abstractNumId w:val="29"/>
  </w:num>
  <w:num w:numId="9">
    <w:abstractNumId w:val="7"/>
  </w:num>
  <w:num w:numId="10">
    <w:abstractNumId w:val="6"/>
  </w:num>
  <w:num w:numId="11">
    <w:abstractNumId w:val="5"/>
  </w:num>
  <w:num w:numId="12">
    <w:abstractNumId w:val="23"/>
  </w:num>
  <w:num w:numId="13">
    <w:abstractNumId w:val="3"/>
  </w:num>
  <w:num w:numId="14">
    <w:abstractNumId w:val="13"/>
  </w:num>
  <w:num w:numId="15">
    <w:abstractNumId w:val="35"/>
  </w:num>
  <w:num w:numId="16">
    <w:abstractNumId w:val="16"/>
  </w:num>
  <w:num w:numId="17">
    <w:abstractNumId w:val="33"/>
  </w:num>
  <w:num w:numId="18">
    <w:abstractNumId w:val="12"/>
  </w:num>
  <w:num w:numId="19">
    <w:abstractNumId w:val="27"/>
  </w:num>
  <w:num w:numId="20">
    <w:abstractNumId w:val="8"/>
  </w:num>
  <w:num w:numId="21">
    <w:abstractNumId w:val="28"/>
  </w:num>
  <w:num w:numId="22">
    <w:abstractNumId w:val="22"/>
  </w:num>
  <w:num w:numId="23">
    <w:abstractNumId w:val="17"/>
  </w:num>
  <w:num w:numId="24">
    <w:abstractNumId w:val="34"/>
  </w:num>
  <w:num w:numId="25">
    <w:abstractNumId w:val="9"/>
  </w:num>
  <w:num w:numId="26">
    <w:abstractNumId w:val="19"/>
  </w:num>
  <w:num w:numId="27">
    <w:abstractNumId w:val="10"/>
  </w:num>
  <w:num w:numId="28">
    <w:abstractNumId w:val="31"/>
  </w:num>
  <w:num w:numId="29">
    <w:abstractNumId w:val="20"/>
  </w:num>
  <w:num w:numId="30">
    <w:abstractNumId w:val="30"/>
  </w:num>
  <w:num w:numId="31">
    <w:abstractNumId w:val="32"/>
  </w:num>
  <w:num w:numId="32">
    <w:abstractNumId w:val="1"/>
  </w:num>
  <w:num w:numId="33">
    <w:abstractNumId w:val="0"/>
  </w:num>
  <w:num w:numId="34">
    <w:abstractNumId w:val="4"/>
  </w:num>
  <w:num w:numId="35">
    <w:abstractNumId w:val="26"/>
  </w:num>
  <w:num w:numId="36">
    <w:abstractNumId w:val="25"/>
  </w:num>
  <w:num w:numId="37">
    <w:abstractNumId w:val="1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42gab">
    <w15:presenceInfo w15:providerId="None" w15:userId="ga42g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attachedTemplate r:id="rId1"/>
  <w:defaultTabStop w:val="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LSwNDKzsDA3NzKwNLFQ0lEKTi0uzszPAykwqwUAPTQbfCwAAAA="/>
    <w:docVar w:name="E-Porto::GUID" w:val="{ee531b02-988c-4de6-9880-abffd721fb61}"/>
  </w:docVars>
  <w:rsids>
    <w:rsidRoot w:val="004B2AFE"/>
    <w:rsid w:val="000035F2"/>
    <w:rsid w:val="000061B4"/>
    <w:rsid w:val="000078E0"/>
    <w:rsid w:val="00007938"/>
    <w:rsid w:val="00007B8B"/>
    <w:rsid w:val="00011795"/>
    <w:rsid w:val="0001212B"/>
    <w:rsid w:val="0001274B"/>
    <w:rsid w:val="00013389"/>
    <w:rsid w:val="000149E3"/>
    <w:rsid w:val="00015BD7"/>
    <w:rsid w:val="00015F74"/>
    <w:rsid w:val="00016215"/>
    <w:rsid w:val="000177B5"/>
    <w:rsid w:val="00017AF6"/>
    <w:rsid w:val="00021451"/>
    <w:rsid w:val="00021CFD"/>
    <w:rsid w:val="00021FA1"/>
    <w:rsid w:val="00022138"/>
    <w:rsid w:val="0002238E"/>
    <w:rsid w:val="000229D9"/>
    <w:rsid w:val="00023551"/>
    <w:rsid w:val="00023A22"/>
    <w:rsid w:val="0002429F"/>
    <w:rsid w:val="00024A51"/>
    <w:rsid w:val="00025C97"/>
    <w:rsid w:val="00032268"/>
    <w:rsid w:val="00033CAE"/>
    <w:rsid w:val="000346A0"/>
    <w:rsid w:val="00034759"/>
    <w:rsid w:val="00035904"/>
    <w:rsid w:val="00036D8A"/>
    <w:rsid w:val="00036FD0"/>
    <w:rsid w:val="00037A21"/>
    <w:rsid w:val="00037F98"/>
    <w:rsid w:val="00040274"/>
    <w:rsid w:val="000417E3"/>
    <w:rsid w:val="00041999"/>
    <w:rsid w:val="00041E2B"/>
    <w:rsid w:val="00042375"/>
    <w:rsid w:val="00043A22"/>
    <w:rsid w:val="0004461F"/>
    <w:rsid w:val="000465F0"/>
    <w:rsid w:val="00047DBD"/>
    <w:rsid w:val="00050369"/>
    <w:rsid w:val="00050594"/>
    <w:rsid w:val="000505EB"/>
    <w:rsid w:val="000508B2"/>
    <w:rsid w:val="00051AA4"/>
    <w:rsid w:val="00051F51"/>
    <w:rsid w:val="00052A0F"/>
    <w:rsid w:val="00052AE5"/>
    <w:rsid w:val="00053A3C"/>
    <w:rsid w:val="0005498D"/>
    <w:rsid w:val="000559C9"/>
    <w:rsid w:val="00056417"/>
    <w:rsid w:val="000604BB"/>
    <w:rsid w:val="0006092E"/>
    <w:rsid w:val="0006117A"/>
    <w:rsid w:val="00061898"/>
    <w:rsid w:val="00061D2B"/>
    <w:rsid w:val="000623DB"/>
    <w:rsid w:val="00064486"/>
    <w:rsid w:val="00066341"/>
    <w:rsid w:val="00066AE4"/>
    <w:rsid w:val="00067B2B"/>
    <w:rsid w:val="00070347"/>
    <w:rsid w:val="000713BA"/>
    <w:rsid w:val="00075B12"/>
    <w:rsid w:val="00076566"/>
    <w:rsid w:val="000772A9"/>
    <w:rsid w:val="00077C8B"/>
    <w:rsid w:val="000801C2"/>
    <w:rsid w:val="00080801"/>
    <w:rsid w:val="00081EEB"/>
    <w:rsid w:val="000824BF"/>
    <w:rsid w:val="00083104"/>
    <w:rsid w:val="000856FF"/>
    <w:rsid w:val="00085772"/>
    <w:rsid w:val="00086A8E"/>
    <w:rsid w:val="00086F92"/>
    <w:rsid w:val="00086FA0"/>
    <w:rsid w:val="000875D5"/>
    <w:rsid w:val="0008774A"/>
    <w:rsid w:val="0009117A"/>
    <w:rsid w:val="00092029"/>
    <w:rsid w:val="0009412C"/>
    <w:rsid w:val="000947D3"/>
    <w:rsid w:val="0009488C"/>
    <w:rsid w:val="00095F00"/>
    <w:rsid w:val="00095F9B"/>
    <w:rsid w:val="000968F8"/>
    <w:rsid w:val="000976E9"/>
    <w:rsid w:val="00097805"/>
    <w:rsid w:val="00097FDE"/>
    <w:rsid w:val="000A05E6"/>
    <w:rsid w:val="000A0D9B"/>
    <w:rsid w:val="000A0E93"/>
    <w:rsid w:val="000A2CA4"/>
    <w:rsid w:val="000A3D2E"/>
    <w:rsid w:val="000A4D0D"/>
    <w:rsid w:val="000A4ECE"/>
    <w:rsid w:val="000A5866"/>
    <w:rsid w:val="000A6065"/>
    <w:rsid w:val="000B0306"/>
    <w:rsid w:val="000B0734"/>
    <w:rsid w:val="000B13B9"/>
    <w:rsid w:val="000B15BC"/>
    <w:rsid w:val="000B1B8B"/>
    <w:rsid w:val="000B1CDE"/>
    <w:rsid w:val="000B2A82"/>
    <w:rsid w:val="000B34E6"/>
    <w:rsid w:val="000B4E67"/>
    <w:rsid w:val="000B53C4"/>
    <w:rsid w:val="000B5814"/>
    <w:rsid w:val="000B6662"/>
    <w:rsid w:val="000B6BCE"/>
    <w:rsid w:val="000B77FF"/>
    <w:rsid w:val="000C03F0"/>
    <w:rsid w:val="000C0656"/>
    <w:rsid w:val="000C29DC"/>
    <w:rsid w:val="000C2CA5"/>
    <w:rsid w:val="000C42FA"/>
    <w:rsid w:val="000C4B74"/>
    <w:rsid w:val="000C574D"/>
    <w:rsid w:val="000C66E9"/>
    <w:rsid w:val="000C6CDE"/>
    <w:rsid w:val="000C7E41"/>
    <w:rsid w:val="000D0445"/>
    <w:rsid w:val="000D29C1"/>
    <w:rsid w:val="000D2A06"/>
    <w:rsid w:val="000D5969"/>
    <w:rsid w:val="000D6751"/>
    <w:rsid w:val="000D6E36"/>
    <w:rsid w:val="000D7ABE"/>
    <w:rsid w:val="000D7AC0"/>
    <w:rsid w:val="000E1251"/>
    <w:rsid w:val="000E1CB7"/>
    <w:rsid w:val="000E1EDF"/>
    <w:rsid w:val="000E2405"/>
    <w:rsid w:val="000E2862"/>
    <w:rsid w:val="000E2A23"/>
    <w:rsid w:val="000E3DE5"/>
    <w:rsid w:val="000E4CAF"/>
    <w:rsid w:val="000E699B"/>
    <w:rsid w:val="000E7CF1"/>
    <w:rsid w:val="000E7F4E"/>
    <w:rsid w:val="000F0744"/>
    <w:rsid w:val="000F1E98"/>
    <w:rsid w:val="000F1FC8"/>
    <w:rsid w:val="000F27D6"/>
    <w:rsid w:val="000F2DA7"/>
    <w:rsid w:val="000F5364"/>
    <w:rsid w:val="000F6CAE"/>
    <w:rsid w:val="000F77B0"/>
    <w:rsid w:val="000F7A28"/>
    <w:rsid w:val="001004B6"/>
    <w:rsid w:val="0010063C"/>
    <w:rsid w:val="0010176F"/>
    <w:rsid w:val="001037C3"/>
    <w:rsid w:val="00103A7B"/>
    <w:rsid w:val="00104E8A"/>
    <w:rsid w:val="00105E8E"/>
    <w:rsid w:val="00107CED"/>
    <w:rsid w:val="00110232"/>
    <w:rsid w:val="001110F2"/>
    <w:rsid w:val="0011231F"/>
    <w:rsid w:val="00112C45"/>
    <w:rsid w:val="00114DFF"/>
    <w:rsid w:val="0011510F"/>
    <w:rsid w:val="0011527C"/>
    <w:rsid w:val="00115835"/>
    <w:rsid w:val="001205DC"/>
    <w:rsid w:val="00120F4B"/>
    <w:rsid w:val="001224D8"/>
    <w:rsid w:val="00122D52"/>
    <w:rsid w:val="00123414"/>
    <w:rsid w:val="00123FB3"/>
    <w:rsid w:val="00124AA5"/>
    <w:rsid w:val="00124AFD"/>
    <w:rsid w:val="00125090"/>
    <w:rsid w:val="00125EE2"/>
    <w:rsid w:val="001262CA"/>
    <w:rsid w:val="00126D09"/>
    <w:rsid w:val="00127DFE"/>
    <w:rsid w:val="001303DA"/>
    <w:rsid w:val="001313BD"/>
    <w:rsid w:val="001322F3"/>
    <w:rsid w:val="00132B91"/>
    <w:rsid w:val="00133999"/>
    <w:rsid w:val="001357B7"/>
    <w:rsid w:val="00137C04"/>
    <w:rsid w:val="00141F3A"/>
    <w:rsid w:val="00142922"/>
    <w:rsid w:val="00142A13"/>
    <w:rsid w:val="00142EEA"/>
    <w:rsid w:val="0014498E"/>
    <w:rsid w:val="00146F97"/>
    <w:rsid w:val="00147DEC"/>
    <w:rsid w:val="00152A0A"/>
    <w:rsid w:val="00152EF5"/>
    <w:rsid w:val="0015429E"/>
    <w:rsid w:val="00154582"/>
    <w:rsid w:val="00154855"/>
    <w:rsid w:val="00155AAD"/>
    <w:rsid w:val="001567A6"/>
    <w:rsid w:val="00156A02"/>
    <w:rsid w:val="00160313"/>
    <w:rsid w:val="0016088F"/>
    <w:rsid w:val="00160E66"/>
    <w:rsid w:val="00160F76"/>
    <w:rsid w:val="00163AB9"/>
    <w:rsid w:val="00163DC9"/>
    <w:rsid w:val="00167198"/>
    <w:rsid w:val="00170679"/>
    <w:rsid w:val="00170A5F"/>
    <w:rsid w:val="00170FC6"/>
    <w:rsid w:val="001738BA"/>
    <w:rsid w:val="00173B4B"/>
    <w:rsid w:val="0017447E"/>
    <w:rsid w:val="00174ACA"/>
    <w:rsid w:val="0017550B"/>
    <w:rsid w:val="00175F76"/>
    <w:rsid w:val="001761D0"/>
    <w:rsid w:val="00176989"/>
    <w:rsid w:val="001773AB"/>
    <w:rsid w:val="001774F3"/>
    <w:rsid w:val="0018043B"/>
    <w:rsid w:val="00181256"/>
    <w:rsid w:val="00182CFE"/>
    <w:rsid w:val="0018304B"/>
    <w:rsid w:val="001831A6"/>
    <w:rsid w:val="001837D8"/>
    <w:rsid w:val="00183860"/>
    <w:rsid w:val="00183D84"/>
    <w:rsid w:val="00184ACC"/>
    <w:rsid w:val="001869B0"/>
    <w:rsid w:val="00186B53"/>
    <w:rsid w:val="00187A9F"/>
    <w:rsid w:val="00190C8B"/>
    <w:rsid w:val="001914B4"/>
    <w:rsid w:val="001917B2"/>
    <w:rsid w:val="00192096"/>
    <w:rsid w:val="00193C8B"/>
    <w:rsid w:val="001953E5"/>
    <w:rsid w:val="00195DED"/>
    <w:rsid w:val="001972B6"/>
    <w:rsid w:val="001A0597"/>
    <w:rsid w:val="001A1B66"/>
    <w:rsid w:val="001A2374"/>
    <w:rsid w:val="001A455C"/>
    <w:rsid w:val="001A5D4E"/>
    <w:rsid w:val="001A6BF0"/>
    <w:rsid w:val="001A7A66"/>
    <w:rsid w:val="001A7D22"/>
    <w:rsid w:val="001A7ED4"/>
    <w:rsid w:val="001B0F3A"/>
    <w:rsid w:val="001B1524"/>
    <w:rsid w:val="001B16F9"/>
    <w:rsid w:val="001B1ED2"/>
    <w:rsid w:val="001B2ED6"/>
    <w:rsid w:val="001B38E0"/>
    <w:rsid w:val="001B4D75"/>
    <w:rsid w:val="001B5692"/>
    <w:rsid w:val="001B5697"/>
    <w:rsid w:val="001B5B0F"/>
    <w:rsid w:val="001B5E76"/>
    <w:rsid w:val="001B5EE1"/>
    <w:rsid w:val="001B6414"/>
    <w:rsid w:val="001B7114"/>
    <w:rsid w:val="001B71F1"/>
    <w:rsid w:val="001C0C5A"/>
    <w:rsid w:val="001C11E4"/>
    <w:rsid w:val="001C17B2"/>
    <w:rsid w:val="001C1A43"/>
    <w:rsid w:val="001C1EA8"/>
    <w:rsid w:val="001C27BC"/>
    <w:rsid w:val="001C2B2E"/>
    <w:rsid w:val="001C33A2"/>
    <w:rsid w:val="001C5459"/>
    <w:rsid w:val="001C60CF"/>
    <w:rsid w:val="001C7587"/>
    <w:rsid w:val="001C7AB7"/>
    <w:rsid w:val="001D077C"/>
    <w:rsid w:val="001D0D4F"/>
    <w:rsid w:val="001D0E69"/>
    <w:rsid w:val="001D1A9B"/>
    <w:rsid w:val="001D2F8F"/>
    <w:rsid w:val="001D3395"/>
    <w:rsid w:val="001D37F5"/>
    <w:rsid w:val="001D5683"/>
    <w:rsid w:val="001D5796"/>
    <w:rsid w:val="001D57A3"/>
    <w:rsid w:val="001E03CA"/>
    <w:rsid w:val="001E1DFB"/>
    <w:rsid w:val="001E46FD"/>
    <w:rsid w:val="001E5F34"/>
    <w:rsid w:val="001F1855"/>
    <w:rsid w:val="001F20F5"/>
    <w:rsid w:val="001F2851"/>
    <w:rsid w:val="001F29EB"/>
    <w:rsid w:val="001F3EBE"/>
    <w:rsid w:val="001F4C81"/>
    <w:rsid w:val="001F5086"/>
    <w:rsid w:val="001F6E14"/>
    <w:rsid w:val="0020100C"/>
    <w:rsid w:val="002010C1"/>
    <w:rsid w:val="002010C2"/>
    <w:rsid w:val="00201250"/>
    <w:rsid w:val="002023D4"/>
    <w:rsid w:val="002025FB"/>
    <w:rsid w:val="00204235"/>
    <w:rsid w:val="00204994"/>
    <w:rsid w:val="00205A2D"/>
    <w:rsid w:val="0020774F"/>
    <w:rsid w:val="0021177F"/>
    <w:rsid w:val="00211BE7"/>
    <w:rsid w:val="0021453A"/>
    <w:rsid w:val="00214ECC"/>
    <w:rsid w:val="00214F99"/>
    <w:rsid w:val="00215D5F"/>
    <w:rsid w:val="002203D9"/>
    <w:rsid w:val="00220AE7"/>
    <w:rsid w:val="0022152C"/>
    <w:rsid w:val="002218B9"/>
    <w:rsid w:val="00222128"/>
    <w:rsid w:val="0022226B"/>
    <w:rsid w:val="00223A73"/>
    <w:rsid w:val="00224AEC"/>
    <w:rsid w:val="00224FA7"/>
    <w:rsid w:val="002264E6"/>
    <w:rsid w:val="0022717E"/>
    <w:rsid w:val="00227B9D"/>
    <w:rsid w:val="00230DEF"/>
    <w:rsid w:val="00230FA6"/>
    <w:rsid w:val="002313BF"/>
    <w:rsid w:val="00231B18"/>
    <w:rsid w:val="00231D7D"/>
    <w:rsid w:val="0023421C"/>
    <w:rsid w:val="0023498D"/>
    <w:rsid w:val="002360E0"/>
    <w:rsid w:val="0023640E"/>
    <w:rsid w:val="00236B40"/>
    <w:rsid w:val="00236E66"/>
    <w:rsid w:val="00237729"/>
    <w:rsid w:val="00237DB4"/>
    <w:rsid w:val="002434C7"/>
    <w:rsid w:val="00243E68"/>
    <w:rsid w:val="00244A9C"/>
    <w:rsid w:val="00245A42"/>
    <w:rsid w:val="002462CB"/>
    <w:rsid w:val="0025135A"/>
    <w:rsid w:val="0025338B"/>
    <w:rsid w:val="002542AB"/>
    <w:rsid w:val="002544B2"/>
    <w:rsid w:val="002545A4"/>
    <w:rsid w:val="002547D4"/>
    <w:rsid w:val="002557CC"/>
    <w:rsid w:val="00255CB0"/>
    <w:rsid w:val="0026014E"/>
    <w:rsid w:val="0026024D"/>
    <w:rsid w:val="002612A9"/>
    <w:rsid w:val="002618F2"/>
    <w:rsid w:val="002620B2"/>
    <w:rsid w:val="00263959"/>
    <w:rsid w:val="00263AE1"/>
    <w:rsid w:val="00264086"/>
    <w:rsid w:val="0026703E"/>
    <w:rsid w:val="00267C63"/>
    <w:rsid w:val="00270486"/>
    <w:rsid w:val="00270EA1"/>
    <w:rsid w:val="00272828"/>
    <w:rsid w:val="00272C0B"/>
    <w:rsid w:val="002746B8"/>
    <w:rsid w:val="002757DA"/>
    <w:rsid w:val="0027580B"/>
    <w:rsid w:val="00275A0A"/>
    <w:rsid w:val="00277260"/>
    <w:rsid w:val="00277B02"/>
    <w:rsid w:val="00280038"/>
    <w:rsid w:val="002812C6"/>
    <w:rsid w:val="00281CAA"/>
    <w:rsid w:val="002871FC"/>
    <w:rsid w:val="002909F8"/>
    <w:rsid w:val="00290E25"/>
    <w:rsid w:val="002916F1"/>
    <w:rsid w:val="00291AA4"/>
    <w:rsid w:val="00291E68"/>
    <w:rsid w:val="00292549"/>
    <w:rsid w:val="002936F9"/>
    <w:rsid w:val="002938A1"/>
    <w:rsid w:val="00294178"/>
    <w:rsid w:val="00295741"/>
    <w:rsid w:val="00296520"/>
    <w:rsid w:val="002970C4"/>
    <w:rsid w:val="00297104"/>
    <w:rsid w:val="00297907"/>
    <w:rsid w:val="002A0A80"/>
    <w:rsid w:val="002A14DD"/>
    <w:rsid w:val="002A22AB"/>
    <w:rsid w:val="002A2F4E"/>
    <w:rsid w:val="002A3582"/>
    <w:rsid w:val="002A440A"/>
    <w:rsid w:val="002A5631"/>
    <w:rsid w:val="002A5F61"/>
    <w:rsid w:val="002B0660"/>
    <w:rsid w:val="002B0714"/>
    <w:rsid w:val="002B0D40"/>
    <w:rsid w:val="002B236D"/>
    <w:rsid w:val="002B2DAD"/>
    <w:rsid w:val="002B350E"/>
    <w:rsid w:val="002B4CFB"/>
    <w:rsid w:val="002B7518"/>
    <w:rsid w:val="002C04BD"/>
    <w:rsid w:val="002C0EC5"/>
    <w:rsid w:val="002C0FC2"/>
    <w:rsid w:val="002C116C"/>
    <w:rsid w:val="002C12F7"/>
    <w:rsid w:val="002C1DBB"/>
    <w:rsid w:val="002C493F"/>
    <w:rsid w:val="002C4D6D"/>
    <w:rsid w:val="002C5274"/>
    <w:rsid w:val="002C5C28"/>
    <w:rsid w:val="002C6D9D"/>
    <w:rsid w:val="002D060E"/>
    <w:rsid w:val="002D0A69"/>
    <w:rsid w:val="002D10C8"/>
    <w:rsid w:val="002D1DE7"/>
    <w:rsid w:val="002D2147"/>
    <w:rsid w:val="002D2BB5"/>
    <w:rsid w:val="002D344E"/>
    <w:rsid w:val="002D3DC3"/>
    <w:rsid w:val="002D44BB"/>
    <w:rsid w:val="002D4FC7"/>
    <w:rsid w:val="002D5C0C"/>
    <w:rsid w:val="002D707A"/>
    <w:rsid w:val="002E0969"/>
    <w:rsid w:val="002E0A11"/>
    <w:rsid w:val="002E0B62"/>
    <w:rsid w:val="002E171D"/>
    <w:rsid w:val="002E1ED2"/>
    <w:rsid w:val="002E38BE"/>
    <w:rsid w:val="002E4402"/>
    <w:rsid w:val="002E5F64"/>
    <w:rsid w:val="002E6278"/>
    <w:rsid w:val="002F15C5"/>
    <w:rsid w:val="002F2CAD"/>
    <w:rsid w:val="002F3345"/>
    <w:rsid w:val="002F3383"/>
    <w:rsid w:val="002F3CB1"/>
    <w:rsid w:val="002F3DAD"/>
    <w:rsid w:val="002F498C"/>
    <w:rsid w:val="002F4A91"/>
    <w:rsid w:val="002F5415"/>
    <w:rsid w:val="002F7967"/>
    <w:rsid w:val="002F7B53"/>
    <w:rsid w:val="0030090D"/>
    <w:rsid w:val="00300CEE"/>
    <w:rsid w:val="00301AB3"/>
    <w:rsid w:val="003029AE"/>
    <w:rsid w:val="00304B58"/>
    <w:rsid w:val="00304BF0"/>
    <w:rsid w:val="0030577F"/>
    <w:rsid w:val="003066AB"/>
    <w:rsid w:val="00306B03"/>
    <w:rsid w:val="00306E36"/>
    <w:rsid w:val="00307951"/>
    <w:rsid w:val="0031177E"/>
    <w:rsid w:val="00313E04"/>
    <w:rsid w:val="00313E42"/>
    <w:rsid w:val="00315118"/>
    <w:rsid w:val="00315C84"/>
    <w:rsid w:val="00320E85"/>
    <w:rsid w:val="00321CA0"/>
    <w:rsid w:val="003221B8"/>
    <w:rsid w:val="003244FE"/>
    <w:rsid w:val="00325313"/>
    <w:rsid w:val="003259B0"/>
    <w:rsid w:val="003263E2"/>
    <w:rsid w:val="00327CEE"/>
    <w:rsid w:val="003313E2"/>
    <w:rsid w:val="003328BE"/>
    <w:rsid w:val="003331A9"/>
    <w:rsid w:val="0033339C"/>
    <w:rsid w:val="0033446D"/>
    <w:rsid w:val="00334B7E"/>
    <w:rsid w:val="00335A53"/>
    <w:rsid w:val="00336302"/>
    <w:rsid w:val="003379A4"/>
    <w:rsid w:val="00337E15"/>
    <w:rsid w:val="00341491"/>
    <w:rsid w:val="0034161E"/>
    <w:rsid w:val="00342127"/>
    <w:rsid w:val="00343207"/>
    <w:rsid w:val="00347034"/>
    <w:rsid w:val="003505DF"/>
    <w:rsid w:val="003510C7"/>
    <w:rsid w:val="003516C2"/>
    <w:rsid w:val="003516CB"/>
    <w:rsid w:val="00352645"/>
    <w:rsid w:val="00352A44"/>
    <w:rsid w:val="003539AB"/>
    <w:rsid w:val="00353FB7"/>
    <w:rsid w:val="0035494A"/>
    <w:rsid w:val="00355045"/>
    <w:rsid w:val="00355A1F"/>
    <w:rsid w:val="00356E06"/>
    <w:rsid w:val="00360476"/>
    <w:rsid w:val="00360B4E"/>
    <w:rsid w:val="00362A93"/>
    <w:rsid w:val="00364923"/>
    <w:rsid w:val="00365238"/>
    <w:rsid w:val="003654A7"/>
    <w:rsid w:val="003702E0"/>
    <w:rsid w:val="0037081C"/>
    <w:rsid w:val="0037219E"/>
    <w:rsid w:val="00373555"/>
    <w:rsid w:val="003741FF"/>
    <w:rsid w:val="00374C31"/>
    <w:rsid w:val="00375D39"/>
    <w:rsid w:val="00376ADE"/>
    <w:rsid w:val="00376C80"/>
    <w:rsid w:val="00377100"/>
    <w:rsid w:val="00377B4F"/>
    <w:rsid w:val="003805DC"/>
    <w:rsid w:val="0038133F"/>
    <w:rsid w:val="0038160D"/>
    <w:rsid w:val="00383F93"/>
    <w:rsid w:val="00385944"/>
    <w:rsid w:val="00385CB0"/>
    <w:rsid w:val="00386262"/>
    <w:rsid w:val="00386548"/>
    <w:rsid w:val="00386EB8"/>
    <w:rsid w:val="00387774"/>
    <w:rsid w:val="00387C7A"/>
    <w:rsid w:val="003910A9"/>
    <w:rsid w:val="00391504"/>
    <w:rsid w:val="0039176E"/>
    <w:rsid w:val="00394051"/>
    <w:rsid w:val="003945D8"/>
    <w:rsid w:val="00396B67"/>
    <w:rsid w:val="003975D0"/>
    <w:rsid w:val="003A058D"/>
    <w:rsid w:val="003A0E26"/>
    <w:rsid w:val="003A16DF"/>
    <w:rsid w:val="003A4DC8"/>
    <w:rsid w:val="003A589E"/>
    <w:rsid w:val="003A62CF"/>
    <w:rsid w:val="003A6C01"/>
    <w:rsid w:val="003A6DDF"/>
    <w:rsid w:val="003A73C4"/>
    <w:rsid w:val="003B0366"/>
    <w:rsid w:val="003B1099"/>
    <w:rsid w:val="003B1299"/>
    <w:rsid w:val="003B309C"/>
    <w:rsid w:val="003B4DF4"/>
    <w:rsid w:val="003B5D25"/>
    <w:rsid w:val="003C069E"/>
    <w:rsid w:val="003C0995"/>
    <w:rsid w:val="003C0B46"/>
    <w:rsid w:val="003C0DEE"/>
    <w:rsid w:val="003C1F36"/>
    <w:rsid w:val="003C2C52"/>
    <w:rsid w:val="003C4016"/>
    <w:rsid w:val="003C51FA"/>
    <w:rsid w:val="003C52CC"/>
    <w:rsid w:val="003C7F6F"/>
    <w:rsid w:val="003D1276"/>
    <w:rsid w:val="003D306E"/>
    <w:rsid w:val="003D3173"/>
    <w:rsid w:val="003D3940"/>
    <w:rsid w:val="003D3AFC"/>
    <w:rsid w:val="003D4192"/>
    <w:rsid w:val="003D45F5"/>
    <w:rsid w:val="003D52FE"/>
    <w:rsid w:val="003D58AD"/>
    <w:rsid w:val="003D5FA2"/>
    <w:rsid w:val="003D6967"/>
    <w:rsid w:val="003D7BA5"/>
    <w:rsid w:val="003E00C9"/>
    <w:rsid w:val="003E00EC"/>
    <w:rsid w:val="003E056D"/>
    <w:rsid w:val="003E06AD"/>
    <w:rsid w:val="003E112E"/>
    <w:rsid w:val="003E13AF"/>
    <w:rsid w:val="003E1CA3"/>
    <w:rsid w:val="003E287A"/>
    <w:rsid w:val="003E2D86"/>
    <w:rsid w:val="003E2E96"/>
    <w:rsid w:val="003E2ECC"/>
    <w:rsid w:val="003E3139"/>
    <w:rsid w:val="003E4109"/>
    <w:rsid w:val="003E562F"/>
    <w:rsid w:val="003E595D"/>
    <w:rsid w:val="003E6069"/>
    <w:rsid w:val="003E6342"/>
    <w:rsid w:val="003E6BCC"/>
    <w:rsid w:val="003F074D"/>
    <w:rsid w:val="003F1635"/>
    <w:rsid w:val="003F339B"/>
    <w:rsid w:val="003F3421"/>
    <w:rsid w:val="003F376A"/>
    <w:rsid w:val="003F3D1D"/>
    <w:rsid w:val="003F4D57"/>
    <w:rsid w:val="003F4D8B"/>
    <w:rsid w:val="003F4EE6"/>
    <w:rsid w:val="003F7F2A"/>
    <w:rsid w:val="00400135"/>
    <w:rsid w:val="00403B07"/>
    <w:rsid w:val="004046EE"/>
    <w:rsid w:val="004047C1"/>
    <w:rsid w:val="004047C8"/>
    <w:rsid w:val="00407065"/>
    <w:rsid w:val="00407512"/>
    <w:rsid w:val="00411051"/>
    <w:rsid w:val="004128FF"/>
    <w:rsid w:val="00412E1A"/>
    <w:rsid w:val="0041469A"/>
    <w:rsid w:val="00414E36"/>
    <w:rsid w:val="00415105"/>
    <w:rsid w:val="0041575E"/>
    <w:rsid w:val="004160A5"/>
    <w:rsid w:val="0041636B"/>
    <w:rsid w:val="0041771D"/>
    <w:rsid w:val="0042042B"/>
    <w:rsid w:val="0042049D"/>
    <w:rsid w:val="0042130D"/>
    <w:rsid w:val="00421D76"/>
    <w:rsid w:val="00421F14"/>
    <w:rsid w:val="00422EA6"/>
    <w:rsid w:val="00423A4E"/>
    <w:rsid w:val="00425041"/>
    <w:rsid w:val="00425612"/>
    <w:rsid w:val="00425C2A"/>
    <w:rsid w:val="00425CCA"/>
    <w:rsid w:val="00426018"/>
    <w:rsid w:val="00426327"/>
    <w:rsid w:val="0043002A"/>
    <w:rsid w:val="00430DDC"/>
    <w:rsid w:val="004318B7"/>
    <w:rsid w:val="00433501"/>
    <w:rsid w:val="0043392F"/>
    <w:rsid w:val="00433A3A"/>
    <w:rsid w:val="0043466A"/>
    <w:rsid w:val="004353C6"/>
    <w:rsid w:val="00435C10"/>
    <w:rsid w:val="00435CBF"/>
    <w:rsid w:val="00435FB6"/>
    <w:rsid w:val="0043603D"/>
    <w:rsid w:val="00437B42"/>
    <w:rsid w:val="00441BF8"/>
    <w:rsid w:val="004442A9"/>
    <w:rsid w:val="00444928"/>
    <w:rsid w:val="00444929"/>
    <w:rsid w:val="004462FC"/>
    <w:rsid w:val="00452B72"/>
    <w:rsid w:val="00453978"/>
    <w:rsid w:val="004541FD"/>
    <w:rsid w:val="00454277"/>
    <w:rsid w:val="0045565C"/>
    <w:rsid w:val="00456AE6"/>
    <w:rsid w:val="00456C7D"/>
    <w:rsid w:val="00457287"/>
    <w:rsid w:val="00460644"/>
    <w:rsid w:val="004606E9"/>
    <w:rsid w:val="00460EDC"/>
    <w:rsid w:val="00461D88"/>
    <w:rsid w:val="00462A87"/>
    <w:rsid w:val="0046362B"/>
    <w:rsid w:val="004666FB"/>
    <w:rsid w:val="00466C52"/>
    <w:rsid w:val="004702D5"/>
    <w:rsid w:val="00473055"/>
    <w:rsid w:val="004730EE"/>
    <w:rsid w:val="004735FD"/>
    <w:rsid w:val="00473E29"/>
    <w:rsid w:val="00474AA8"/>
    <w:rsid w:val="00475231"/>
    <w:rsid w:val="004753D1"/>
    <w:rsid w:val="004760E4"/>
    <w:rsid w:val="0047640F"/>
    <w:rsid w:val="00476FF7"/>
    <w:rsid w:val="004804DE"/>
    <w:rsid w:val="00480570"/>
    <w:rsid w:val="0048085C"/>
    <w:rsid w:val="00482B4A"/>
    <w:rsid w:val="004835EC"/>
    <w:rsid w:val="00483BEC"/>
    <w:rsid w:val="00486760"/>
    <w:rsid w:val="00490217"/>
    <w:rsid w:val="00490B48"/>
    <w:rsid w:val="004918CE"/>
    <w:rsid w:val="00492CBE"/>
    <w:rsid w:val="004949BD"/>
    <w:rsid w:val="00496014"/>
    <w:rsid w:val="004975CD"/>
    <w:rsid w:val="0049795A"/>
    <w:rsid w:val="004A0E47"/>
    <w:rsid w:val="004A1120"/>
    <w:rsid w:val="004A1376"/>
    <w:rsid w:val="004A2E93"/>
    <w:rsid w:val="004A2EDB"/>
    <w:rsid w:val="004A371D"/>
    <w:rsid w:val="004A3FBA"/>
    <w:rsid w:val="004A5F48"/>
    <w:rsid w:val="004B0A3D"/>
    <w:rsid w:val="004B141F"/>
    <w:rsid w:val="004B1F46"/>
    <w:rsid w:val="004B2185"/>
    <w:rsid w:val="004B232B"/>
    <w:rsid w:val="004B2AFE"/>
    <w:rsid w:val="004B2DA1"/>
    <w:rsid w:val="004B335F"/>
    <w:rsid w:val="004B3365"/>
    <w:rsid w:val="004B4CE7"/>
    <w:rsid w:val="004B50D6"/>
    <w:rsid w:val="004B708E"/>
    <w:rsid w:val="004B726E"/>
    <w:rsid w:val="004B7A58"/>
    <w:rsid w:val="004B7CD8"/>
    <w:rsid w:val="004C04CC"/>
    <w:rsid w:val="004C0F7B"/>
    <w:rsid w:val="004C1953"/>
    <w:rsid w:val="004C2734"/>
    <w:rsid w:val="004C3603"/>
    <w:rsid w:val="004C382D"/>
    <w:rsid w:val="004C3955"/>
    <w:rsid w:val="004C48D5"/>
    <w:rsid w:val="004C4C04"/>
    <w:rsid w:val="004C55CE"/>
    <w:rsid w:val="004C5675"/>
    <w:rsid w:val="004C56FA"/>
    <w:rsid w:val="004C57F6"/>
    <w:rsid w:val="004C6631"/>
    <w:rsid w:val="004C676E"/>
    <w:rsid w:val="004C67BD"/>
    <w:rsid w:val="004D030A"/>
    <w:rsid w:val="004D3510"/>
    <w:rsid w:val="004D527A"/>
    <w:rsid w:val="004D5E57"/>
    <w:rsid w:val="004D61B4"/>
    <w:rsid w:val="004D6FD1"/>
    <w:rsid w:val="004E1EF4"/>
    <w:rsid w:val="004E2A17"/>
    <w:rsid w:val="004E3475"/>
    <w:rsid w:val="004E3FA9"/>
    <w:rsid w:val="004E41BA"/>
    <w:rsid w:val="004E4426"/>
    <w:rsid w:val="004E4665"/>
    <w:rsid w:val="004E5279"/>
    <w:rsid w:val="004E5B18"/>
    <w:rsid w:val="004E5B71"/>
    <w:rsid w:val="004E7974"/>
    <w:rsid w:val="004F0BCE"/>
    <w:rsid w:val="004F1039"/>
    <w:rsid w:val="004F256C"/>
    <w:rsid w:val="004F31A1"/>
    <w:rsid w:val="004F7584"/>
    <w:rsid w:val="005004DF"/>
    <w:rsid w:val="005015FC"/>
    <w:rsid w:val="00501947"/>
    <w:rsid w:val="00501C4A"/>
    <w:rsid w:val="00502184"/>
    <w:rsid w:val="0050252D"/>
    <w:rsid w:val="00502A1F"/>
    <w:rsid w:val="00503205"/>
    <w:rsid w:val="00503678"/>
    <w:rsid w:val="005040B1"/>
    <w:rsid w:val="0050559A"/>
    <w:rsid w:val="00505E9A"/>
    <w:rsid w:val="00505ED0"/>
    <w:rsid w:val="005065DE"/>
    <w:rsid w:val="005071C1"/>
    <w:rsid w:val="005101DF"/>
    <w:rsid w:val="00510E76"/>
    <w:rsid w:val="005110AD"/>
    <w:rsid w:val="00511391"/>
    <w:rsid w:val="0051215E"/>
    <w:rsid w:val="005127C5"/>
    <w:rsid w:val="00512CE5"/>
    <w:rsid w:val="00512DE5"/>
    <w:rsid w:val="00513320"/>
    <w:rsid w:val="005148BF"/>
    <w:rsid w:val="00517A12"/>
    <w:rsid w:val="00517C8F"/>
    <w:rsid w:val="00520BE0"/>
    <w:rsid w:val="005210CB"/>
    <w:rsid w:val="00522B07"/>
    <w:rsid w:val="0052398B"/>
    <w:rsid w:val="00525115"/>
    <w:rsid w:val="00525703"/>
    <w:rsid w:val="005264CE"/>
    <w:rsid w:val="00527709"/>
    <w:rsid w:val="00531491"/>
    <w:rsid w:val="0053167F"/>
    <w:rsid w:val="00531AFA"/>
    <w:rsid w:val="00533AC3"/>
    <w:rsid w:val="0053488F"/>
    <w:rsid w:val="00535963"/>
    <w:rsid w:val="00536FE6"/>
    <w:rsid w:val="00537045"/>
    <w:rsid w:val="0053792E"/>
    <w:rsid w:val="00540D00"/>
    <w:rsid w:val="00541403"/>
    <w:rsid w:val="00541E1D"/>
    <w:rsid w:val="00543F59"/>
    <w:rsid w:val="0054632C"/>
    <w:rsid w:val="00552E29"/>
    <w:rsid w:val="005559C4"/>
    <w:rsid w:val="00555E6C"/>
    <w:rsid w:val="005562B8"/>
    <w:rsid w:val="00556B55"/>
    <w:rsid w:val="00556C5C"/>
    <w:rsid w:val="00557D1D"/>
    <w:rsid w:val="0056057C"/>
    <w:rsid w:val="005616FF"/>
    <w:rsid w:val="00561DD7"/>
    <w:rsid w:val="00561F70"/>
    <w:rsid w:val="00565709"/>
    <w:rsid w:val="00565C63"/>
    <w:rsid w:val="00565D08"/>
    <w:rsid w:val="005718DD"/>
    <w:rsid w:val="0057198A"/>
    <w:rsid w:val="005731BD"/>
    <w:rsid w:val="00574975"/>
    <w:rsid w:val="00574988"/>
    <w:rsid w:val="00574BE9"/>
    <w:rsid w:val="005752BC"/>
    <w:rsid w:val="005776AB"/>
    <w:rsid w:val="005777DC"/>
    <w:rsid w:val="00580BC8"/>
    <w:rsid w:val="00582193"/>
    <w:rsid w:val="00582C85"/>
    <w:rsid w:val="00582DD7"/>
    <w:rsid w:val="0058323B"/>
    <w:rsid w:val="005846F5"/>
    <w:rsid w:val="00585519"/>
    <w:rsid w:val="005860BE"/>
    <w:rsid w:val="00586EAF"/>
    <w:rsid w:val="00587585"/>
    <w:rsid w:val="00587CF6"/>
    <w:rsid w:val="005926AA"/>
    <w:rsid w:val="00593128"/>
    <w:rsid w:val="00593685"/>
    <w:rsid w:val="00593DF9"/>
    <w:rsid w:val="00595348"/>
    <w:rsid w:val="005953C7"/>
    <w:rsid w:val="0059600E"/>
    <w:rsid w:val="00596743"/>
    <w:rsid w:val="0059690A"/>
    <w:rsid w:val="00596F1D"/>
    <w:rsid w:val="005A15C0"/>
    <w:rsid w:val="005A18D2"/>
    <w:rsid w:val="005A274A"/>
    <w:rsid w:val="005A40EB"/>
    <w:rsid w:val="005A6141"/>
    <w:rsid w:val="005A73EC"/>
    <w:rsid w:val="005B0B76"/>
    <w:rsid w:val="005B2219"/>
    <w:rsid w:val="005B30BE"/>
    <w:rsid w:val="005B346D"/>
    <w:rsid w:val="005B3B6D"/>
    <w:rsid w:val="005B4DBB"/>
    <w:rsid w:val="005B5F89"/>
    <w:rsid w:val="005B66CE"/>
    <w:rsid w:val="005B7A26"/>
    <w:rsid w:val="005C0AA8"/>
    <w:rsid w:val="005C138C"/>
    <w:rsid w:val="005C3CE8"/>
    <w:rsid w:val="005C3DA4"/>
    <w:rsid w:val="005C4598"/>
    <w:rsid w:val="005C4863"/>
    <w:rsid w:val="005C4BE4"/>
    <w:rsid w:val="005C504B"/>
    <w:rsid w:val="005C5845"/>
    <w:rsid w:val="005D2D5A"/>
    <w:rsid w:val="005D5762"/>
    <w:rsid w:val="005D68D9"/>
    <w:rsid w:val="005D6995"/>
    <w:rsid w:val="005D6D0E"/>
    <w:rsid w:val="005E21B2"/>
    <w:rsid w:val="005E26A7"/>
    <w:rsid w:val="005E26DD"/>
    <w:rsid w:val="005E2701"/>
    <w:rsid w:val="005E33AB"/>
    <w:rsid w:val="005E5BE7"/>
    <w:rsid w:val="005E6015"/>
    <w:rsid w:val="005E69E0"/>
    <w:rsid w:val="005E7789"/>
    <w:rsid w:val="005F1736"/>
    <w:rsid w:val="005F2A73"/>
    <w:rsid w:val="005F2C39"/>
    <w:rsid w:val="005F3304"/>
    <w:rsid w:val="005F3E3F"/>
    <w:rsid w:val="005F44FA"/>
    <w:rsid w:val="005F537F"/>
    <w:rsid w:val="005F5F18"/>
    <w:rsid w:val="005F790A"/>
    <w:rsid w:val="005F794A"/>
    <w:rsid w:val="00600B90"/>
    <w:rsid w:val="00600BE7"/>
    <w:rsid w:val="00601AD7"/>
    <w:rsid w:val="00604AFC"/>
    <w:rsid w:val="00605F4E"/>
    <w:rsid w:val="0060711D"/>
    <w:rsid w:val="00607352"/>
    <w:rsid w:val="0060764F"/>
    <w:rsid w:val="00607FCB"/>
    <w:rsid w:val="00611E46"/>
    <w:rsid w:val="00612162"/>
    <w:rsid w:val="006125DE"/>
    <w:rsid w:val="00612E59"/>
    <w:rsid w:val="00613DCA"/>
    <w:rsid w:val="00617DD1"/>
    <w:rsid w:val="00620369"/>
    <w:rsid w:val="00620847"/>
    <w:rsid w:val="00620910"/>
    <w:rsid w:val="00622677"/>
    <w:rsid w:val="00624653"/>
    <w:rsid w:val="00630339"/>
    <w:rsid w:val="00630A7D"/>
    <w:rsid w:val="0063208B"/>
    <w:rsid w:val="00632230"/>
    <w:rsid w:val="00632388"/>
    <w:rsid w:val="00632A2E"/>
    <w:rsid w:val="00633809"/>
    <w:rsid w:val="00633FA5"/>
    <w:rsid w:val="006344B0"/>
    <w:rsid w:val="00634DA0"/>
    <w:rsid w:val="0064381D"/>
    <w:rsid w:val="006438A5"/>
    <w:rsid w:val="00644A63"/>
    <w:rsid w:val="00647232"/>
    <w:rsid w:val="00651108"/>
    <w:rsid w:val="00651278"/>
    <w:rsid w:val="00651A88"/>
    <w:rsid w:val="00654510"/>
    <w:rsid w:val="006545FC"/>
    <w:rsid w:val="006546B7"/>
    <w:rsid w:val="00654793"/>
    <w:rsid w:val="0065483C"/>
    <w:rsid w:val="00654FDD"/>
    <w:rsid w:val="00655182"/>
    <w:rsid w:val="00661509"/>
    <w:rsid w:val="00662161"/>
    <w:rsid w:val="00663EEA"/>
    <w:rsid w:val="0066410F"/>
    <w:rsid w:val="00664597"/>
    <w:rsid w:val="00664F70"/>
    <w:rsid w:val="006657C7"/>
    <w:rsid w:val="00666710"/>
    <w:rsid w:val="00666BA9"/>
    <w:rsid w:val="006676BD"/>
    <w:rsid w:val="00667E79"/>
    <w:rsid w:val="0067477F"/>
    <w:rsid w:val="00675BC3"/>
    <w:rsid w:val="00676E30"/>
    <w:rsid w:val="00677361"/>
    <w:rsid w:val="006804D6"/>
    <w:rsid w:val="006805A8"/>
    <w:rsid w:val="00681067"/>
    <w:rsid w:val="00681A57"/>
    <w:rsid w:val="00681EDD"/>
    <w:rsid w:val="006844D6"/>
    <w:rsid w:val="00684A7F"/>
    <w:rsid w:val="0068536C"/>
    <w:rsid w:val="00685DA7"/>
    <w:rsid w:val="00687BAA"/>
    <w:rsid w:val="00687D7F"/>
    <w:rsid w:val="006917E2"/>
    <w:rsid w:val="00691ADD"/>
    <w:rsid w:val="006931D6"/>
    <w:rsid w:val="006932DB"/>
    <w:rsid w:val="00693BC9"/>
    <w:rsid w:val="00693D66"/>
    <w:rsid w:val="00693ED6"/>
    <w:rsid w:val="00695BB7"/>
    <w:rsid w:val="00696582"/>
    <w:rsid w:val="00696703"/>
    <w:rsid w:val="0069796C"/>
    <w:rsid w:val="006A3D78"/>
    <w:rsid w:val="006A4AAA"/>
    <w:rsid w:val="006A5793"/>
    <w:rsid w:val="006A5FD5"/>
    <w:rsid w:val="006A6901"/>
    <w:rsid w:val="006A6B2D"/>
    <w:rsid w:val="006A7AC7"/>
    <w:rsid w:val="006B08C0"/>
    <w:rsid w:val="006B1625"/>
    <w:rsid w:val="006B35C8"/>
    <w:rsid w:val="006B391D"/>
    <w:rsid w:val="006B4F98"/>
    <w:rsid w:val="006C1F63"/>
    <w:rsid w:val="006C4024"/>
    <w:rsid w:val="006C66E4"/>
    <w:rsid w:val="006C7A90"/>
    <w:rsid w:val="006D22B5"/>
    <w:rsid w:val="006D412A"/>
    <w:rsid w:val="006D55D9"/>
    <w:rsid w:val="006D5879"/>
    <w:rsid w:val="006D73A3"/>
    <w:rsid w:val="006D772D"/>
    <w:rsid w:val="006E1C1C"/>
    <w:rsid w:val="006E1CAC"/>
    <w:rsid w:val="006E2364"/>
    <w:rsid w:val="006E272A"/>
    <w:rsid w:val="006E3564"/>
    <w:rsid w:val="006E3917"/>
    <w:rsid w:val="006E3AEA"/>
    <w:rsid w:val="006E3CE7"/>
    <w:rsid w:val="006E4AF9"/>
    <w:rsid w:val="006E5316"/>
    <w:rsid w:val="006E653C"/>
    <w:rsid w:val="006E7788"/>
    <w:rsid w:val="006F0709"/>
    <w:rsid w:val="006F0F7A"/>
    <w:rsid w:val="006F1675"/>
    <w:rsid w:val="006F1C13"/>
    <w:rsid w:val="006F5440"/>
    <w:rsid w:val="006F5597"/>
    <w:rsid w:val="006F62B1"/>
    <w:rsid w:val="006F79F8"/>
    <w:rsid w:val="007000B1"/>
    <w:rsid w:val="007027E1"/>
    <w:rsid w:val="00703B40"/>
    <w:rsid w:val="00703ED6"/>
    <w:rsid w:val="00705103"/>
    <w:rsid w:val="00706D68"/>
    <w:rsid w:val="00707FAD"/>
    <w:rsid w:val="007109C4"/>
    <w:rsid w:val="0071328F"/>
    <w:rsid w:val="0071374E"/>
    <w:rsid w:val="00713A8E"/>
    <w:rsid w:val="00714446"/>
    <w:rsid w:val="00714F50"/>
    <w:rsid w:val="007154A0"/>
    <w:rsid w:val="00716236"/>
    <w:rsid w:val="00716BC6"/>
    <w:rsid w:val="0071796A"/>
    <w:rsid w:val="00717A09"/>
    <w:rsid w:val="0072077A"/>
    <w:rsid w:val="00721504"/>
    <w:rsid w:val="00721E2C"/>
    <w:rsid w:val="007222CA"/>
    <w:rsid w:val="0072269B"/>
    <w:rsid w:val="00722F0D"/>
    <w:rsid w:val="007236DF"/>
    <w:rsid w:val="00723809"/>
    <w:rsid w:val="007238A1"/>
    <w:rsid w:val="00723A63"/>
    <w:rsid w:val="00724AC5"/>
    <w:rsid w:val="00725FE3"/>
    <w:rsid w:val="0072636B"/>
    <w:rsid w:val="007265AB"/>
    <w:rsid w:val="007267DD"/>
    <w:rsid w:val="007301F5"/>
    <w:rsid w:val="00731233"/>
    <w:rsid w:val="00731D92"/>
    <w:rsid w:val="007320D5"/>
    <w:rsid w:val="007343C9"/>
    <w:rsid w:val="00734569"/>
    <w:rsid w:val="007354A2"/>
    <w:rsid w:val="00735822"/>
    <w:rsid w:val="00735BAB"/>
    <w:rsid w:val="00735EC1"/>
    <w:rsid w:val="00735F7F"/>
    <w:rsid w:val="00737278"/>
    <w:rsid w:val="007412F2"/>
    <w:rsid w:val="007417B7"/>
    <w:rsid w:val="00742AA3"/>
    <w:rsid w:val="007439E5"/>
    <w:rsid w:val="00743EE5"/>
    <w:rsid w:val="00745126"/>
    <w:rsid w:val="00745B37"/>
    <w:rsid w:val="00746960"/>
    <w:rsid w:val="007510F6"/>
    <w:rsid w:val="007528F4"/>
    <w:rsid w:val="00753C27"/>
    <w:rsid w:val="0075515F"/>
    <w:rsid w:val="00756D9A"/>
    <w:rsid w:val="0075718B"/>
    <w:rsid w:val="00757D99"/>
    <w:rsid w:val="00761748"/>
    <w:rsid w:val="007620CB"/>
    <w:rsid w:val="00762F94"/>
    <w:rsid w:val="00763629"/>
    <w:rsid w:val="007648A6"/>
    <w:rsid w:val="007650A7"/>
    <w:rsid w:val="0076757D"/>
    <w:rsid w:val="007703B9"/>
    <w:rsid w:val="00771195"/>
    <w:rsid w:val="00771ADA"/>
    <w:rsid w:val="0077225F"/>
    <w:rsid w:val="0077344A"/>
    <w:rsid w:val="0077397A"/>
    <w:rsid w:val="0077451C"/>
    <w:rsid w:val="007751C4"/>
    <w:rsid w:val="00776AE5"/>
    <w:rsid w:val="00776DBF"/>
    <w:rsid w:val="0077766B"/>
    <w:rsid w:val="007815F9"/>
    <w:rsid w:val="007824D6"/>
    <w:rsid w:val="007839DF"/>
    <w:rsid w:val="00785BCE"/>
    <w:rsid w:val="00786189"/>
    <w:rsid w:val="00787196"/>
    <w:rsid w:val="007909FF"/>
    <w:rsid w:val="00790DA7"/>
    <w:rsid w:val="00791277"/>
    <w:rsid w:val="007912A4"/>
    <w:rsid w:val="00793257"/>
    <w:rsid w:val="00794DCF"/>
    <w:rsid w:val="00796170"/>
    <w:rsid w:val="00797486"/>
    <w:rsid w:val="007979F6"/>
    <w:rsid w:val="007A0C1F"/>
    <w:rsid w:val="007A1118"/>
    <w:rsid w:val="007A27F6"/>
    <w:rsid w:val="007A344B"/>
    <w:rsid w:val="007A362F"/>
    <w:rsid w:val="007A3F10"/>
    <w:rsid w:val="007A40D2"/>
    <w:rsid w:val="007A566C"/>
    <w:rsid w:val="007A57C6"/>
    <w:rsid w:val="007A5F18"/>
    <w:rsid w:val="007A5F5D"/>
    <w:rsid w:val="007B01BB"/>
    <w:rsid w:val="007B1D50"/>
    <w:rsid w:val="007B1F17"/>
    <w:rsid w:val="007B28B7"/>
    <w:rsid w:val="007B36FA"/>
    <w:rsid w:val="007B401F"/>
    <w:rsid w:val="007B5E53"/>
    <w:rsid w:val="007C1FCF"/>
    <w:rsid w:val="007C23A8"/>
    <w:rsid w:val="007C443A"/>
    <w:rsid w:val="007C4573"/>
    <w:rsid w:val="007C6CD0"/>
    <w:rsid w:val="007D0424"/>
    <w:rsid w:val="007D24D5"/>
    <w:rsid w:val="007D2B4B"/>
    <w:rsid w:val="007D3CAA"/>
    <w:rsid w:val="007D5AC1"/>
    <w:rsid w:val="007D69BC"/>
    <w:rsid w:val="007D6F94"/>
    <w:rsid w:val="007D72CB"/>
    <w:rsid w:val="007E0D8C"/>
    <w:rsid w:val="007E0E35"/>
    <w:rsid w:val="007E0F25"/>
    <w:rsid w:val="007E295D"/>
    <w:rsid w:val="007E2C61"/>
    <w:rsid w:val="007E2F99"/>
    <w:rsid w:val="007E56C0"/>
    <w:rsid w:val="007E5AC4"/>
    <w:rsid w:val="007E611F"/>
    <w:rsid w:val="007F2C0E"/>
    <w:rsid w:val="007F475A"/>
    <w:rsid w:val="007F5655"/>
    <w:rsid w:val="007F5B6A"/>
    <w:rsid w:val="007F5BEA"/>
    <w:rsid w:val="007F77EA"/>
    <w:rsid w:val="007F7822"/>
    <w:rsid w:val="007F7D92"/>
    <w:rsid w:val="007F7E54"/>
    <w:rsid w:val="00801011"/>
    <w:rsid w:val="00802022"/>
    <w:rsid w:val="00803A1A"/>
    <w:rsid w:val="008058E1"/>
    <w:rsid w:val="0080640B"/>
    <w:rsid w:val="0080678C"/>
    <w:rsid w:val="00806BB1"/>
    <w:rsid w:val="0081027C"/>
    <w:rsid w:val="008105E6"/>
    <w:rsid w:val="00810A47"/>
    <w:rsid w:val="00810B75"/>
    <w:rsid w:val="00812B7D"/>
    <w:rsid w:val="008175CB"/>
    <w:rsid w:val="00817631"/>
    <w:rsid w:val="00820651"/>
    <w:rsid w:val="00820F9F"/>
    <w:rsid w:val="00822EAA"/>
    <w:rsid w:val="008235A4"/>
    <w:rsid w:val="0082383A"/>
    <w:rsid w:val="00823BD2"/>
    <w:rsid w:val="008247B2"/>
    <w:rsid w:val="00824861"/>
    <w:rsid w:val="00824D80"/>
    <w:rsid w:val="00825A80"/>
    <w:rsid w:val="00825C64"/>
    <w:rsid w:val="00825DFE"/>
    <w:rsid w:val="0082667D"/>
    <w:rsid w:val="0082679B"/>
    <w:rsid w:val="00826B78"/>
    <w:rsid w:val="00826C18"/>
    <w:rsid w:val="00830029"/>
    <w:rsid w:val="0083037C"/>
    <w:rsid w:val="00830640"/>
    <w:rsid w:val="008309CD"/>
    <w:rsid w:val="008317A2"/>
    <w:rsid w:val="0083239D"/>
    <w:rsid w:val="00832B7E"/>
    <w:rsid w:val="008340E3"/>
    <w:rsid w:val="008345B5"/>
    <w:rsid w:val="008358BA"/>
    <w:rsid w:val="00835E9F"/>
    <w:rsid w:val="00840B01"/>
    <w:rsid w:val="008412A0"/>
    <w:rsid w:val="00841CB7"/>
    <w:rsid w:val="0084241E"/>
    <w:rsid w:val="00842DC3"/>
    <w:rsid w:val="00842F67"/>
    <w:rsid w:val="008438AA"/>
    <w:rsid w:val="008448FC"/>
    <w:rsid w:val="00844A9D"/>
    <w:rsid w:val="00844C7A"/>
    <w:rsid w:val="00845569"/>
    <w:rsid w:val="00846404"/>
    <w:rsid w:val="00846978"/>
    <w:rsid w:val="00846DA1"/>
    <w:rsid w:val="00846F08"/>
    <w:rsid w:val="00850308"/>
    <w:rsid w:val="00850BD8"/>
    <w:rsid w:val="008511B1"/>
    <w:rsid w:val="008514BB"/>
    <w:rsid w:val="00853076"/>
    <w:rsid w:val="00854828"/>
    <w:rsid w:val="00854C1A"/>
    <w:rsid w:val="00855919"/>
    <w:rsid w:val="00855FFC"/>
    <w:rsid w:val="008570A9"/>
    <w:rsid w:val="00857441"/>
    <w:rsid w:val="00860AE0"/>
    <w:rsid w:val="0086218D"/>
    <w:rsid w:val="00863ACE"/>
    <w:rsid w:val="00863E32"/>
    <w:rsid w:val="00864843"/>
    <w:rsid w:val="008649C5"/>
    <w:rsid w:val="00864DFA"/>
    <w:rsid w:val="008658B5"/>
    <w:rsid w:val="00865F66"/>
    <w:rsid w:val="00871782"/>
    <w:rsid w:val="00872546"/>
    <w:rsid w:val="00872649"/>
    <w:rsid w:val="008751E5"/>
    <w:rsid w:val="0087655C"/>
    <w:rsid w:val="00876668"/>
    <w:rsid w:val="008778EF"/>
    <w:rsid w:val="00881ED6"/>
    <w:rsid w:val="00882861"/>
    <w:rsid w:val="00883A38"/>
    <w:rsid w:val="00883ED2"/>
    <w:rsid w:val="0088422E"/>
    <w:rsid w:val="00884674"/>
    <w:rsid w:val="0088524D"/>
    <w:rsid w:val="00890C53"/>
    <w:rsid w:val="00890E8D"/>
    <w:rsid w:val="00892EC4"/>
    <w:rsid w:val="00895EA7"/>
    <w:rsid w:val="0089636F"/>
    <w:rsid w:val="0089652D"/>
    <w:rsid w:val="00896E3C"/>
    <w:rsid w:val="008A2D18"/>
    <w:rsid w:val="008A379A"/>
    <w:rsid w:val="008A4282"/>
    <w:rsid w:val="008A4318"/>
    <w:rsid w:val="008A5709"/>
    <w:rsid w:val="008A612D"/>
    <w:rsid w:val="008A71BE"/>
    <w:rsid w:val="008B02F5"/>
    <w:rsid w:val="008B3309"/>
    <w:rsid w:val="008B39F0"/>
    <w:rsid w:val="008B45A5"/>
    <w:rsid w:val="008B4D78"/>
    <w:rsid w:val="008B53D8"/>
    <w:rsid w:val="008B7DC6"/>
    <w:rsid w:val="008C0D1D"/>
    <w:rsid w:val="008C18CA"/>
    <w:rsid w:val="008C1B41"/>
    <w:rsid w:val="008C27C3"/>
    <w:rsid w:val="008C29E2"/>
    <w:rsid w:val="008C2EE8"/>
    <w:rsid w:val="008C34C7"/>
    <w:rsid w:val="008C46DB"/>
    <w:rsid w:val="008C7454"/>
    <w:rsid w:val="008D06D5"/>
    <w:rsid w:val="008D075D"/>
    <w:rsid w:val="008D0BDA"/>
    <w:rsid w:val="008D15F3"/>
    <w:rsid w:val="008D355A"/>
    <w:rsid w:val="008D5B21"/>
    <w:rsid w:val="008D5BBE"/>
    <w:rsid w:val="008D6399"/>
    <w:rsid w:val="008D69A2"/>
    <w:rsid w:val="008D7320"/>
    <w:rsid w:val="008D7EE5"/>
    <w:rsid w:val="008E0425"/>
    <w:rsid w:val="008E06C9"/>
    <w:rsid w:val="008E0EAE"/>
    <w:rsid w:val="008E3078"/>
    <w:rsid w:val="008E355A"/>
    <w:rsid w:val="008E39DA"/>
    <w:rsid w:val="008E5519"/>
    <w:rsid w:val="008E60A8"/>
    <w:rsid w:val="008E6458"/>
    <w:rsid w:val="008E6BB1"/>
    <w:rsid w:val="008F01A7"/>
    <w:rsid w:val="008F114B"/>
    <w:rsid w:val="008F1DFC"/>
    <w:rsid w:val="008F21DE"/>
    <w:rsid w:val="008F2ACF"/>
    <w:rsid w:val="008F4D6D"/>
    <w:rsid w:val="008F54B9"/>
    <w:rsid w:val="008F5978"/>
    <w:rsid w:val="008F6A55"/>
    <w:rsid w:val="008F7433"/>
    <w:rsid w:val="008F79C0"/>
    <w:rsid w:val="00900C74"/>
    <w:rsid w:val="009018FF"/>
    <w:rsid w:val="00902FF2"/>
    <w:rsid w:val="00905D29"/>
    <w:rsid w:val="00906BC1"/>
    <w:rsid w:val="009078B4"/>
    <w:rsid w:val="009112A4"/>
    <w:rsid w:val="00911C66"/>
    <w:rsid w:val="00911EA3"/>
    <w:rsid w:val="0091296D"/>
    <w:rsid w:val="009136C6"/>
    <w:rsid w:val="00913C89"/>
    <w:rsid w:val="00914B7B"/>
    <w:rsid w:val="009169FE"/>
    <w:rsid w:val="009174BE"/>
    <w:rsid w:val="009174C4"/>
    <w:rsid w:val="009202E3"/>
    <w:rsid w:val="00920628"/>
    <w:rsid w:val="009229CA"/>
    <w:rsid w:val="00922A4A"/>
    <w:rsid w:val="009249CD"/>
    <w:rsid w:val="00924C94"/>
    <w:rsid w:val="00924E49"/>
    <w:rsid w:val="00924E6B"/>
    <w:rsid w:val="00925BC0"/>
    <w:rsid w:val="00926315"/>
    <w:rsid w:val="00926439"/>
    <w:rsid w:val="00926C10"/>
    <w:rsid w:val="00927574"/>
    <w:rsid w:val="0093018C"/>
    <w:rsid w:val="00931022"/>
    <w:rsid w:val="00931344"/>
    <w:rsid w:val="009332AA"/>
    <w:rsid w:val="00935C44"/>
    <w:rsid w:val="00937666"/>
    <w:rsid w:val="00937A3F"/>
    <w:rsid w:val="00940851"/>
    <w:rsid w:val="00941419"/>
    <w:rsid w:val="00942F37"/>
    <w:rsid w:val="00943C4B"/>
    <w:rsid w:val="009467E5"/>
    <w:rsid w:val="009470C7"/>
    <w:rsid w:val="00947AE5"/>
    <w:rsid w:val="00947E51"/>
    <w:rsid w:val="009502CE"/>
    <w:rsid w:val="00950915"/>
    <w:rsid w:val="00950C8C"/>
    <w:rsid w:val="009528EB"/>
    <w:rsid w:val="00954024"/>
    <w:rsid w:val="009549AA"/>
    <w:rsid w:val="00955034"/>
    <w:rsid w:val="009552C8"/>
    <w:rsid w:val="00955860"/>
    <w:rsid w:val="009562E1"/>
    <w:rsid w:val="00956A48"/>
    <w:rsid w:val="00957027"/>
    <w:rsid w:val="00960A22"/>
    <w:rsid w:val="00961000"/>
    <w:rsid w:val="00961CE5"/>
    <w:rsid w:val="00963038"/>
    <w:rsid w:val="00964229"/>
    <w:rsid w:val="00964EA4"/>
    <w:rsid w:val="00965207"/>
    <w:rsid w:val="00965B8C"/>
    <w:rsid w:val="0096616A"/>
    <w:rsid w:val="0096737D"/>
    <w:rsid w:val="00970220"/>
    <w:rsid w:val="00971670"/>
    <w:rsid w:val="00973CAA"/>
    <w:rsid w:val="009771CC"/>
    <w:rsid w:val="00977D81"/>
    <w:rsid w:val="00981358"/>
    <w:rsid w:val="009828B2"/>
    <w:rsid w:val="009844DD"/>
    <w:rsid w:val="00987984"/>
    <w:rsid w:val="00987F11"/>
    <w:rsid w:val="0099077C"/>
    <w:rsid w:val="00990F23"/>
    <w:rsid w:val="00992A98"/>
    <w:rsid w:val="00994E45"/>
    <w:rsid w:val="009956CC"/>
    <w:rsid w:val="00995738"/>
    <w:rsid w:val="00995AA1"/>
    <w:rsid w:val="00996575"/>
    <w:rsid w:val="00996B94"/>
    <w:rsid w:val="009979D6"/>
    <w:rsid w:val="00997C63"/>
    <w:rsid w:val="00997E7D"/>
    <w:rsid w:val="009A0CA1"/>
    <w:rsid w:val="009A175D"/>
    <w:rsid w:val="009A1B22"/>
    <w:rsid w:val="009A2578"/>
    <w:rsid w:val="009A3225"/>
    <w:rsid w:val="009A4105"/>
    <w:rsid w:val="009A53B5"/>
    <w:rsid w:val="009A5D6A"/>
    <w:rsid w:val="009B0042"/>
    <w:rsid w:val="009B028D"/>
    <w:rsid w:val="009B10D0"/>
    <w:rsid w:val="009B21A9"/>
    <w:rsid w:val="009B3463"/>
    <w:rsid w:val="009B35E5"/>
    <w:rsid w:val="009B3858"/>
    <w:rsid w:val="009B3C20"/>
    <w:rsid w:val="009B4BC5"/>
    <w:rsid w:val="009B56AE"/>
    <w:rsid w:val="009B6014"/>
    <w:rsid w:val="009B6E08"/>
    <w:rsid w:val="009C0E80"/>
    <w:rsid w:val="009C1A6C"/>
    <w:rsid w:val="009C7B01"/>
    <w:rsid w:val="009D08DA"/>
    <w:rsid w:val="009D2977"/>
    <w:rsid w:val="009D303D"/>
    <w:rsid w:val="009D4D00"/>
    <w:rsid w:val="009D579D"/>
    <w:rsid w:val="009E006C"/>
    <w:rsid w:val="009E0885"/>
    <w:rsid w:val="009E150E"/>
    <w:rsid w:val="009E1633"/>
    <w:rsid w:val="009E1A18"/>
    <w:rsid w:val="009E1CC6"/>
    <w:rsid w:val="009E2C8B"/>
    <w:rsid w:val="009E2E2B"/>
    <w:rsid w:val="009E3128"/>
    <w:rsid w:val="009E4019"/>
    <w:rsid w:val="009E425B"/>
    <w:rsid w:val="009E6618"/>
    <w:rsid w:val="009E7312"/>
    <w:rsid w:val="009E78E8"/>
    <w:rsid w:val="009F0ADE"/>
    <w:rsid w:val="009F2152"/>
    <w:rsid w:val="009F2680"/>
    <w:rsid w:val="009F2D86"/>
    <w:rsid w:val="009F3B9A"/>
    <w:rsid w:val="009F43A4"/>
    <w:rsid w:val="009F4B5D"/>
    <w:rsid w:val="009F6D05"/>
    <w:rsid w:val="009F72AF"/>
    <w:rsid w:val="009F78DF"/>
    <w:rsid w:val="00A01013"/>
    <w:rsid w:val="00A01817"/>
    <w:rsid w:val="00A02538"/>
    <w:rsid w:val="00A02D6D"/>
    <w:rsid w:val="00A042E4"/>
    <w:rsid w:val="00A0479A"/>
    <w:rsid w:val="00A04DE4"/>
    <w:rsid w:val="00A10187"/>
    <w:rsid w:val="00A105F0"/>
    <w:rsid w:val="00A115EF"/>
    <w:rsid w:val="00A12BF7"/>
    <w:rsid w:val="00A133AA"/>
    <w:rsid w:val="00A14D65"/>
    <w:rsid w:val="00A15D66"/>
    <w:rsid w:val="00A160CC"/>
    <w:rsid w:val="00A17E14"/>
    <w:rsid w:val="00A17FAD"/>
    <w:rsid w:val="00A220A0"/>
    <w:rsid w:val="00A221AD"/>
    <w:rsid w:val="00A237BF"/>
    <w:rsid w:val="00A261F5"/>
    <w:rsid w:val="00A272B7"/>
    <w:rsid w:val="00A272FD"/>
    <w:rsid w:val="00A27697"/>
    <w:rsid w:val="00A30AE0"/>
    <w:rsid w:val="00A31508"/>
    <w:rsid w:val="00A31C17"/>
    <w:rsid w:val="00A33782"/>
    <w:rsid w:val="00A337EF"/>
    <w:rsid w:val="00A343D1"/>
    <w:rsid w:val="00A3563F"/>
    <w:rsid w:val="00A357FD"/>
    <w:rsid w:val="00A36BAF"/>
    <w:rsid w:val="00A36CB9"/>
    <w:rsid w:val="00A37610"/>
    <w:rsid w:val="00A400AD"/>
    <w:rsid w:val="00A40979"/>
    <w:rsid w:val="00A4109F"/>
    <w:rsid w:val="00A4160F"/>
    <w:rsid w:val="00A41F4E"/>
    <w:rsid w:val="00A438E3"/>
    <w:rsid w:val="00A440CB"/>
    <w:rsid w:val="00A4454B"/>
    <w:rsid w:val="00A44AA5"/>
    <w:rsid w:val="00A463F3"/>
    <w:rsid w:val="00A46841"/>
    <w:rsid w:val="00A46C1C"/>
    <w:rsid w:val="00A46CA9"/>
    <w:rsid w:val="00A47DB2"/>
    <w:rsid w:val="00A5037D"/>
    <w:rsid w:val="00A50603"/>
    <w:rsid w:val="00A548BD"/>
    <w:rsid w:val="00A54A79"/>
    <w:rsid w:val="00A55373"/>
    <w:rsid w:val="00A55D44"/>
    <w:rsid w:val="00A568E5"/>
    <w:rsid w:val="00A60C74"/>
    <w:rsid w:val="00A62CDA"/>
    <w:rsid w:val="00A64AF2"/>
    <w:rsid w:val="00A67139"/>
    <w:rsid w:val="00A67FA5"/>
    <w:rsid w:val="00A70308"/>
    <w:rsid w:val="00A70513"/>
    <w:rsid w:val="00A717CF"/>
    <w:rsid w:val="00A71C2A"/>
    <w:rsid w:val="00A724F3"/>
    <w:rsid w:val="00A726DC"/>
    <w:rsid w:val="00A72A2E"/>
    <w:rsid w:val="00A72FF0"/>
    <w:rsid w:val="00A7352B"/>
    <w:rsid w:val="00A73FC8"/>
    <w:rsid w:val="00A74A76"/>
    <w:rsid w:val="00A76F12"/>
    <w:rsid w:val="00A770F6"/>
    <w:rsid w:val="00A805A5"/>
    <w:rsid w:val="00A807D5"/>
    <w:rsid w:val="00A8275F"/>
    <w:rsid w:val="00A860DD"/>
    <w:rsid w:val="00A87336"/>
    <w:rsid w:val="00A8759B"/>
    <w:rsid w:val="00A879AF"/>
    <w:rsid w:val="00A9064B"/>
    <w:rsid w:val="00A92788"/>
    <w:rsid w:val="00A92884"/>
    <w:rsid w:val="00A933F0"/>
    <w:rsid w:val="00A94E7B"/>
    <w:rsid w:val="00A970CD"/>
    <w:rsid w:val="00AA0D43"/>
    <w:rsid w:val="00AA12B4"/>
    <w:rsid w:val="00AA15FA"/>
    <w:rsid w:val="00AA390E"/>
    <w:rsid w:val="00AA4293"/>
    <w:rsid w:val="00AA45D7"/>
    <w:rsid w:val="00AA582E"/>
    <w:rsid w:val="00AA5908"/>
    <w:rsid w:val="00AB0749"/>
    <w:rsid w:val="00AB0E46"/>
    <w:rsid w:val="00AB6AC0"/>
    <w:rsid w:val="00AC00EA"/>
    <w:rsid w:val="00AC0758"/>
    <w:rsid w:val="00AC12BE"/>
    <w:rsid w:val="00AC1C74"/>
    <w:rsid w:val="00AC1EC0"/>
    <w:rsid w:val="00AC527F"/>
    <w:rsid w:val="00AC52D5"/>
    <w:rsid w:val="00AC662A"/>
    <w:rsid w:val="00AC7B0B"/>
    <w:rsid w:val="00AD3F1C"/>
    <w:rsid w:val="00AD4124"/>
    <w:rsid w:val="00AD4245"/>
    <w:rsid w:val="00AD51D1"/>
    <w:rsid w:val="00AD51F1"/>
    <w:rsid w:val="00AD55D2"/>
    <w:rsid w:val="00AD5A07"/>
    <w:rsid w:val="00AD6580"/>
    <w:rsid w:val="00AD6E72"/>
    <w:rsid w:val="00AE0266"/>
    <w:rsid w:val="00AE0672"/>
    <w:rsid w:val="00AE0815"/>
    <w:rsid w:val="00AE28DD"/>
    <w:rsid w:val="00AE3177"/>
    <w:rsid w:val="00AE3896"/>
    <w:rsid w:val="00AE42DE"/>
    <w:rsid w:val="00AE4B9C"/>
    <w:rsid w:val="00AE5478"/>
    <w:rsid w:val="00AE600A"/>
    <w:rsid w:val="00AE652E"/>
    <w:rsid w:val="00AE6770"/>
    <w:rsid w:val="00AE6841"/>
    <w:rsid w:val="00AE7AC2"/>
    <w:rsid w:val="00AF06CC"/>
    <w:rsid w:val="00AF194C"/>
    <w:rsid w:val="00AF1FD0"/>
    <w:rsid w:val="00AF2882"/>
    <w:rsid w:val="00AF4E89"/>
    <w:rsid w:val="00B0190B"/>
    <w:rsid w:val="00B02CE0"/>
    <w:rsid w:val="00B032EC"/>
    <w:rsid w:val="00B03D14"/>
    <w:rsid w:val="00B05309"/>
    <w:rsid w:val="00B0545C"/>
    <w:rsid w:val="00B05604"/>
    <w:rsid w:val="00B05A1F"/>
    <w:rsid w:val="00B06EE6"/>
    <w:rsid w:val="00B07B61"/>
    <w:rsid w:val="00B100A3"/>
    <w:rsid w:val="00B1054A"/>
    <w:rsid w:val="00B119B1"/>
    <w:rsid w:val="00B12AB2"/>
    <w:rsid w:val="00B12E7C"/>
    <w:rsid w:val="00B12F58"/>
    <w:rsid w:val="00B1308C"/>
    <w:rsid w:val="00B1398E"/>
    <w:rsid w:val="00B14463"/>
    <w:rsid w:val="00B14789"/>
    <w:rsid w:val="00B152E1"/>
    <w:rsid w:val="00B16B5E"/>
    <w:rsid w:val="00B17895"/>
    <w:rsid w:val="00B20849"/>
    <w:rsid w:val="00B21080"/>
    <w:rsid w:val="00B23E5F"/>
    <w:rsid w:val="00B23E84"/>
    <w:rsid w:val="00B25089"/>
    <w:rsid w:val="00B26117"/>
    <w:rsid w:val="00B2783E"/>
    <w:rsid w:val="00B3073A"/>
    <w:rsid w:val="00B318C9"/>
    <w:rsid w:val="00B31E5E"/>
    <w:rsid w:val="00B3365A"/>
    <w:rsid w:val="00B33D31"/>
    <w:rsid w:val="00B34130"/>
    <w:rsid w:val="00B34A4A"/>
    <w:rsid w:val="00B35259"/>
    <w:rsid w:val="00B3586D"/>
    <w:rsid w:val="00B36271"/>
    <w:rsid w:val="00B36E5F"/>
    <w:rsid w:val="00B4106C"/>
    <w:rsid w:val="00B41AEF"/>
    <w:rsid w:val="00B422B9"/>
    <w:rsid w:val="00B427F0"/>
    <w:rsid w:val="00B45A01"/>
    <w:rsid w:val="00B45F83"/>
    <w:rsid w:val="00B467EC"/>
    <w:rsid w:val="00B46864"/>
    <w:rsid w:val="00B501B1"/>
    <w:rsid w:val="00B520E4"/>
    <w:rsid w:val="00B53245"/>
    <w:rsid w:val="00B54328"/>
    <w:rsid w:val="00B57287"/>
    <w:rsid w:val="00B57FDC"/>
    <w:rsid w:val="00B601F8"/>
    <w:rsid w:val="00B60BB5"/>
    <w:rsid w:val="00B60D36"/>
    <w:rsid w:val="00B60E1A"/>
    <w:rsid w:val="00B6236E"/>
    <w:rsid w:val="00B64E13"/>
    <w:rsid w:val="00B653DE"/>
    <w:rsid w:val="00B66B8E"/>
    <w:rsid w:val="00B66BB5"/>
    <w:rsid w:val="00B67010"/>
    <w:rsid w:val="00B679F8"/>
    <w:rsid w:val="00B71C20"/>
    <w:rsid w:val="00B71E03"/>
    <w:rsid w:val="00B7282B"/>
    <w:rsid w:val="00B72B61"/>
    <w:rsid w:val="00B73A66"/>
    <w:rsid w:val="00B73C01"/>
    <w:rsid w:val="00B749BA"/>
    <w:rsid w:val="00B75D38"/>
    <w:rsid w:val="00B75E7F"/>
    <w:rsid w:val="00B760E2"/>
    <w:rsid w:val="00B76912"/>
    <w:rsid w:val="00B76BF2"/>
    <w:rsid w:val="00B80B0B"/>
    <w:rsid w:val="00B84B35"/>
    <w:rsid w:val="00B85085"/>
    <w:rsid w:val="00B8525D"/>
    <w:rsid w:val="00B854B1"/>
    <w:rsid w:val="00B85F55"/>
    <w:rsid w:val="00B862F5"/>
    <w:rsid w:val="00B90591"/>
    <w:rsid w:val="00B91383"/>
    <w:rsid w:val="00B91891"/>
    <w:rsid w:val="00B924E8"/>
    <w:rsid w:val="00B92530"/>
    <w:rsid w:val="00B930AB"/>
    <w:rsid w:val="00B931F2"/>
    <w:rsid w:val="00B93BE7"/>
    <w:rsid w:val="00B93D18"/>
    <w:rsid w:val="00B94F1E"/>
    <w:rsid w:val="00B94F8A"/>
    <w:rsid w:val="00B94FAB"/>
    <w:rsid w:val="00B96B6E"/>
    <w:rsid w:val="00B97460"/>
    <w:rsid w:val="00B976CA"/>
    <w:rsid w:val="00BA10E0"/>
    <w:rsid w:val="00BA2BB4"/>
    <w:rsid w:val="00BA3BFA"/>
    <w:rsid w:val="00BA51D4"/>
    <w:rsid w:val="00BA5254"/>
    <w:rsid w:val="00BA57D7"/>
    <w:rsid w:val="00BA7E34"/>
    <w:rsid w:val="00BB0C52"/>
    <w:rsid w:val="00BB1761"/>
    <w:rsid w:val="00BB18C3"/>
    <w:rsid w:val="00BB2E7D"/>
    <w:rsid w:val="00BB36B0"/>
    <w:rsid w:val="00BB55AB"/>
    <w:rsid w:val="00BB5B77"/>
    <w:rsid w:val="00BB6219"/>
    <w:rsid w:val="00BB64C9"/>
    <w:rsid w:val="00BB6FC0"/>
    <w:rsid w:val="00BB7AB2"/>
    <w:rsid w:val="00BB7CF9"/>
    <w:rsid w:val="00BC0239"/>
    <w:rsid w:val="00BC18B9"/>
    <w:rsid w:val="00BC356F"/>
    <w:rsid w:val="00BC4758"/>
    <w:rsid w:val="00BC5962"/>
    <w:rsid w:val="00BC69EB"/>
    <w:rsid w:val="00BD0052"/>
    <w:rsid w:val="00BD0BA0"/>
    <w:rsid w:val="00BD12D9"/>
    <w:rsid w:val="00BD143F"/>
    <w:rsid w:val="00BD1CBE"/>
    <w:rsid w:val="00BD69FB"/>
    <w:rsid w:val="00BE0973"/>
    <w:rsid w:val="00BE0AAD"/>
    <w:rsid w:val="00BE2F65"/>
    <w:rsid w:val="00BE3AD8"/>
    <w:rsid w:val="00BE50CE"/>
    <w:rsid w:val="00BE5625"/>
    <w:rsid w:val="00BE749C"/>
    <w:rsid w:val="00BF28FC"/>
    <w:rsid w:val="00BF29C9"/>
    <w:rsid w:val="00BF36A9"/>
    <w:rsid w:val="00BF3B49"/>
    <w:rsid w:val="00BF4669"/>
    <w:rsid w:val="00BF594B"/>
    <w:rsid w:val="00BF5AB1"/>
    <w:rsid w:val="00BF6301"/>
    <w:rsid w:val="00BF7769"/>
    <w:rsid w:val="00C00DF6"/>
    <w:rsid w:val="00C01A56"/>
    <w:rsid w:val="00C01AE0"/>
    <w:rsid w:val="00C04E99"/>
    <w:rsid w:val="00C05495"/>
    <w:rsid w:val="00C05A8E"/>
    <w:rsid w:val="00C06F9E"/>
    <w:rsid w:val="00C0748B"/>
    <w:rsid w:val="00C10C5A"/>
    <w:rsid w:val="00C10E97"/>
    <w:rsid w:val="00C11C0F"/>
    <w:rsid w:val="00C12063"/>
    <w:rsid w:val="00C1221D"/>
    <w:rsid w:val="00C1334F"/>
    <w:rsid w:val="00C13394"/>
    <w:rsid w:val="00C139BF"/>
    <w:rsid w:val="00C13B39"/>
    <w:rsid w:val="00C15C88"/>
    <w:rsid w:val="00C1604A"/>
    <w:rsid w:val="00C17CB5"/>
    <w:rsid w:val="00C21ADF"/>
    <w:rsid w:val="00C22723"/>
    <w:rsid w:val="00C239B4"/>
    <w:rsid w:val="00C24197"/>
    <w:rsid w:val="00C262A7"/>
    <w:rsid w:val="00C26A6E"/>
    <w:rsid w:val="00C27AB0"/>
    <w:rsid w:val="00C27BBE"/>
    <w:rsid w:val="00C30289"/>
    <w:rsid w:val="00C31358"/>
    <w:rsid w:val="00C32B11"/>
    <w:rsid w:val="00C33A9E"/>
    <w:rsid w:val="00C35408"/>
    <w:rsid w:val="00C357A9"/>
    <w:rsid w:val="00C3767E"/>
    <w:rsid w:val="00C41C4F"/>
    <w:rsid w:val="00C44A1A"/>
    <w:rsid w:val="00C44BD7"/>
    <w:rsid w:val="00C4661A"/>
    <w:rsid w:val="00C4699B"/>
    <w:rsid w:val="00C469E0"/>
    <w:rsid w:val="00C4721F"/>
    <w:rsid w:val="00C50134"/>
    <w:rsid w:val="00C50B96"/>
    <w:rsid w:val="00C55CF6"/>
    <w:rsid w:val="00C56A8F"/>
    <w:rsid w:val="00C57E00"/>
    <w:rsid w:val="00C57E44"/>
    <w:rsid w:val="00C57E7F"/>
    <w:rsid w:val="00C60DBB"/>
    <w:rsid w:val="00C61C0A"/>
    <w:rsid w:val="00C61FEE"/>
    <w:rsid w:val="00C62279"/>
    <w:rsid w:val="00C63382"/>
    <w:rsid w:val="00C638AB"/>
    <w:rsid w:val="00C645BE"/>
    <w:rsid w:val="00C65764"/>
    <w:rsid w:val="00C66574"/>
    <w:rsid w:val="00C708BC"/>
    <w:rsid w:val="00C7196F"/>
    <w:rsid w:val="00C72793"/>
    <w:rsid w:val="00C72803"/>
    <w:rsid w:val="00C74E17"/>
    <w:rsid w:val="00C75A90"/>
    <w:rsid w:val="00C765A1"/>
    <w:rsid w:val="00C81786"/>
    <w:rsid w:val="00C81E4C"/>
    <w:rsid w:val="00C82193"/>
    <w:rsid w:val="00C821B6"/>
    <w:rsid w:val="00C82CF7"/>
    <w:rsid w:val="00C82E11"/>
    <w:rsid w:val="00C845EB"/>
    <w:rsid w:val="00C849F3"/>
    <w:rsid w:val="00C8586E"/>
    <w:rsid w:val="00C85D34"/>
    <w:rsid w:val="00C8716E"/>
    <w:rsid w:val="00C92163"/>
    <w:rsid w:val="00C92BF1"/>
    <w:rsid w:val="00C93A93"/>
    <w:rsid w:val="00C93E41"/>
    <w:rsid w:val="00CA0490"/>
    <w:rsid w:val="00CA15DA"/>
    <w:rsid w:val="00CA23C0"/>
    <w:rsid w:val="00CA300F"/>
    <w:rsid w:val="00CA6ACA"/>
    <w:rsid w:val="00CA6FF9"/>
    <w:rsid w:val="00CA7933"/>
    <w:rsid w:val="00CB0343"/>
    <w:rsid w:val="00CB0A3B"/>
    <w:rsid w:val="00CB1A59"/>
    <w:rsid w:val="00CB380A"/>
    <w:rsid w:val="00CB56DA"/>
    <w:rsid w:val="00CB5BA6"/>
    <w:rsid w:val="00CB5E69"/>
    <w:rsid w:val="00CB5FA3"/>
    <w:rsid w:val="00CB736E"/>
    <w:rsid w:val="00CB77E8"/>
    <w:rsid w:val="00CC01AD"/>
    <w:rsid w:val="00CC148E"/>
    <w:rsid w:val="00CC19EE"/>
    <w:rsid w:val="00CC2D1D"/>
    <w:rsid w:val="00CC51C5"/>
    <w:rsid w:val="00CC5D96"/>
    <w:rsid w:val="00CC7036"/>
    <w:rsid w:val="00CC778B"/>
    <w:rsid w:val="00CC7B34"/>
    <w:rsid w:val="00CD2EE4"/>
    <w:rsid w:val="00CD3070"/>
    <w:rsid w:val="00CD45A7"/>
    <w:rsid w:val="00CE0AB8"/>
    <w:rsid w:val="00CE0ADC"/>
    <w:rsid w:val="00CE3A50"/>
    <w:rsid w:val="00CE55FC"/>
    <w:rsid w:val="00CE6B55"/>
    <w:rsid w:val="00CE7206"/>
    <w:rsid w:val="00CE731C"/>
    <w:rsid w:val="00CF0FB3"/>
    <w:rsid w:val="00CF23C6"/>
    <w:rsid w:val="00CF2A50"/>
    <w:rsid w:val="00CF50EE"/>
    <w:rsid w:val="00CF5C00"/>
    <w:rsid w:val="00CF77EC"/>
    <w:rsid w:val="00D003C4"/>
    <w:rsid w:val="00D003F0"/>
    <w:rsid w:val="00D0060A"/>
    <w:rsid w:val="00D01793"/>
    <w:rsid w:val="00D01CB0"/>
    <w:rsid w:val="00D02BF2"/>
    <w:rsid w:val="00D0314D"/>
    <w:rsid w:val="00D05F16"/>
    <w:rsid w:val="00D06067"/>
    <w:rsid w:val="00D062AD"/>
    <w:rsid w:val="00D07003"/>
    <w:rsid w:val="00D07F3F"/>
    <w:rsid w:val="00D12207"/>
    <w:rsid w:val="00D136B5"/>
    <w:rsid w:val="00D13C6C"/>
    <w:rsid w:val="00D142C2"/>
    <w:rsid w:val="00D154D9"/>
    <w:rsid w:val="00D16074"/>
    <w:rsid w:val="00D16294"/>
    <w:rsid w:val="00D16B34"/>
    <w:rsid w:val="00D2143D"/>
    <w:rsid w:val="00D22650"/>
    <w:rsid w:val="00D23237"/>
    <w:rsid w:val="00D23530"/>
    <w:rsid w:val="00D25544"/>
    <w:rsid w:val="00D2576E"/>
    <w:rsid w:val="00D25F0A"/>
    <w:rsid w:val="00D273A7"/>
    <w:rsid w:val="00D30743"/>
    <w:rsid w:val="00D31A05"/>
    <w:rsid w:val="00D342AD"/>
    <w:rsid w:val="00D34776"/>
    <w:rsid w:val="00D34AFB"/>
    <w:rsid w:val="00D36B6C"/>
    <w:rsid w:val="00D3715C"/>
    <w:rsid w:val="00D37ED7"/>
    <w:rsid w:val="00D37F53"/>
    <w:rsid w:val="00D42294"/>
    <w:rsid w:val="00D42610"/>
    <w:rsid w:val="00D43A7A"/>
    <w:rsid w:val="00D447F1"/>
    <w:rsid w:val="00D4547F"/>
    <w:rsid w:val="00D46958"/>
    <w:rsid w:val="00D51094"/>
    <w:rsid w:val="00D51BFE"/>
    <w:rsid w:val="00D51FD9"/>
    <w:rsid w:val="00D53139"/>
    <w:rsid w:val="00D532DD"/>
    <w:rsid w:val="00D548C8"/>
    <w:rsid w:val="00D54DA4"/>
    <w:rsid w:val="00D54EB5"/>
    <w:rsid w:val="00D562BE"/>
    <w:rsid w:val="00D56571"/>
    <w:rsid w:val="00D56D84"/>
    <w:rsid w:val="00D60497"/>
    <w:rsid w:val="00D60637"/>
    <w:rsid w:val="00D61D7D"/>
    <w:rsid w:val="00D62F18"/>
    <w:rsid w:val="00D63B3B"/>
    <w:rsid w:val="00D63E5F"/>
    <w:rsid w:val="00D63E99"/>
    <w:rsid w:val="00D63FBD"/>
    <w:rsid w:val="00D6405B"/>
    <w:rsid w:val="00D6440B"/>
    <w:rsid w:val="00D65779"/>
    <w:rsid w:val="00D66B83"/>
    <w:rsid w:val="00D67012"/>
    <w:rsid w:val="00D67DD2"/>
    <w:rsid w:val="00D706DC"/>
    <w:rsid w:val="00D70B0F"/>
    <w:rsid w:val="00D7332E"/>
    <w:rsid w:val="00D73AC2"/>
    <w:rsid w:val="00D75351"/>
    <w:rsid w:val="00D76369"/>
    <w:rsid w:val="00D7670D"/>
    <w:rsid w:val="00D77CCE"/>
    <w:rsid w:val="00D77F9A"/>
    <w:rsid w:val="00D807B4"/>
    <w:rsid w:val="00D8087C"/>
    <w:rsid w:val="00D80D24"/>
    <w:rsid w:val="00D8356D"/>
    <w:rsid w:val="00D837B8"/>
    <w:rsid w:val="00D83FED"/>
    <w:rsid w:val="00D843B7"/>
    <w:rsid w:val="00D844D5"/>
    <w:rsid w:val="00D84AF7"/>
    <w:rsid w:val="00D85455"/>
    <w:rsid w:val="00D87BA3"/>
    <w:rsid w:val="00D901DF"/>
    <w:rsid w:val="00D9461E"/>
    <w:rsid w:val="00D94F09"/>
    <w:rsid w:val="00D95DF0"/>
    <w:rsid w:val="00D978AB"/>
    <w:rsid w:val="00D97A54"/>
    <w:rsid w:val="00DA0C7F"/>
    <w:rsid w:val="00DA1A1C"/>
    <w:rsid w:val="00DA3290"/>
    <w:rsid w:val="00DA4C95"/>
    <w:rsid w:val="00DA54D9"/>
    <w:rsid w:val="00DA555C"/>
    <w:rsid w:val="00DA70AA"/>
    <w:rsid w:val="00DA7152"/>
    <w:rsid w:val="00DA75DC"/>
    <w:rsid w:val="00DB015C"/>
    <w:rsid w:val="00DB1071"/>
    <w:rsid w:val="00DB2C11"/>
    <w:rsid w:val="00DB399C"/>
    <w:rsid w:val="00DB3ADE"/>
    <w:rsid w:val="00DB4241"/>
    <w:rsid w:val="00DB4ABD"/>
    <w:rsid w:val="00DB4FDD"/>
    <w:rsid w:val="00DB56C9"/>
    <w:rsid w:val="00DB714E"/>
    <w:rsid w:val="00DC08CC"/>
    <w:rsid w:val="00DC08DA"/>
    <w:rsid w:val="00DC0C24"/>
    <w:rsid w:val="00DC1550"/>
    <w:rsid w:val="00DC258F"/>
    <w:rsid w:val="00DC2CB5"/>
    <w:rsid w:val="00DC41B7"/>
    <w:rsid w:val="00DC4F32"/>
    <w:rsid w:val="00DC6FA9"/>
    <w:rsid w:val="00DC7463"/>
    <w:rsid w:val="00DD0AB5"/>
    <w:rsid w:val="00DD0E9F"/>
    <w:rsid w:val="00DD1186"/>
    <w:rsid w:val="00DD1993"/>
    <w:rsid w:val="00DD34F9"/>
    <w:rsid w:val="00DD7632"/>
    <w:rsid w:val="00DD7DF0"/>
    <w:rsid w:val="00DE006B"/>
    <w:rsid w:val="00DE0326"/>
    <w:rsid w:val="00DE0EFA"/>
    <w:rsid w:val="00DE16FA"/>
    <w:rsid w:val="00DE1C50"/>
    <w:rsid w:val="00DE203D"/>
    <w:rsid w:val="00DE2AD7"/>
    <w:rsid w:val="00DE45E8"/>
    <w:rsid w:val="00DE54F0"/>
    <w:rsid w:val="00DE580A"/>
    <w:rsid w:val="00DE5EB7"/>
    <w:rsid w:val="00DF0D80"/>
    <w:rsid w:val="00DF18AE"/>
    <w:rsid w:val="00DF3385"/>
    <w:rsid w:val="00DF38B3"/>
    <w:rsid w:val="00DF45B0"/>
    <w:rsid w:val="00DF5A39"/>
    <w:rsid w:val="00DF6820"/>
    <w:rsid w:val="00DF6D61"/>
    <w:rsid w:val="00E0093F"/>
    <w:rsid w:val="00E009BE"/>
    <w:rsid w:val="00E027E4"/>
    <w:rsid w:val="00E038DA"/>
    <w:rsid w:val="00E03A7B"/>
    <w:rsid w:val="00E04F93"/>
    <w:rsid w:val="00E057C4"/>
    <w:rsid w:val="00E068F8"/>
    <w:rsid w:val="00E0776D"/>
    <w:rsid w:val="00E10580"/>
    <w:rsid w:val="00E108E1"/>
    <w:rsid w:val="00E10D45"/>
    <w:rsid w:val="00E12B16"/>
    <w:rsid w:val="00E135A0"/>
    <w:rsid w:val="00E1487F"/>
    <w:rsid w:val="00E15688"/>
    <w:rsid w:val="00E1574E"/>
    <w:rsid w:val="00E15DE5"/>
    <w:rsid w:val="00E17B73"/>
    <w:rsid w:val="00E215FD"/>
    <w:rsid w:val="00E2331B"/>
    <w:rsid w:val="00E239F6"/>
    <w:rsid w:val="00E23DD5"/>
    <w:rsid w:val="00E24A95"/>
    <w:rsid w:val="00E2577F"/>
    <w:rsid w:val="00E25AF2"/>
    <w:rsid w:val="00E26DA7"/>
    <w:rsid w:val="00E26EC6"/>
    <w:rsid w:val="00E2723D"/>
    <w:rsid w:val="00E31870"/>
    <w:rsid w:val="00E318C0"/>
    <w:rsid w:val="00E31B29"/>
    <w:rsid w:val="00E33499"/>
    <w:rsid w:val="00E35C52"/>
    <w:rsid w:val="00E36FC5"/>
    <w:rsid w:val="00E37480"/>
    <w:rsid w:val="00E40018"/>
    <w:rsid w:val="00E40AED"/>
    <w:rsid w:val="00E424E2"/>
    <w:rsid w:val="00E4311F"/>
    <w:rsid w:val="00E4365A"/>
    <w:rsid w:val="00E43AE6"/>
    <w:rsid w:val="00E441D0"/>
    <w:rsid w:val="00E4421D"/>
    <w:rsid w:val="00E44738"/>
    <w:rsid w:val="00E44859"/>
    <w:rsid w:val="00E4582F"/>
    <w:rsid w:val="00E466E4"/>
    <w:rsid w:val="00E46AAB"/>
    <w:rsid w:val="00E50042"/>
    <w:rsid w:val="00E50355"/>
    <w:rsid w:val="00E509CB"/>
    <w:rsid w:val="00E52DEA"/>
    <w:rsid w:val="00E52F9C"/>
    <w:rsid w:val="00E535D1"/>
    <w:rsid w:val="00E539E5"/>
    <w:rsid w:val="00E548F9"/>
    <w:rsid w:val="00E549F7"/>
    <w:rsid w:val="00E55FBB"/>
    <w:rsid w:val="00E5634F"/>
    <w:rsid w:val="00E56380"/>
    <w:rsid w:val="00E57383"/>
    <w:rsid w:val="00E575AF"/>
    <w:rsid w:val="00E621D7"/>
    <w:rsid w:val="00E622AC"/>
    <w:rsid w:val="00E6523C"/>
    <w:rsid w:val="00E668B2"/>
    <w:rsid w:val="00E668DE"/>
    <w:rsid w:val="00E670CC"/>
    <w:rsid w:val="00E67B78"/>
    <w:rsid w:val="00E703B4"/>
    <w:rsid w:val="00E72503"/>
    <w:rsid w:val="00E730CD"/>
    <w:rsid w:val="00E75627"/>
    <w:rsid w:val="00E75B31"/>
    <w:rsid w:val="00E761B6"/>
    <w:rsid w:val="00E76B46"/>
    <w:rsid w:val="00E77203"/>
    <w:rsid w:val="00E805CA"/>
    <w:rsid w:val="00E80A5D"/>
    <w:rsid w:val="00E81528"/>
    <w:rsid w:val="00E81730"/>
    <w:rsid w:val="00E81977"/>
    <w:rsid w:val="00E81AFF"/>
    <w:rsid w:val="00E825C4"/>
    <w:rsid w:val="00E82A10"/>
    <w:rsid w:val="00E82EBB"/>
    <w:rsid w:val="00E845CE"/>
    <w:rsid w:val="00E86626"/>
    <w:rsid w:val="00E87022"/>
    <w:rsid w:val="00E87AE3"/>
    <w:rsid w:val="00E90681"/>
    <w:rsid w:val="00E92F8C"/>
    <w:rsid w:val="00E9424D"/>
    <w:rsid w:val="00E96013"/>
    <w:rsid w:val="00E9629E"/>
    <w:rsid w:val="00E96E8D"/>
    <w:rsid w:val="00E97D91"/>
    <w:rsid w:val="00EA01A0"/>
    <w:rsid w:val="00EA145A"/>
    <w:rsid w:val="00EA287F"/>
    <w:rsid w:val="00EA4EE8"/>
    <w:rsid w:val="00EA5119"/>
    <w:rsid w:val="00EA6F17"/>
    <w:rsid w:val="00EA6FA4"/>
    <w:rsid w:val="00EB0240"/>
    <w:rsid w:val="00EB209A"/>
    <w:rsid w:val="00EB27AF"/>
    <w:rsid w:val="00EB3AE6"/>
    <w:rsid w:val="00EB40DC"/>
    <w:rsid w:val="00EB4B07"/>
    <w:rsid w:val="00EB5BAD"/>
    <w:rsid w:val="00EB6157"/>
    <w:rsid w:val="00EB75D4"/>
    <w:rsid w:val="00EB77A5"/>
    <w:rsid w:val="00EC0263"/>
    <w:rsid w:val="00EC0E75"/>
    <w:rsid w:val="00EC15D1"/>
    <w:rsid w:val="00EC2C82"/>
    <w:rsid w:val="00EC2CF3"/>
    <w:rsid w:val="00EC31E1"/>
    <w:rsid w:val="00EC3534"/>
    <w:rsid w:val="00EC3F04"/>
    <w:rsid w:val="00EC6384"/>
    <w:rsid w:val="00EC7206"/>
    <w:rsid w:val="00EC76C9"/>
    <w:rsid w:val="00ED048C"/>
    <w:rsid w:val="00ED272B"/>
    <w:rsid w:val="00ED539D"/>
    <w:rsid w:val="00ED5BE8"/>
    <w:rsid w:val="00ED69A0"/>
    <w:rsid w:val="00EE062B"/>
    <w:rsid w:val="00EE0AC2"/>
    <w:rsid w:val="00EE0CB6"/>
    <w:rsid w:val="00EE3CE1"/>
    <w:rsid w:val="00EE3F48"/>
    <w:rsid w:val="00EE42D9"/>
    <w:rsid w:val="00EE4E3E"/>
    <w:rsid w:val="00EE6275"/>
    <w:rsid w:val="00EE74C1"/>
    <w:rsid w:val="00EE7AC3"/>
    <w:rsid w:val="00EF0CCC"/>
    <w:rsid w:val="00EF12F3"/>
    <w:rsid w:val="00EF1E68"/>
    <w:rsid w:val="00EF3F03"/>
    <w:rsid w:val="00F01D93"/>
    <w:rsid w:val="00F023BE"/>
    <w:rsid w:val="00F02A69"/>
    <w:rsid w:val="00F036F0"/>
    <w:rsid w:val="00F0382A"/>
    <w:rsid w:val="00F05413"/>
    <w:rsid w:val="00F0592C"/>
    <w:rsid w:val="00F05E2B"/>
    <w:rsid w:val="00F07347"/>
    <w:rsid w:val="00F073AD"/>
    <w:rsid w:val="00F07FBB"/>
    <w:rsid w:val="00F104EC"/>
    <w:rsid w:val="00F1099B"/>
    <w:rsid w:val="00F120D7"/>
    <w:rsid w:val="00F124CC"/>
    <w:rsid w:val="00F12641"/>
    <w:rsid w:val="00F13191"/>
    <w:rsid w:val="00F1585E"/>
    <w:rsid w:val="00F15D64"/>
    <w:rsid w:val="00F17347"/>
    <w:rsid w:val="00F176C8"/>
    <w:rsid w:val="00F2175A"/>
    <w:rsid w:val="00F24D01"/>
    <w:rsid w:val="00F24D1D"/>
    <w:rsid w:val="00F25246"/>
    <w:rsid w:val="00F25A79"/>
    <w:rsid w:val="00F31292"/>
    <w:rsid w:val="00F32080"/>
    <w:rsid w:val="00F32C5C"/>
    <w:rsid w:val="00F32EDE"/>
    <w:rsid w:val="00F34D63"/>
    <w:rsid w:val="00F34DCF"/>
    <w:rsid w:val="00F34E4C"/>
    <w:rsid w:val="00F36D59"/>
    <w:rsid w:val="00F37139"/>
    <w:rsid w:val="00F40E09"/>
    <w:rsid w:val="00F4162F"/>
    <w:rsid w:val="00F449E7"/>
    <w:rsid w:val="00F44A9B"/>
    <w:rsid w:val="00F44B41"/>
    <w:rsid w:val="00F44D6F"/>
    <w:rsid w:val="00F45E94"/>
    <w:rsid w:val="00F468AB"/>
    <w:rsid w:val="00F507D7"/>
    <w:rsid w:val="00F51607"/>
    <w:rsid w:val="00F51DEF"/>
    <w:rsid w:val="00F52BC0"/>
    <w:rsid w:val="00F536B5"/>
    <w:rsid w:val="00F53F73"/>
    <w:rsid w:val="00F54EA9"/>
    <w:rsid w:val="00F55223"/>
    <w:rsid w:val="00F55548"/>
    <w:rsid w:val="00F55724"/>
    <w:rsid w:val="00F55935"/>
    <w:rsid w:val="00F56253"/>
    <w:rsid w:val="00F56BDA"/>
    <w:rsid w:val="00F60F81"/>
    <w:rsid w:val="00F62443"/>
    <w:rsid w:val="00F63917"/>
    <w:rsid w:val="00F6615D"/>
    <w:rsid w:val="00F661E9"/>
    <w:rsid w:val="00F67698"/>
    <w:rsid w:val="00F6776A"/>
    <w:rsid w:val="00F6781C"/>
    <w:rsid w:val="00F67861"/>
    <w:rsid w:val="00F7198D"/>
    <w:rsid w:val="00F71B9D"/>
    <w:rsid w:val="00F745B2"/>
    <w:rsid w:val="00F76FD4"/>
    <w:rsid w:val="00F80FA4"/>
    <w:rsid w:val="00F8120E"/>
    <w:rsid w:val="00F817A4"/>
    <w:rsid w:val="00F8332E"/>
    <w:rsid w:val="00F83B63"/>
    <w:rsid w:val="00F841C9"/>
    <w:rsid w:val="00F85604"/>
    <w:rsid w:val="00F85925"/>
    <w:rsid w:val="00F85B6C"/>
    <w:rsid w:val="00F91697"/>
    <w:rsid w:val="00F9180E"/>
    <w:rsid w:val="00F91FC1"/>
    <w:rsid w:val="00F923E1"/>
    <w:rsid w:val="00F9253A"/>
    <w:rsid w:val="00F925A0"/>
    <w:rsid w:val="00F93188"/>
    <w:rsid w:val="00F93B02"/>
    <w:rsid w:val="00F93E44"/>
    <w:rsid w:val="00F93E95"/>
    <w:rsid w:val="00F94D28"/>
    <w:rsid w:val="00F97690"/>
    <w:rsid w:val="00FA044B"/>
    <w:rsid w:val="00FA05DE"/>
    <w:rsid w:val="00FA0E87"/>
    <w:rsid w:val="00FA1370"/>
    <w:rsid w:val="00FA1996"/>
    <w:rsid w:val="00FA37BE"/>
    <w:rsid w:val="00FA4BE6"/>
    <w:rsid w:val="00FA541D"/>
    <w:rsid w:val="00FA7A9F"/>
    <w:rsid w:val="00FB137F"/>
    <w:rsid w:val="00FB148A"/>
    <w:rsid w:val="00FB1BF7"/>
    <w:rsid w:val="00FB2007"/>
    <w:rsid w:val="00FB2436"/>
    <w:rsid w:val="00FB2779"/>
    <w:rsid w:val="00FB4500"/>
    <w:rsid w:val="00FB5730"/>
    <w:rsid w:val="00FB5F66"/>
    <w:rsid w:val="00FB7EA2"/>
    <w:rsid w:val="00FC0BA4"/>
    <w:rsid w:val="00FC0E90"/>
    <w:rsid w:val="00FC36F7"/>
    <w:rsid w:val="00FC4E89"/>
    <w:rsid w:val="00FC5613"/>
    <w:rsid w:val="00FC6620"/>
    <w:rsid w:val="00FD0D0A"/>
    <w:rsid w:val="00FD2040"/>
    <w:rsid w:val="00FD4CCB"/>
    <w:rsid w:val="00FD51A6"/>
    <w:rsid w:val="00FD63A9"/>
    <w:rsid w:val="00FD6FEA"/>
    <w:rsid w:val="00FE05D2"/>
    <w:rsid w:val="00FE0B59"/>
    <w:rsid w:val="00FE210A"/>
    <w:rsid w:val="00FE21CF"/>
    <w:rsid w:val="00FE259A"/>
    <w:rsid w:val="00FE30E2"/>
    <w:rsid w:val="00FE32C4"/>
    <w:rsid w:val="00FE3FBE"/>
    <w:rsid w:val="00FE5CE4"/>
    <w:rsid w:val="00FE6B67"/>
    <w:rsid w:val="00FF027D"/>
    <w:rsid w:val="00FF1BFC"/>
    <w:rsid w:val="00FF1D15"/>
    <w:rsid w:val="00FF2257"/>
    <w:rsid w:val="00FF2E8E"/>
    <w:rsid w:val="00FF2FF6"/>
    <w:rsid w:val="00FF4846"/>
    <w:rsid w:val="00FF4EBD"/>
    <w:rsid w:val="00FF7286"/>
  </w:rsids>
  <m:mathPr>
    <m:mathFont m:val="Cambria Math"/>
    <m:brkBin m:val="before"/>
    <m:brkBinSub m:val="--"/>
    <m:smallFrac m:val="0"/>
    <m:dispDef/>
    <m:lMargin m:val="0"/>
    <m:rMargin m:val="0"/>
    <m:defJc m:val="centerGroup"/>
    <m:wrapIndent m:val="1440"/>
    <m:intLim m:val="subSup"/>
    <m:naryLim m:val="undOvr"/>
  </m:mathPr>
  <w:themeFontLang w:val="de-DE"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E64F1"/>
  <w15:docId w15:val="{F3A85E38-F245-49EF-8EAC-248D30AFA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2" w:qFormat="1"/>
    <w:lsdException w:name="heading 3" w:semiHidden="1" w:uiPriority="3" w:qFormat="1"/>
    <w:lsdException w:name="heading 4" w:semiHidden="1" w:uiPriority="4"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4241"/>
    <w:pPr>
      <w:spacing w:before="120" w:after="120" w:line="312" w:lineRule="auto"/>
      <w:jc w:val="both"/>
      <w:textboxTightWrap w:val="allLines"/>
    </w:pPr>
    <w:rPr>
      <w:rFonts w:ascii="Arial" w:hAnsi="Arial"/>
      <w:lang w:val="en-US"/>
    </w:rPr>
  </w:style>
  <w:style w:type="paragraph" w:styleId="Heading1">
    <w:name w:val="heading 1"/>
    <w:basedOn w:val="Normal"/>
    <w:next w:val="Normal"/>
    <w:link w:val="Heading1Char"/>
    <w:uiPriority w:val="9"/>
    <w:qFormat/>
    <w:rsid w:val="00DB4241"/>
    <w:pPr>
      <w:keepNext/>
      <w:pageBreakBefore/>
      <w:numPr>
        <w:numId w:val="6"/>
      </w:numPr>
      <w:suppressAutoHyphens/>
      <w:spacing w:before="1560" w:after="240" w:line="600" w:lineRule="auto"/>
      <w:ind w:left="431" w:hanging="431"/>
      <w:jc w:val="left"/>
      <w:outlineLvl w:val="0"/>
    </w:pPr>
    <w:rPr>
      <w:rFonts w:eastAsiaTheme="majorEastAsia" w:cstheme="majorBidi"/>
      <w:b/>
      <w:bCs/>
      <w:sz w:val="32"/>
      <w:szCs w:val="28"/>
    </w:rPr>
  </w:style>
  <w:style w:type="paragraph" w:styleId="Heading2">
    <w:name w:val="heading 2"/>
    <w:basedOn w:val="Normal"/>
    <w:next w:val="Normal"/>
    <w:link w:val="Heading2Char"/>
    <w:uiPriority w:val="2"/>
    <w:qFormat/>
    <w:rsid w:val="00DB4241"/>
    <w:pPr>
      <w:keepNext/>
      <w:numPr>
        <w:ilvl w:val="1"/>
        <w:numId w:val="6"/>
      </w:numPr>
      <w:suppressAutoHyphens/>
      <w:spacing w:before="360"/>
      <w:ind w:left="578" w:hanging="578"/>
      <w:jc w:val="left"/>
      <w:outlineLvl w:val="1"/>
    </w:pPr>
    <w:rPr>
      <w:rFonts w:eastAsiaTheme="majorEastAsia" w:cstheme="majorBidi"/>
      <w:b/>
      <w:bCs/>
      <w:sz w:val="28"/>
      <w:szCs w:val="26"/>
    </w:rPr>
  </w:style>
  <w:style w:type="paragraph" w:styleId="Heading3">
    <w:name w:val="heading 3"/>
    <w:basedOn w:val="Normal"/>
    <w:next w:val="Normal"/>
    <w:link w:val="Heading3Char"/>
    <w:uiPriority w:val="3"/>
    <w:qFormat/>
    <w:rsid w:val="00DB4241"/>
    <w:pPr>
      <w:keepNext/>
      <w:numPr>
        <w:ilvl w:val="2"/>
        <w:numId w:val="6"/>
      </w:numPr>
      <w:suppressAutoHyphens/>
      <w:spacing w:before="360"/>
      <w:jc w:val="left"/>
      <w:outlineLvl w:val="2"/>
    </w:pPr>
    <w:rPr>
      <w:rFonts w:eastAsiaTheme="majorEastAsia" w:cstheme="majorBidi"/>
      <w:b/>
      <w:bCs/>
      <w:sz w:val="24"/>
      <w:lang w:eastAsia="de-DE"/>
    </w:rPr>
  </w:style>
  <w:style w:type="paragraph" w:styleId="Heading4">
    <w:name w:val="heading 4"/>
    <w:basedOn w:val="Normal"/>
    <w:next w:val="Normal"/>
    <w:link w:val="Heading4Char"/>
    <w:uiPriority w:val="4"/>
    <w:qFormat/>
    <w:rsid w:val="00DB4241"/>
    <w:pPr>
      <w:keepNext/>
      <w:numPr>
        <w:ilvl w:val="3"/>
        <w:numId w:val="6"/>
      </w:numPr>
      <w:spacing w:before="360"/>
      <w:ind w:left="862" w:hanging="862"/>
      <w:jc w:val="left"/>
      <w:outlineLvl w:val="3"/>
    </w:pPr>
    <w:rPr>
      <w:rFonts w:eastAsiaTheme="majorEastAsia" w:cstheme="majorBidi"/>
      <w:b/>
      <w:bCs/>
      <w:iCs/>
    </w:rPr>
  </w:style>
  <w:style w:type="paragraph" w:styleId="Heading5">
    <w:name w:val="heading 5"/>
    <w:basedOn w:val="Normal"/>
    <w:next w:val="Normal"/>
    <w:link w:val="Heading5Char"/>
    <w:uiPriority w:val="9"/>
    <w:semiHidden/>
    <w:qFormat/>
    <w:rsid w:val="00E40018"/>
    <w:pPr>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E40018"/>
    <w:pPr>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E40018"/>
    <w:pPr>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E40018"/>
    <w:pPr>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E40018"/>
    <w:pPr>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241"/>
    <w:rPr>
      <w:rFonts w:ascii="Arial" w:eastAsiaTheme="majorEastAsia" w:hAnsi="Arial" w:cstheme="majorBidi"/>
      <w:b/>
      <w:bCs/>
      <w:sz w:val="32"/>
      <w:szCs w:val="28"/>
    </w:rPr>
  </w:style>
  <w:style w:type="character" w:customStyle="1" w:styleId="Heading2Char">
    <w:name w:val="Heading 2 Char"/>
    <w:basedOn w:val="DefaultParagraphFont"/>
    <w:link w:val="Heading2"/>
    <w:uiPriority w:val="2"/>
    <w:rsid w:val="00DB4241"/>
    <w:rPr>
      <w:rFonts w:ascii="Arial" w:eastAsiaTheme="majorEastAsia" w:hAnsi="Arial" w:cstheme="majorBidi"/>
      <w:b/>
      <w:bCs/>
      <w:sz w:val="28"/>
      <w:szCs w:val="26"/>
    </w:rPr>
  </w:style>
  <w:style w:type="character" w:customStyle="1" w:styleId="Heading3Char">
    <w:name w:val="Heading 3 Char"/>
    <w:basedOn w:val="DefaultParagraphFont"/>
    <w:link w:val="Heading3"/>
    <w:uiPriority w:val="3"/>
    <w:rsid w:val="00DB4241"/>
    <w:rPr>
      <w:rFonts w:ascii="Arial" w:eastAsiaTheme="majorEastAsia" w:hAnsi="Arial" w:cstheme="majorBidi"/>
      <w:b/>
      <w:bCs/>
      <w:sz w:val="24"/>
      <w:lang w:eastAsia="de-DE"/>
    </w:rPr>
  </w:style>
  <w:style w:type="character" w:customStyle="1" w:styleId="Heading4Char">
    <w:name w:val="Heading 4 Char"/>
    <w:basedOn w:val="DefaultParagraphFont"/>
    <w:link w:val="Heading4"/>
    <w:uiPriority w:val="4"/>
    <w:rsid w:val="00DB4241"/>
    <w:rPr>
      <w:rFonts w:ascii="Arial" w:eastAsiaTheme="majorEastAsia" w:hAnsi="Arial" w:cstheme="majorBidi"/>
      <w:b/>
      <w:bCs/>
      <w:iCs/>
    </w:rPr>
  </w:style>
  <w:style w:type="paragraph" w:customStyle="1" w:styleId="berschrift1ohneNummerierung">
    <w:name w:val="Überschrift 1 (ohne Nummerierung)"/>
    <w:basedOn w:val="Heading1"/>
    <w:next w:val="Normal"/>
    <w:link w:val="berschrift1ohneNummerierungZchn"/>
    <w:uiPriority w:val="5"/>
    <w:qFormat/>
    <w:rsid w:val="00DB4241"/>
    <w:pPr>
      <w:numPr>
        <w:numId w:val="5"/>
      </w:numPr>
      <w:ind w:left="431" w:hanging="431"/>
    </w:pPr>
    <w:rPr>
      <w:bCs w:val="0"/>
      <w:noProof/>
    </w:rPr>
  </w:style>
  <w:style w:type="character" w:customStyle="1" w:styleId="berschrift1ohneNummerierungZchn">
    <w:name w:val="Überschrift 1 (ohne Nummerierung) Zchn"/>
    <w:basedOn w:val="Heading1Char"/>
    <w:link w:val="berschrift1ohneNummerierung"/>
    <w:uiPriority w:val="5"/>
    <w:rsid w:val="00DB4241"/>
    <w:rPr>
      <w:rFonts w:ascii="Arial" w:eastAsiaTheme="majorEastAsia" w:hAnsi="Arial" w:cstheme="majorBidi"/>
      <w:b/>
      <w:bCs w:val="0"/>
      <w:noProof/>
      <w:sz w:val="32"/>
      <w:szCs w:val="28"/>
    </w:rPr>
  </w:style>
  <w:style w:type="paragraph" w:customStyle="1" w:styleId="berschrift1ohneRefernz">
    <w:name w:val="Überschrift 1 (ohne Refernz)"/>
    <w:basedOn w:val="TOCHeading"/>
    <w:next w:val="Normal"/>
    <w:link w:val="berschrift1ohneRefernzZchn"/>
    <w:uiPriority w:val="8"/>
    <w:qFormat/>
    <w:rsid w:val="00624653"/>
    <w:rPr>
      <w:bCs/>
    </w:rPr>
  </w:style>
  <w:style w:type="character" w:customStyle="1" w:styleId="berschrift1ohneRefernzZchn">
    <w:name w:val="Überschrift 1 (ohne Refernz) Zchn"/>
    <w:basedOn w:val="DefaultParagraphFont"/>
    <w:link w:val="berschrift1ohneRefernz"/>
    <w:uiPriority w:val="8"/>
    <w:rsid w:val="00624653"/>
    <w:rPr>
      <w:rFonts w:ascii="Arial" w:hAnsi="Arial"/>
      <w:b/>
      <w:bCs/>
      <w:sz w:val="32"/>
      <w:lang w:eastAsia="de-DE"/>
    </w:rPr>
  </w:style>
  <w:style w:type="paragraph" w:styleId="TOCHeading">
    <w:name w:val="TOC Heading"/>
    <w:basedOn w:val="Normal"/>
    <w:next w:val="Normal"/>
    <w:link w:val="TOCHeadingChar"/>
    <w:uiPriority w:val="39"/>
    <w:unhideWhenUsed/>
    <w:qFormat/>
    <w:rsid w:val="00624653"/>
    <w:pPr>
      <w:pageBreakBefore/>
      <w:spacing w:before="1560" w:after="240" w:line="600" w:lineRule="auto"/>
      <w:jc w:val="left"/>
    </w:pPr>
    <w:rPr>
      <w:b/>
      <w:sz w:val="32"/>
      <w:lang w:eastAsia="de-DE"/>
    </w:rPr>
  </w:style>
  <w:style w:type="paragraph" w:customStyle="1" w:styleId="berschrift2Anhang">
    <w:name w:val="Überschrift 2 (Anhang)"/>
    <w:basedOn w:val="Heading2"/>
    <w:link w:val="berschrift2AnhangZchn"/>
    <w:uiPriority w:val="6"/>
    <w:qFormat/>
    <w:rsid w:val="00352A44"/>
    <w:pPr>
      <w:numPr>
        <w:ilvl w:val="0"/>
        <w:numId w:val="9"/>
      </w:numPr>
      <w:ind w:left="851" w:hanging="851"/>
    </w:pPr>
  </w:style>
  <w:style w:type="character" w:customStyle="1" w:styleId="berschrift2AnhangZchn">
    <w:name w:val="Überschrift 2 (Anhang) Zchn"/>
    <w:basedOn w:val="Heading2Char"/>
    <w:link w:val="berschrift2Anhang"/>
    <w:uiPriority w:val="6"/>
    <w:rsid w:val="00352A44"/>
    <w:rPr>
      <w:rFonts w:ascii="Arial" w:eastAsiaTheme="majorEastAsia" w:hAnsi="Arial" w:cstheme="majorBidi"/>
      <w:b/>
      <w:bCs/>
      <w:sz w:val="28"/>
      <w:szCs w:val="26"/>
    </w:rPr>
  </w:style>
  <w:style w:type="paragraph" w:customStyle="1" w:styleId="berschrift3Anhang">
    <w:name w:val="Überschrift 3 (Anhang)"/>
    <w:basedOn w:val="Heading3"/>
    <w:next w:val="Normal"/>
    <w:link w:val="berschrift3AnhangZchn"/>
    <w:uiPriority w:val="7"/>
    <w:qFormat/>
    <w:rsid w:val="00990F23"/>
    <w:pPr>
      <w:numPr>
        <w:numId w:val="5"/>
      </w:numPr>
    </w:pPr>
  </w:style>
  <w:style w:type="character" w:customStyle="1" w:styleId="berschrift3AnhangZchn">
    <w:name w:val="Überschrift 3 (Anhang) Zchn"/>
    <w:basedOn w:val="Heading3Char"/>
    <w:link w:val="berschrift3Anhang"/>
    <w:uiPriority w:val="7"/>
    <w:rsid w:val="00A237BF"/>
    <w:rPr>
      <w:rFonts w:ascii="Arial" w:eastAsiaTheme="majorEastAsia" w:hAnsi="Arial" w:cstheme="majorBidi"/>
      <w:b/>
      <w:bCs/>
      <w:sz w:val="24"/>
      <w:lang w:eastAsia="de-DE"/>
    </w:rPr>
  </w:style>
  <w:style w:type="character" w:styleId="Strong">
    <w:name w:val="Strong"/>
    <w:basedOn w:val="DefaultParagraphFont"/>
    <w:uiPriority w:val="1"/>
    <w:qFormat/>
    <w:rsid w:val="00F52BC0"/>
    <w:rPr>
      <w:rFonts w:ascii="Arial" w:hAnsi="Arial"/>
      <w:b/>
      <w:bCs/>
      <w:sz w:val="22"/>
    </w:rPr>
  </w:style>
  <w:style w:type="paragraph" w:styleId="TableofFigures">
    <w:name w:val="table of figures"/>
    <w:aliases w:val="List of Figures"/>
    <w:basedOn w:val="Normal"/>
    <w:next w:val="Normal"/>
    <w:uiPriority w:val="99"/>
    <w:unhideWhenUsed/>
    <w:rsid w:val="00AE7AC2"/>
    <w:pPr>
      <w:tabs>
        <w:tab w:val="right" w:leader="dot" w:pos="8789"/>
      </w:tabs>
      <w:suppressAutoHyphens/>
      <w:spacing w:before="60" w:after="60"/>
      <w:ind w:left="1702" w:hanging="1418"/>
      <w:jc w:val="left"/>
    </w:pPr>
    <w:rPr>
      <w:noProof/>
    </w:rPr>
  </w:style>
  <w:style w:type="paragraph" w:styleId="Caption">
    <w:name w:val="caption"/>
    <w:basedOn w:val="Normal"/>
    <w:next w:val="Normal"/>
    <w:link w:val="CaptionChar"/>
    <w:uiPriority w:val="35"/>
    <w:qFormat/>
    <w:rsid w:val="00E81977"/>
    <w:pPr>
      <w:spacing w:after="360" w:line="240" w:lineRule="auto"/>
      <w:jc w:val="center"/>
    </w:pPr>
    <w:rPr>
      <w:bCs/>
      <w:szCs w:val="18"/>
    </w:rPr>
  </w:style>
  <w:style w:type="character" w:customStyle="1" w:styleId="CaptionChar">
    <w:name w:val="Caption Char"/>
    <w:basedOn w:val="DefaultParagraphFont"/>
    <w:link w:val="Caption"/>
    <w:uiPriority w:val="11"/>
    <w:rsid w:val="00E81977"/>
    <w:rPr>
      <w:rFonts w:ascii="Arial" w:hAnsi="Arial"/>
      <w:bCs/>
      <w:szCs w:val="18"/>
    </w:rPr>
  </w:style>
  <w:style w:type="paragraph" w:styleId="FootnoteText">
    <w:name w:val="footnote text"/>
    <w:basedOn w:val="Normal"/>
    <w:link w:val="FootnoteTextChar"/>
    <w:uiPriority w:val="99"/>
    <w:unhideWhenUsed/>
    <w:rsid w:val="00990F23"/>
    <w:pPr>
      <w:tabs>
        <w:tab w:val="left" w:pos="170"/>
      </w:tabs>
      <w:spacing w:after="0" w:line="240" w:lineRule="auto"/>
      <w:ind w:left="170" w:hanging="170"/>
    </w:pPr>
    <w:rPr>
      <w:sz w:val="20"/>
      <w:szCs w:val="20"/>
    </w:rPr>
  </w:style>
  <w:style w:type="character" w:customStyle="1" w:styleId="FootnoteTextChar">
    <w:name w:val="Footnote Text Char"/>
    <w:basedOn w:val="DefaultParagraphFont"/>
    <w:link w:val="FootnoteText"/>
    <w:uiPriority w:val="99"/>
    <w:rsid w:val="00990F23"/>
    <w:rPr>
      <w:rFonts w:ascii="Arial" w:hAnsi="Arial"/>
      <w:color w:val="000000" w:themeColor="text1"/>
      <w:sz w:val="20"/>
      <w:szCs w:val="20"/>
    </w:rPr>
  </w:style>
  <w:style w:type="character" w:styleId="FootnoteReference">
    <w:name w:val="footnote reference"/>
    <w:basedOn w:val="DefaultParagraphFont"/>
    <w:uiPriority w:val="99"/>
    <w:unhideWhenUsed/>
    <w:rsid w:val="00990F23"/>
    <w:rPr>
      <w:vertAlign w:val="superscript"/>
    </w:rPr>
  </w:style>
  <w:style w:type="paragraph" w:customStyle="1" w:styleId="Grafik">
    <w:name w:val="Grafik"/>
    <w:basedOn w:val="Normal"/>
    <w:uiPriority w:val="10"/>
    <w:qFormat/>
    <w:rsid w:val="007E0F25"/>
    <w:pPr>
      <w:spacing w:before="360" w:line="240" w:lineRule="auto"/>
      <w:ind w:left="1559" w:hanging="1559"/>
      <w:jc w:val="center"/>
    </w:pPr>
    <w:rPr>
      <w:noProof/>
      <w:lang w:eastAsia="de-DE"/>
    </w:rPr>
  </w:style>
  <w:style w:type="character" w:customStyle="1" w:styleId="TOCHeadingChar">
    <w:name w:val="TOC Heading Char"/>
    <w:basedOn w:val="DefaultParagraphFont"/>
    <w:link w:val="TOCHeading"/>
    <w:uiPriority w:val="39"/>
    <w:rsid w:val="00624653"/>
    <w:rPr>
      <w:rFonts w:ascii="Arial" w:hAnsi="Arial"/>
      <w:b/>
      <w:sz w:val="32"/>
      <w:lang w:eastAsia="de-DE"/>
    </w:rPr>
  </w:style>
  <w:style w:type="paragraph" w:styleId="Header">
    <w:name w:val="header"/>
    <w:basedOn w:val="Normal"/>
    <w:link w:val="HeaderChar"/>
    <w:uiPriority w:val="99"/>
    <w:unhideWhenUsed/>
    <w:rsid w:val="005015FC"/>
    <w:pPr>
      <w:pBdr>
        <w:bottom w:val="single" w:sz="8" w:space="1" w:color="000000" w:themeColor="text1"/>
      </w:pBdr>
      <w:tabs>
        <w:tab w:val="center" w:pos="4536"/>
        <w:tab w:val="right" w:pos="8833"/>
      </w:tabs>
      <w:spacing w:after="0" w:line="288" w:lineRule="auto"/>
      <w:jc w:val="right"/>
    </w:pPr>
    <w:rPr>
      <w:color w:val="000000" w:themeColor="text1"/>
    </w:rPr>
  </w:style>
  <w:style w:type="character" w:customStyle="1" w:styleId="HeaderChar">
    <w:name w:val="Header Char"/>
    <w:basedOn w:val="DefaultParagraphFont"/>
    <w:link w:val="Header"/>
    <w:uiPriority w:val="99"/>
    <w:rsid w:val="005015FC"/>
    <w:rPr>
      <w:rFonts w:ascii="Arial" w:hAnsi="Arial"/>
      <w:color w:val="000000" w:themeColor="text1"/>
    </w:rPr>
  </w:style>
  <w:style w:type="numbering" w:customStyle="1" w:styleId="ListeeinfacheAufzhlung">
    <w:name w:val="Liste (einfache Aufzählung)"/>
    <w:basedOn w:val="NoList"/>
    <w:uiPriority w:val="99"/>
    <w:rsid w:val="00990F23"/>
    <w:pPr>
      <w:numPr>
        <w:numId w:val="1"/>
      </w:numPr>
    </w:pPr>
  </w:style>
  <w:style w:type="numbering" w:customStyle="1" w:styleId="ListeSpiegelstrich">
    <w:name w:val="Liste (Spiegelstrich)"/>
    <w:uiPriority w:val="99"/>
    <w:rsid w:val="00990F23"/>
    <w:pPr>
      <w:numPr>
        <w:numId w:val="2"/>
      </w:numPr>
    </w:pPr>
  </w:style>
  <w:style w:type="paragraph" w:customStyle="1" w:styleId="ListenabsatzAufzhlungE1">
    <w:name w:val="Listenabsatz Aufzählung E1"/>
    <w:basedOn w:val="ListParagraph"/>
    <w:link w:val="ListenabsatzAufzhlungE1Zchn"/>
    <w:uiPriority w:val="13"/>
    <w:rsid w:val="00AA45D7"/>
    <w:pPr>
      <w:numPr>
        <w:numId w:val="7"/>
      </w:numPr>
    </w:pPr>
  </w:style>
  <w:style w:type="paragraph" w:styleId="ListParagraph">
    <w:name w:val="List Paragraph"/>
    <w:basedOn w:val="Normal"/>
    <w:link w:val="ListParagraphChar"/>
    <w:uiPriority w:val="34"/>
    <w:qFormat/>
    <w:rsid w:val="00AA45D7"/>
    <w:pPr>
      <w:spacing w:before="0" w:after="0"/>
      <w:contextualSpacing/>
    </w:pPr>
  </w:style>
  <w:style w:type="paragraph" w:customStyle="1" w:styleId="ListenabsatzSpiegelpunkte">
    <w:name w:val="Listenabsatz Spiegelpunkte"/>
    <w:basedOn w:val="ListenabsatzAufzhlungE1"/>
    <w:uiPriority w:val="14"/>
    <w:qFormat/>
    <w:rsid w:val="00565C63"/>
    <w:pPr>
      <w:spacing w:before="120" w:after="120"/>
      <w:contextualSpacing w:val="0"/>
    </w:pPr>
  </w:style>
  <w:style w:type="numbering" w:customStyle="1" w:styleId="ListeberschriftenAllgemein">
    <w:name w:val="Liste Überschriften Allgemein"/>
    <w:basedOn w:val="NoList"/>
    <w:uiPriority w:val="99"/>
    <w:rsid w:val="00535963"/>
    <w:pPr>
      <w:numPr>
        <w:numId w:val="3"/>
      </w:numPr>
    </w:pPr>
  </w:style>
  <w:style w:type="numbering" w:customStyle="1" w:styleId="ListeberschriftenAnhang">
    <w:name w:val="Liste Überschriften Anhang"/>
    <w:uiPriority w:val="99"/>
    <w:rsid w:val="00990F23"/>
    <w:pPr>
      <w:numPr>
        <w:numId w:val="4"/>
      </w:numPr>
    </w:pPr>
  </w:style>
  <w:style w:type="paragraph" w:styleId="Bibliography">
    <w:name w:val="Bibliography"/>
    <w:basedOn w:val="Normal"/>
    <w:next w:val="Normal"/>
    <w:uiPriority w:val="37"/>
    <w:unhideWhenUsed/>
    <w:rsid w:val="00E50355"/>
    <w:pPr>
      <w:tabs>
        <w:tab w:val="left" w:pos="284"/>
      </w:tabs>
      <w:suppressAutoHyphens/>
      <w:ind w:left="284"/>
      <w:jc w:val="left"/>
    </w:pPr>
    <w:rPr>
      <w:noProof/>
    </w:rPr>
  </w:style>
  <w:style w:type="character" w:styleId="PageNumber">
    <w:name w:val="page number"/>
    <w:basedOn w:val="DefaultParagraphFont"/>
    <w:uiPriority w:val="99"/>
    <w:unhideWhenUsed/>
    <w:rsid w:val="00A105F0"/>
    <w:rPr>
      <w:b/>
    </w:rPr>
  </w:style>
  <w:style w:type="table" w:customStyle="1" w:styleId="TabelleFormelnmitNummerierung">
    <w:name w:val="Tabelle (Formeln mit Nummerierung)"/>
    <w:basedOn w:val="TableNormal"/>
    <w:uiPriority w:val="99"/>
    <w:rsid w:val="00AC12BE"/>
    <w:pPr>
      <w:spacing w:after="240" w:line="360" w:lineRule="exact"/>
      <w:ind w:left="567"/>
    </w:pPr>
    <w:rPr>
      <w:rFonts w:ascii="Arial" w:hAnsi="Arial"/>
      <w:color w:val="000000" w:themeColor="text1"/>
    </w:rPr>
    <w:tblPr/>
    <w:tcPr>
      <w:shd w:val="clear" w:color="auto" w:fill="FFFFFF" w:themeFill="background1"/>
    </w:tcPr>
  </w:style>
  <w:style w:type="table" w:customStyle="1" w:styleId="TabelleWerte">
    <w:name w:val="Tabelle (Werte)"/>
    <w:basedOn w:val="TableNormal"/>
    <w:uiPriority w:val="99"/>
    <w:rsid w:val="00352A44"/>
    <w:pPr>
      <w:spacing w:after="0" w:line="240" w:lineRule="auto"/>
    </w:pPr>
    <w:rPr>
      <w:rFonts w:ascii="Arial" w:hAnsi="Arial"/>
      <w:color w:val="000000" w:themeColor="text1"/>
    </w:rPr>
    <w:tblPr>
      <w:tblStyleRowBandSize w:val="1"/>
      <w:tblStyleColBandSize w:val="1"/>
    </w:tblPr>
    <w:tblStylePr w:type="firstRow">
      <w:rPr>
        <w:b/>
      </w:rPr>
      <w:tblPr/>
      <w:tcPr>
        <w:tcBorders>
          <w:top w:val="nil"/>
          <w:left w:val="nil"/>
          <w:bottom w:val="single" w:sz="18" w:space="0" w:color="000000" w:themeColor="text1"/>
          <w:right w:val="nil"/>
          <w:insideH w:val="nil"/>
          <w:insideV w:val="nil"/>
          <w:tl2br w:val="nil"/>
          <w:tr2bl w:val="nil"/>
        </w:tcBorders>
      </w:tcPr>
    </w:tblStylePr>
    <w:tblStylePr w:type="lastRow">
      <w:rPr>
        <w:b/>
      </w:rPr>
      <w:tblPr/>
      <w:tcPr>
        <w:tcBorders>
          <w:top w:val="double" w:sz="4" w:space="0" w:color="auto"/>
          <w:left w:val="nil"/>
          <w:bottom w:val="nil"/>
          <w:right w:val="nil"/>
          <w:insideH w:val="nil"/>
          <w:insideV w:val="nil"/>
          <w:tl2br w:val="nil"/>
          <w:tr2bl w:val="nil"/>
        </w:tcBorders>
      </w:tcPr>
    </w:tblStylePr>
    <w:tblStylePr w:type="firstCol">
      <w:rPr>
        <w:rFonts w:ascii="Arial" w:hAnsi="Arial"/>
        <w:i w:val="0"/>
        <w:sz w:val="22"/>
      </w:rPr>
      <w:tblPr/>
      <w:tcPr>
        <w:tcBorders>
          <w:top w:val="nil"/>
          <w:left w:val="nil"/>
          <w:bottom w:val="nil"/>
          <w:right w:val="single" w:sz="8" w:space="0" w:color="000000" w:themeColor="text1"/>
          <w:insideH w:val="nil"/>
          <w:insideV w:val="nil"/>
          <w:tl2br w:val="nil"/>
          <w:tr2bl w:val="nil"/>
        </w:tcBorders>
      </w:tcPr>
    </w:tblStylePr>
  </w:style>
  <w:style w:type="paragraph" w:styleId="TOC1">
    <w:name w:val="toc 1"/>
    <w:basedOn w:val="Normal"/>
    <w:next w:val="Normal"/>
    <w:autoRedefine/>
    <w:uiPriority w:val="39"/>
    <w:unhideWhenUsed/>
    <w:qFormat/>
    <w:rsid w:val="001F1855"/>
    <w:pPr>
      <w:tabs>
        <w:tab w:val="left" w:pos="340"/>
        <w:tab w:val="right" w:pos="8806"/>
      </w:tabs>
      <w:spacing w:before="160" w:after="0"/>
      <w:jc w:val="left"/>
    </w:pPr>
    <w:rPr>
      <w:b/>
      <w:bCs/>
      <w:noProof/>
      <w:szCs w:val="20"/>
    </w:rPr>
  </w:style>
  <w:style w:type="paragraph" w:styleId="TOC2">
    <w:name w:val="toc 2"/>
    <w:basedOn w:val="Normal"/>
    <w:next w:val="Normal"/>
    <w:autoRedefine/>
    <w:uiPriority w:val="39"/>
    <w:unhideWhenUsed/>
    <w:qFormat/>
    <w:rsid w:val="00A3563F"/>
    <w:pPr>
      <w:tabs>
        <w:tab w:val="left" w:pos="851"/>
        <w:tab w:val="right" w:leader="dot" w:pos="8806"/>
      </w:tabs>
      <w:spacing w:before="0" w:after="0"/>
      <w:ind w:left="340"/>
      <w:jc w:val="left"/>
    </w:pPr>
    <w:rPr>
      <w:iCs/>
      <w:noProof/>
      <w:szCs w:val="20"/>
    </w:rPr>
  </w:style>
  <w:style w:type="paragraph" w:styleId="TOC3">
    <w:name w:val="toc 3"/>
    <w:basedOn w:val="TOC2"/>
    <w:next w:val="Normal"/>
    <w:autoRedefine/>
    <w:uiPriority w:val="39"/>
    <w:unhideWhenUsed/>
    <w:qFormat/>
    <w:rsid w:val="001303DA"/>
    <w:pPr>
      <w:tabs>
        <w:tab w:val="clear" w:pos="851"/>
        <w:tab w:val="clear" w:pos="8806"/>
        <w:tab w:val="left" w:pos="1559"/>
        <w:tab w:val="right" w:leader="dot" w:pos="8789"/>
      </w:tabs>
      <w:ind w:left="851"/>
    </w:pPr>
  </w:style>
  <w:style w:type="paragraph" w:styleId="Footer">
    <w:name w:val="footer"/>
    <w:basedOn w:val="Normal"/>
    <w:link w:val="FooterChar"/>
    <w:uiPriority w:val="99"/>
    <w:unhideWhenUsed/>
    <w:rsid w:val="00990F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0F23"/>
    <w:rPr>
      <w:rFonts w:ascii="Arial" w:hAnsi="Arial"/>
      <w:color w:val="000000" w:themeColor="text1"/>
      <w:sz w:val="24"/>
    </w:rPr>
  </w:style>
  <w:style w:type="paragraph" w:customStyle="1" w:styleId="Formel">
    <w:name w:val="Formel"/>
    <w:next w:val="Normal"/>
    <w:link w:val="FormelZchn"/>
    <w:uiPriority w:val="12"/>
    <w:qFormat/>
    <w:rsid w:val="00990F23"/>
    <w:pPr>
      <w:keepLines/>
      <w:tabs>
        <w:tab w:val="right" w:pos="8505"/>
      </w:tabs>
      <w:spacing w:before="360" w:after="240" w:line="480" w:lineRule="auto"/>
      <w:jc w:val="center"/>
    </w:pPr>
    <w:rPr>
      <w:rFonts w:ascii="Arial" w:hAnsi="Arial"/>
      <w:color w:val="000000" w:themeColor="text1"/>
      <w:sz w:val="24"/>
      <w:szCs w:val="18"/>
    </w:rPr>
  </w:style>
  <w:style w:type="character" w:customStyle="1" w:styleId="FormelZchn">
    <w:name w:val="Formel Zchn"/>
    <w:basedOn w:val="CaptionChar"/>
    <w:link w:val="Formel"/>
    <w:uiPriority w:val="12"/>
    <w:rsid w:val="00BF29C9"/>
    <w:rPr>
      <w:rFonts w:ascii="Arial" w:hAnsi="Arial"/>
      <w:bCs w:val="0"/>
      <w:i/>
      <w:color w:val="000000" w:themeColor="text1"/>
      <w:sz w:val="24"/>
      <w:szCs w:val="18"/>
    </w:rPr>
  </w:style>
  <w:style w:type="paragraph" w:styleId="BalloonText">
    <w:name w:val="Balloon Text"/>
    <w:basedOn w:val="Normal"/>
    <w:link w:val="BalloonTextChar"/>
    <w:uiPriority w:val="99"/>
    <w:semiHidden/>
    <w:rsid w:val="00BA5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1D4"/>
    <w:rPr>
      <w:rFonts w:ascii="Tahoma" w:hAnsi="Tahoma" w:cs="Tahoma"/>
      <w:color w:val="000000" w:themeColor="text1"/>
      <w:sz w:val="16"/>
      <w:szCs w:val="16"/>
    </w:rPr>
  </w:style>
  <w:style w:type="character" w:styleId="Hyperlink">
    <w:name w:val="Hyperlink"/>
    <w:basedOn w:val="DefaultParagraphFont"/>
    <w:uiPriority w:val="99"/>
    <w:unhideWhenUsed/>
    <w:rsid w:val="00275A0A"/>
    <w:rPr>
      <w:color w:val="0000FF" w:themeColor="hyperlink"/>
      <w:u w:val="single"/>
    </w:rPr>
  </w:style>
  <w:style w:type="character" w:customStyle="1" w:styleId="Heading5Char">
    <w:name w:val="Heading 5 Char"/>
    <w:basedOn w:val="DefaultParagraphFont"/>
    <w:link w:val="Heading5"/>
    <w:uiPriority w:val="9"/>
    <w:semiHidden/>
    <w:rsid w:val="00E400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00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00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00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018"/>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qFormat/>
    <w:rsid w:val="00FA541D"/>
    <w:pPr>
      <w:tabs>
        <w:tab w:val="left" w:pos="2466"/>
        <w:tab w:val="right" w:leader="dot" w:pos="8806"/>
      </w:tabs>
      <w:spacing w:before="0" w:after="0"/>
      <w:ind w:left="1559"/>
      <w:jc w:val="left"/>
    </w:pPr>
    <w:rPr>
      <w:rFonts w:cs="Arial"/>
      <w:noProof/>
      <w:lang w:eastAsia="de-DE"/>
    </w:rPr>
  </w:style>
  <w:style w:type="paragraph" w:customStyle="1" w:styleId="TitelseiteKopfzeile">
    <w:name w:val="Titelseite Kopfzeile"/>
    <w:basedOn w:val="Normal"/>
    <w:uiPriority w:val="49"/>
    <w:rsid w:val="0093018C"/>
    <w:pPr>
      <w:spacing w:before="0" w:after="0" w:line="276" w:lineRule="auto"/>
      <w:ind w:right="425"/>
      <w:jc w:val="center"/>
    </w:pPr>
    <w:rPr>
      <w:rFonts w:ascii="TUM Neue Helvetica 55 Regular" w:eastAsia="SimSun" w:hAnsi="TUM Neue Helvetica 55 Regular" w:cs="Times New Roman"/>
      <w:sz w:val="24"/>
      <w:szCs w:val="28"/>
      <w:lang w:eastAsia="zh-CN"/>
    </w:rPr>
  </w:style>
  <w:style w:type="paragraph" w:customStyle="1" w:styleId="TitelseiteTitel">
    <w:name w:val="Titelseite Titel"/>
    <w:basedOn w:val="Normal"/>
    <w:link w:val="TitelseiteTitelZchn"/>
    <w:uiPriority w:val="49"/>
    <w:rsid w:val="0093018C"/>
    <w:pPr>
      <w:spacing w:before="0" w:after="0" w:line="240" w:lineRule="auto"/>
      <w:jc w:val="center"/>
    </w:pPr>
    <w:rPr>
      <w:rFonts w:ascii="TUM Neue Helvetica 55 Regular" w:eastAsia="Times New Roman" w:hAnsi="TUM Neue Helvetica 55 Regular" w:cs="Times New Roman"/>
      <w:b/>
      <w:bCs/>
      <w:sz w:val="52"/>
      <w:szCs w:val="52"/>
      <w:lang w:eastAsia="de-DE"/>
    </w:rPr>
  </w:style>
  <w:style w:type="paragraph" w:customStyle="1" w:styleId="TitelseiteVerfasser">
    <w:name w:val="Titelseite Verfasser"/>
    <w:basedOn w:val="Normal"/>
    <w:uiPriority w:val="49"/>
    <w:qFormat/>
    <w:rsid w:val="0093018C"/>
    <w:pPr>
      <w:spacing w:before="0" w:after="0" w:line="240" w:lineRule="auto"/>
      <w:jc w:val="center"/>
    </w:pPr>
    <w:rPr>
      <w:rFonts w:ascii="TUM Neue Helvetica 55 Regular" w:eastAsia="Times New Roman" w:hAnsi="TUM Neue Helvetica 55 Regular" w:cs="Times New Roman"/>
      <w:sz w:val="28"/>
      <w:szCs w:val="28"/>
      <w:lang w:eastAsia="de-DE"/>
    </w:rPr>
  </w:style>
  <w:style w:type="paragraph" w:customStyle="1" w:styleId="TitelseiteBetreuer">
    <w:name w:val="Titelseite Betreuer"/>
    <w:basedOn w:val="Normal"/>
    <w:uiPriority w:val="49"/>
    <w:qFormat/>
    <w:rsid w:val="0093018C"/>
    <w:pPr>
      <w:spacing w:before="0" w:after="0" w:line="360" w:lineRule="auto"/>
      <w:jc w:val="center"/>
    </w:pPr>
    <w:rPr>
      <w:rFonts w:ascii="TUM Neue Helvetica 55 Regular" w:eastAsia="Times New Roman" w:hAnsi="TUM Neue Helvetica 55 Regular" w:cs="Times New Roman"/>
      <w:iCs/>
      <w:sz w:val="28"/>
      <w:szCs w:val="28"/>
      <w:lang w:eastAsia="de-DE"/>
    </w:rPr>
  </w:style>
  <w:style w:type="paragraph" w:customStyle="1" w:styleId="TitelseiteDatum">
    <w:name w:val="Titelseite Datum"/>
    <w:basedOn w:val="TitelseiteBetreuer"/>
    <w:uiPriority w:val="49"/>
    <w:qFormat/>
    <w:rsid w:val="0093018C"/>
    <w:pPr>
      <w:spacing w:line="240" w:lineRule="auto"/>
    </w:pPr>
  </w:style>
  <w:style w:type="paragraph" w:customStyle="1" w:styleId="BeschriftungBlocksatz">
    <w:name w:val="Beschriftung Blocksatz"/>
    <w:basedOn w:val="Caption"/>
    <w:next w:val="Normal"/>
    <w:uiPriority w:val="11"/>
    <w:qFormat/>
    <w:rsid w:val="00820651"/>
    <w:pPr>
      <w:ind w:left="1276" w:hanging="1276"/>
      <w:jc w:val="both"/>
    </w:pPr>
  </w:style>
  <w:style w:type="paragraph" w:customStyle="1" w:styleId="Beschriftungoberhalb">
    <w:name w:val="Beschriftung oberhalb"/>
    <w:basedOn w:val="Caption"/>
    <w:next w:val="Normal"/>
    <w:uiPriority w:val="11"/>
    <w:qFormat/>
    <w:rsid w:val="004A2EDB"/>
    <w:pPr>
      <w:spacing w:before="360" w:after="120"/>
    </w:pPr>
  </w:style>
  <w:style w:type="paragraph" w:customStyle="1" w:styleId="Tabelle">
    <w:name w:val="Tabelle"/>
    <w:basedOn w:val="Normal"/>
    <w:uiPriority w:val="12"/>
    <w:qFormat/>
    <w:rsid w:val="00E81977"/>
    <w:pPr>
      <w:spacing w:before="60" w:after="60" w:line="276" w:lineRule="auto"/>
    </w:pPr>
    <w:rPr>
      <w:color w:val="000000" w:themeColor="text1"/>
    </w:rPr>
  </w:style>
  <w:style w:type="paragraph" w:styleId="Index1">
    <w:name w:val="index 1"/>
    <w:basedOn w:val="Normal"/>
    <w:next w:val="Normal"/>
    <w:link w:val="Index1Char"/>
    <w:autoRedefine/>
    <w:uiPriority w:val="99"/>
    <w:semiHidden/>
    <w:qFormat/>
    <w:rsid w:val="001F1855"/>
    <w:pPr>
      <w:tabs>
        <w:tab w:val="left" w:leader="dot" w:pos="1418"/>
        <w:tab w:val="right" w:pos="8835"/>
      </w:tabs>
      <w:spacing w:before="0" w:after="0"/>
      <w:ind w:left="221" w:hanging="221"/>
      <w:jc w:val="left"/>
    </w:pPr>
    <w:rPr>
      <w:noProof/>
      <w:szCs w:val="20"/>
    </w:rPr>
  </w:style>
  <w:style w:type="paragraph" w:styleId="Index2">
    <w:name w:val="index 2"/>
    <w:basedOn w:val="Normal"/>
    <w:next w:val="Normal"/>
    <w:autoRedefine/>
    <w:uiPriority w:val="99"/>
    <w:semiHidden/>
    <w:rsid w:val="00190C8B"/>
    <w:pPr>
      <w:spacing w:before="0" w:after="0"/>
      <w:ind w:left="440" w:hanging="220"/>
      <w:jc w:val="left"/>
    </w:pPr>
    <w:rPr>
      <w:rFonts w:asciiTheme="minorHAnsi" w:hAnsiTheme="minorHAnsi"/>
      <w:sz w:val="20"/>
      <w:szCs w:val="20"/>
    </w:rPr>
  </w:style>
  <w:style w:type="paragraph" w:styleId="Index3">
    <w:name w:val="index 3"/>
    <w:basedOn w:val="Normal"/>
    <w:next w:val="Normal"/>
    <w:autoRedefine/>
    <w:uiPriority w:val="99"/>
    <w:semiHidden/>
    <w:rsid w:val="00190C8B"/>
    <w:pPr>
      <w:spacing w:before="0" w:after="0"/>
      <w:ind w:left="660" w:hanging="220"/>
      <w:jc w:val="left"/>
    </w:pPr>
    <w:rPr>
      <w:rFonts w:asciiTheme="minorHAnsi" w:hAnsiTheme="minorHAnsi"/>
      <w:sz w:val="20"/>
      <w:szCs w:val="20"/>
    </w:rPr>
  </w:style>
  <w:style w:type="paragraph" w:styleId="Index4">
    <w:name w:val="index 4"/>
    <w:basedOn w:val="Normal"/>
    <w:next w:val="Normal"/>
    <w:autoRedefine/>
    <w:uiPriority w:val="99"/>
    <w:semiHidden/>
    <w:rsid w:val="00190C8B"/>
    <w:pPr>
      <w:spacing w:before="0" w:after="0"/>
      <w:ind w:left="880" w:hanging="220"/>
      <w:jc w:val="left"/>
    </w:pPr>
    <w:rPr>
      <w:rFonts w:asciiTheme="minorHAnsi" w:hAnsiTheme="minorHAnsi"/>
      <w:sz w:val="20"/>
      <w:szCs w:val="20"/>
    </w:rPr>
  </w:style>
  <w:style w:type="paragraph" w:styleId="Index5">
    <w:name w:val="index 5"/>
    <w:basedOn w:val="Normal"/>
    <w:next w:val="Normal"/>
    <w:autoRedefine/>
    <w:uiPriority w:val="99"/>
    <w:semiHidden/>
    <w:rsid w:val="00190C8B"/>
    <w:pPr>
      <w:spacing w:before="0" w:after="0"/>
      <w:ind w:left="1100" w:hanging="220"/>
      <w:jc w:val="left"/>
    </w:pPr>
    <w:rPr>
      <w:rFonts w:asciiTheme="minorHAnsi" w:hAnsiTheme="minorHAnsi"/>
      <w:sz w:val="20"/>
      <w:szCs w:val="20"/>
    </w:rPr>
  </w:style>
  <w:style w:type="paragraph" w:styleId="Index6">
    <w:name w:val="index 6"/>
    <w:basedOn w:val="Normal"/>
    <w:next w:val="Normal"/>
    <w:autoRedefine/>
    <w:uiPriority w:val="99"/>
    <w:semiHidden/>
    <w:rsid w:val="00190C8B"/>
    <w:pPr>
      <w:spacing w:before="0" w:after="0"/>
      <w:ind w:left="1320" w:hanging="220"/>
      <w:jc w:val="left"/>
    </w:pPr>
    <w:rPr>
      <w:rFonts w:asciiTheme="minorHAnsi" w:hAnsiTheme="minorHAnsi"/>
      <w:sz w:val="20"/>
      <w:szCs w:val="20"/>
    </w:rPr>
  </w:style>
  <w:style w:type="paragraph" w:styleId="Index7">
    <w:name w:val="index 7"/>
    <w:basedOn w:val="Normal"/>
    <w:next w:val="Normal"/>
    <w:autoRedefine/>
    <w:uiPriority w:val="99"/>
    <w:semiHidden/>
    <w:rsid w:val="00190C8B"/>
    <w:pPr>
      <w:spacing w:before="0" w:after="0"/>
      <w:ind w:left="1540" w:hanging="220"/>
      <w:jc w:val="left"/>
    </w:pPr>
    <w:rPr>
      <w:rFonts w:asciiTheme="minorHAnsi" w:hAnsiTheme="minorHAnsi"/>
      <w:sz w:val="20"/>
      <w:szCs w:val="20"/>
    </w:rPr>
  </w:style>
  <w:style w:type="paragraph" w:styleId="Index8">
    <w:name w:val="index 8"/>
    <w:basedOn w:val="Normal"/>
    <w:next w:val="Normal"/>
    <w:autoRedefine/>
    <w:uiPriority w:val="99"/>
    <w:semiHidden/>
    <w:rsid w:val="00190C8B"/>
    <w:pPr>
      <w:spacing w:before="0" w:after="0"/>
      <w:ind w:left="1760" w:hanging="220"/>
      <w:jc w:val="left"/>
    </w:pPr>
    <w:rPr>
      <w:rFonts w:asciiTheme="minorHAnsi" w:hAnsiTheme="minorHAnsi"/>
      <w:sz w:val="20"/>
      <w:szCs w:val="20"/>
    </w:rPr>
  </w:style>
  <w:style w:type="paragraph" w:styleId="Index9">
    <w:name w:val="index 9"/>
    <w:basedOn w:val="Normal"/>
    <w:next w:val="Normal"/>
    <w:autoRedefine/>
    <w:uiPriority w:val="99"/>
    <w:semiHidden/>
    <w:rsid w:val="00190C8B"/>
    <w:pPr>
      <w:spacing w:before="0" w:after="0"/>
      <w:ind w:left="1980" w:hanging="220"/>
      <w:jc w:val="left"/>
    </w:pPr>
    <w:rPr>
      <w:rFonts w:asciiTheme="minorHAnsi" w:hAnsiTheme="minorHAnsi"/>
      <w:sz w:val="20"/>
      <w:szCs w:val="20"/>
    </w:rPr>
  </w:style>
  <w:style w:type="paragraph" w:styleId="IndexHeading">
    <w:name w:val="index heading"/>
    <w:basedOn w:val="Normal"/>
    <w:next w:val="Index1"/>
    <w:uiPriority w:val="99"/>
    <w:semiHidden/>
    <w:rsid w:val="00190C8B"/>
    <w:pPr>
      <w:spacing w:before="0" w:after="0"/>
      <w:jc w:val="left"/>
    </w:pPr>
    <w:rPr>
      <w:rFonts w:asciiTheme="minorHAnsi" w:hAnsiTheme="minorHAnsi"/>
      <w:sz w:val="20"/>
      <w:szCs w:val="20"/>
    </w:rPr>
  </w:style>
  <w:style w:type="character" w:styleId="LineNumber">
    <w:name w:val="line number"/>
    <w:basedOn w:val="DefaultParagraphFont"/>
    <w:uiPriority w:val="99"/>
    <w:semiHidden/>
    <w:rsid w:val="000A3D2E"/>
  </w:style>
  <w:style w:type="paragraph" w:customStyle="1" w:styleId="Formatvorlage1">
    <w:name w:val="Formatvorlage1"/>
    <w:basedOn w:val="Heading1"/>
    <w:link w:val="Formatvorlage1Zchn"/>
    <w:rsid w:val="00B31E5E"/>
    <w:pPr>
      <w:numPr>
        <w:numId w:val="0"/>
      </w:numPr>
    </w:pPr>
  </w:style>
  <w:style w:type="paragraph" w:customStyle="1" w:styleId="Formatvorlage2">
    <w:name w:val="Formatvorlage2"/>
    <w:basedOn w:val="Normal"/>
    <w:next w:val="berschrift1ohneRefernz"/>
    <w:link w:val="Formatvorlage2Zchn"/>
    <w:rsid w:val="00B31E5E"/>
    <w:rPr>
      <w:b/>
      <w:sz w:val="32"/>
      <w:szCs w:val="32"/>
    </w:rPr>
  </w:style>
  <w:style w:type="character" w:customStyle="1" w:styleId="Formatvorlage1Zchn">
    <w:name w:val="Formatvorlage1 Zchn"/>
    <w:basedOn w:val="Heading1Char"/>
    <w:link w:val="Formatvorlage1"/>
    <w:rsid w:val="00B31E5E"/>
    <w:rPr>
      <w:rFonts w:ascii="Arial" w:eastAsiaTheme="majorEastAsia" w:hAnsi="Arial" w:cstheme="majorBidi"/>
      <w:b/>
      <w:bCs/>
      <w:color w:val="000000" w:themeColor="text1"/>
      <w:sz w:val="32"/>
      <w:szCs w:val="28"/>
    </w:rPr>
  </w:style>
  <w:style w:type="character" w:customStyle="1" w:styleId="Formatvorlage2Zchn">
    <w:name w:val="Formatvorlage2 Zchn"/>
    <w:basedOn w:val="DefaultParagraphFont"/>
    <w:link w:val="Formatvorlage2"/>
    <w:rsid w:val="00B31E5E"/>
    <w:rPr>
      <w:rFonts w:ascii="Arial" w:hAnsi="Arial"/>
      <w:b/>
      <w:sz w:val="32"/>
      <w:szCs w:val="32"/>
    </w:rPr>
  </w:style>
  <w:style w:type="paragraph" w:styleId="TOC5">
    <w:name w:val="toc 5"/>
    <w:basedOn w:val="Normal"/>
    <w:next w:val="Normal"/>
    <w:autoRedefine/>
    <w:uiPriority w:val="39"/>
    <w:semiHidden/>
    <w:rsid w:val="00DE5EB7"/>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rsid w:val="00DE5EB7"/>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rsid w:val="00DE5EB7"/>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rsid w:val="00DE5EB7"/>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rsid w:val="00DE5EB7"/>
    <w:pPr>
      <w:spacing w:before="0" w:after="0"/>
      <w:ind w:left="1760"/>
      <w:jc w:val="left"/>
    </w:pPr>
    <w:rPr>
      <w:rFonts w:asciiTheme="minorHAnsi" w:hAnsiTheme="minorHAnsi"/>
      <w:sz w:val="20"/>
      <w:szCs w:val="20"/>
    </w:rPr>
  </w:style>
  <w:style w:type="character" w:styleId="PlaceholderText">
    <w:name w:val="Placeholder Text"/>
    <w:basedOn w:val="DefaultParagraphFont"/>
    <w:uiPriority w:val="99"/>
    <w:semiHidden/>
    <w:rsid w:val="00E43AE6"/>
    <w:rPr>
      <w:color w:val="808080"/>
    </w:rPr>
  </w:style>
  <w:style w:type="paragraph" w:customStyle="1" w:styleId="Abkrzungsverzeichnis">
    <w:name w:val="Abkürzungsverzeichnis"/>
    <w:basedOn w:val="Index1"/>
    <w:link w:val="AbkrzungsverzeichnisZchn"/>
    <w:autoRedefine/>
    <w:uiPriority w:val="38"/>
    <w:qFormat/>
    <w:rsid w:val="001F1855"/>
  </w:style>
  <w:style w:type="paragraph" w:customStyle="1" w:styleId="Symbolverzeichnis">
    <w:name w:val="Symbolverzeichnis"/>
    <w:basedOn w:val="Index1"/>
    <w:link w:val="SymbolverzeichnisZchn"/>
    <w:uiPriority w:val="35"/>
    <w:rsid w:val="00122D52"/>
    <w:pPr>
      <w:tabs>
        <w:tab w:val="clear" w:pos="1418"/>
        <w:tab w:val="clear" w:pos="8835"/>
      </w:tabs>
    </w:pPr>
  </w:style>
  <w:style w:type="character" w:customStyle="1" w:styleId="Index1Char">
    <w:name w:val="Index 1 Char"/>
    <w:basedOn w:val="DefaultParagraphFont"/>
    <w:link w:val="Index1"/>
    <w:uiPriority w:val="99"/>
    <w:semiHidden/>
    <w:rsid w:val="001F1855"/>
    <w:rPr>
      <w:rFonts w:ascii="Arial" w:hAnsi="Arial"/>
      <w:noProof/>
      <w:szCs w:val="20"/>
    </w:rPr>
  </w:style>
  <w:style w:type="character" w:customStyle="1" w:styleId="AbkrzungsverzeichnisZchn">
    <w:name w:val="Abkürzungsverzeichnis Zchn"/>
    <w:basedOn w:val="Index1Char"/>
    <w:link w:val="Abkrzungsverzeichnis"/>
    <w:uiPriority w:val="38"/>
    <w:rsid w:val="001F1855"/>
    <w:rPr>
      <w:rFonts w:ascii="Arial" w:hAnsi="Arial"/>
      <w:noProof/>
      <w:szCs w:val="20"/>
    </w:rPr>
  </w:style>
  <w:style w:type="character" w:customStyle="1" w:styleId="SymbolverzeichnisZchn">
    <w:name w:val="Symbolverzeichnis Zchn"/>
    <w:basedOn w:val="Index1Char"/>
    <w:link w:val="Symbolverzeichnis"/>
    <w:uiPriority w:val="35"/>
    <w:rsid w:val="00B976CA"/>
    <w:rPr>
      <w:rFonts w:ascii="Arial" w:hAnsi="Arial"/>
      <w:noProof/>
      <w:sz w:val="20"/>
      <w:szCs w:val="20"/>
    </w:rPr>
  </w:style>
  <w:style w:type="character" w:styleId="FollowedHyperlink">
    <w:name w:val="FollowedHyperlink"/>
    <w:basedOn w:val="DefaultParagraphFont"/>
    <w:uiPriority w:val="99"/>
    <w:semiHidden/>
    <w:rsid w:val="00737278"/>
    <w:rPr>
      <w:color w:val="800080" w:themeColor="followedHyperlink"/>
      <w:u w:val="single"/>
    </w:rPr>
  </w:style>
  <w:style w:type="paragraph" w:customStyle="1" w:styleId="TitelseiteTitelderArbeit">
    <w:name w:val="Titelseite Titel der Arbeit"/>
    <w:basedOn w:val="TitelseiteTitel"/>
    <w:link w:val="TitelseiteTitelderArbeitZchn"/>
    <w:semiHidden/>
    <w:qFormat/>
    <w:rsid w:val="003263E2"/>
    <w:pPr>
      <w:spacing w:before="600"/>
    </w:pPr>
    <w:rPr>
      <w:sz w:val="48"/>
    </w:rPr>
  </w:style>
  <w:style w:type="paragraph" w:customStyle="1" w:styleId="LiteraturverzeichnisNummerierung">
    <w:name w:val="Literaturverzeichnis Nummerierung"/>
    <w:basedOn w:val="Bibliography"/>
    <w:next w:val="Bibliography"/>
    <w:uiPriority w:val="36"/>
    <w:rsid w:val="00E50355"/>
  </w:style>
  <w:style w:type="character" w:customStyle="1" w:styleId="TitelseiteTitelZchn">
    <w:name w:val="Titelseite Titel Zchn"/>
    <w:basedOn w:val="DefaultParagraphFont"/>
    <w:link w:val="TitelseiteTitel"/>
    <w:uiPriority w:val="49"/>
    <w:rsid w:val="003263E2"/>
    <w:rPr>
      <w:rFonts w:ascii="TUM Neue Helvetica 55 Regular" w:eastAsia="Times New Roman" w:hAnsi="TUM Neue Helvetica 55 Regular" w:cs="Times New Roman"/>
      <w:b/>
      <w:bCs/>
      <w:sz w:val="52"/>
      <w:szCs w:val="52"/>
      <w:lang w:eastAsia="de-DE"/>
    </w:rPr>
  </w:style>
  <w:style w:type="character" w:customStyle="1" w:styleId="TitelseiteTitelderArbeitZchn">
    <w:name w:val="Titelseite Titel der Arbeit Zchn"/>
    <w:basedOn w:val="TitelseiteTitelZchn"/>
    <w:link w:val="TitelseiteTitelderArbeit"/>
    <w:semiHidden/>
    <w:rsid w:val="00B976CA"/>
    <w:rPr>
      <w:rFonts w:ascii="TUM Neue Helvetica 55 Regular" w:eastAsia="Times New Roman" w:hAnsi="TUM Neue Helvetica 55 Regular" w:cs="Times New Roman"/>
      <w:b/>
      <w:bCs/>
      <w:sz w:val="48"/>
      <w:szCs w:val="52"/>
      <w:lang w:eastAsia="de-DE"/>
    </w:rPr>
  </w:style>
  <w:style w:type="paragraph" w:customStyle="1" w:styleId="berschriftParagraph">
    <w:name w:val="Überschrift Paragraph"/>
    <w:basedOn w:val="Heading5"/>
    <w:link w:val="berschriftParagraphZchn"/>
    <w:uiPriority w:val="4"/>
    <w:qFormat/>
    <w:rsid w:val="00DB4241"/>
    <w:pPr>
      <w:keepNext/>
      <w:numPr>
        <w:ilvl w:val="0"/>
        <w:numId w:val="0"/>
      </w:numPr>
      <w:spacing w:before="360" w:after="120"/>
      <w:ind w:left="862" w:hanging="862"/>
    </w:pPr>
    <w:rPr>
      <w:rFonts w:ascii="Arial" w:hAnsi="Arial"/>
      <w:b/>
      <w:color w:val="auto"/>
      <w:lang w:eastAsia="de-DE"/>
    </w:rPr>
  </w:style>
  <w:style w:type="character" w:customStyle="1" w:styleId="berschriftParagraphZchn">
    <w:name w:val="Überschrift Paragraph Zchn"/>
    <w:basedOn w:val="DefaultParagraphFont"/>
    <w:link w:val="berschriftParagraph"/>
    <w:uiPriority w:val="4"/>
    <w:rsid w:val="00DB4241"/>
    <w:rPr>
      <w:rFonts w:ascii="Arial" w:eastAsiaTheme="majorEastAsia" w:hAnsi="Arial" w:cstheme="majorBidi"/>
      <w:b/>
      <w:lang w:eastAsia="de-DE"/>
    </w:rPr>
  </w:style>
  <w:style w:type="paragraph" w:styleId="Revision">
    <w:name w:val="Revision"/>
    <w:hidden/>
    <w:uiPriority w:val="99"/>
    <w:semiHidden/>
    <w:rsid w:val="0004461F"/>
    <w:pPr>
      <w:spacing w:after="0" w:line="240" w:lineRule="auto"/>
    </w:pPr>
    <w:rPr>
      <w:rFonts w:ascii="Arial" w:hAnsi="Arial"/>
    </w:rPr>
  </w:style>
  <w:style w:type="paragraph" w:customStyle="1" w:styleId="ListenabsatzNummerierung">
    <w:name w:val="Listenabsatz Nummerierung"/>
    <w:basedOn w:val="ListenabsatzAufzhlungE1"/>
    <w:link w:val="ListenabsatzNummerierungZchn"/>
    <w:uiPriority w:val="15"/>
    <w:qFormat/>
    <w:rsid w:val="00565C63"/>
    <w:pPr>
      <w:numPr>
        <w:numId w:val="8"/>
      </w:numPr>
      <w:spacing w:before="120" w:after="120"/>
      <w:ind w:left="714" w:hanging="357"/>
      <w:contextualSpacing w:val="0"/>
    </w:pPr>
  </w:style>
  <w:style w:type="character" w:customStyle="1" w:styleId="ListParagraphChar">
    <w:name w:val="List Paragraph Char"/>
    <w:basedOn w:val="DefaultParagraphFont"/>
    <w:link w:val="ListParagraph"/>
    <w:uiPriority w:val="34"/>
    <w:rsid w:val="007236DF"/>
    <w:rPr>
      <w:rFonts w:ascii="Arial" w:hAnsi="Arial"/>
    </w:rPr>
  </w:style>
  <w:style w:type="character" w:customStyle="1" w:styleId="ListenabsatzAufzhlungE1Zchn">
    <w:name w:val="Listenabsatz Aufzählung E1 Zchn"/>
    <w:basedOn w:val="ListParagraphChar"/>
    <w:link w:val="ListenabsatzAufzhlungE1"/>
    <w:uiPriority w:val="13"/>
    <w:rsid w:val="007236DF"/>
    <w:rPr>
      <w:rFonts w:ascii="Arial" w:hAnsi="Arial"/>
    </w:rPr>
  </w:style>
  <w:style w:type="character" w:customStyle="1" w:styleId="ListenabsatzNummerierungZchn">
    <w:name w:val="Listenabsatz Nummerierung Zchn"/>
    <w:basedOn w:val="ListenabsatzAufzhlungE1Zchn"/>
    <w:link w:val="ListenabsatzNummerierung"/>
    <w:uiPriority w:val="15"/>
    <w:rsid w:val="00565C63"/>
    <w:rPr>
      <w:rFonts w:ascii="Arial" w:hAnsi="Arial"/>
    </w:rPr>
  </w:style>
  <w:style w:type="table" w:customStyle="1" w:styleId="Tabellenraster1">
    <w:name w:val="Tabellenraster1"/>
    <w:basedOn w:val="TableNormal"/>
    <w:next w:val="TableNormal"/>
    <w:rsid w:val="00565C63"/>
    <w:pPr>
      <w:spacing w:after="0" w:line="240" w:lineRule="auto"/>
    </w:pPr>
    <w:rPr>
      <w:rFonts w:ascii="Arial" w:eastAsia="SimSun" w:hAnsi="Arial" w:cs="Times New Roman"/>
      <w:szCs w:val="20"/>
      <w:lang w:eastAsia="de-D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TableGrid">
    <w:name w:val="Table Grid"/>
    <w:basedOn w:val="TableNormal"/>
    <w:uiPriority w:val="59"/>
    <w:rsid w:val="00C27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ilaufgabe">
    <w:name w:val="Teilaufgabe"/>
    <w:basedOn w:val="Normal"/>
    <w:qFormat/>
    <w:rsid w:val="001761D0"/>
    <w:pPr>
      <w:spacing w:before="0" w:after="200" w:line="276" w:lineRule="auto"/>
      <w:ind w:left="284" w:hanging="284"/>
      <w:textboxTightWrap w:val="none"/>
    </w:pPr>
    <w:rPr>
      <w:rFonts w:ascii="TUM Neue Helvetica 55 Regular" w:hAnsi="TUM Neue Helvetica 55 Regular" w:cs="Arial"/>
    </w:rPr>
  </w:style>
  <w:style w:type="character" w:customStyle="1" w:styleId="hps">
    <w:name w:val="hps"/>
    <w:basedOn w:val="DefaultParagraphFont"/>
    <w:rsid w:val="001C7AB7"/>
  </w:style>
  <w:style w:type="character" w:customStyle="1" w:styleId="atn">
    <w:name w:val="atn"/>
    <w:basedOn w:val="DefaultParagraphFont"/>
    <w:rsid w:val="001C7AB7"/>
  </w:style>
  <w:style w:type="character" w:customStyle="1" w:styleId="shorttext">
    <w:name w:val="short_text"/>
    <w:basedOn w:val="DefaultParagraphFont"/>
    <w:rsid w:val="002A22AB"/>
  </w:style>
  <w:style w:type="paragraph" w:customStyle="1" w:styleId="DecimalAligned">
    <w:name w:val="Decimal Aligned"/>
    <w:basedOn w:val="Normal"/>
    <w:uiPriority w:val="40"/>
    <w:qFormat/>
    <w:rsid w:val="00C57E44"/>
    <w:pPr>
      <w:tabs>
        <w:tab w:val="decimal" w:pos="360"/>
      </w:tabs>
      <w:spacing w:before="0" w:after="200" w:line="276" w:lineRule="auto"/>
      <w:jc w:val="left"/>
      <w:textboxTightWrap w:val="none"/>
    </w:pPr>
    <w:rPr>
      <w:rFonts w:asciiTheme="minorHAnsi" w:eastAsiaTheme="minorEastAsia" w:hAnsiTheme="minorHAnsi" w:cs="Times New Roman"/>
    </w:rPr>
  </w:style>
  <w:style w:type="character" w:styleId="SubtleEmphasis">
    <w:name w:val="Subtle Emphasis"/>
    <w:basedOn w:val="DefaultParagraphFont"/>
    <w:uiPriority w:val="19"/>
    <w:qFormat/>
    <w:rsid w:val="00C57E44"/>
    <w:rPr>
      <w:i/>
      <w:iCs/>
    </w:rPr>
  </w:style>
  <w:style w:type="table" w:styleId="LightShading-Accent1">
    <w:name w:val="Light Shading Accent 1"/>
    <w:basedOn w:val="TableNormal"/>
    <w:uiPriority w:val="60"/>
    <w:rsid w:val="00C57E44"/>
    <w:pPr>
      <w:spacing w:after="0" w:line="240" w:lineRule="auto"/>
    </w:pPr>
    <w:rPr>
      <w:rFonts w:eastAsiaTheme="minorEastAsia"/>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itaviBibliographyEntry">
    <w:name w:val="Citavi Bibliography Entry"/>
    <w:basedOn w:val="Normal"/>
    <w:link w:val="CitaviBibliographyEntryChar"/>
    <w:rsid w:val="00C57E44"/>
    <w:pPr>
      <w:jc w:val="left"/>
    </w:pPr>
  </w:style>
  <w:style w:type="character" w:customStyle="1" w:styleId="CitaviBibliographyEntryChar">
    <w:name w:val="Citavi Bibliography Entry Char"/>
    <w:basedOn w:val="DefaultParagraphFont"/>
    <w:link w:val="CitaviBibliographyEntry"/>
    <w:rsid w:val="00C57E44"/>
    <w:rPr>
      <w:rFonts w:ascii="Arial" w:hAnsi="Arial"/>
      <w:lang w:val="en-US"/>
    </w:rPr>
  </w:style>
  <w:style w:type="paragraph" w:customStyle="1" w:styleId="CitaviBibliographyHeading">
    <w:name w:val="Citavi Bibliography Heading"/>
    <w:basedOn w:val="Heading1"/>
    <w:link w:val="CitaviBibliographyHeadingChar"/>
    <w:rsid w:val="00C57E44"/>
  </w:style>
  <w:style w:type="character" w:customStyle="1" w:styleId="CitaviBibliographyHeadingChar">
    <w:name w:val="Citavi Bibliography Heading Char"/>
    <w:basedOn w:val="DefaultParagraphFont"/>
    <w:link w:val="CitaviBibliographyHeading"/>
    <w:rsid w:val="00C57E44"/>
    <w:rPr>
      <w:rFonts w:ascii="Arial" w:eastAsiaTheme="majorEastAsia" w:hAnsi="Arial" w:cstheme="majorBidi"/>
      <w:b/>
      <w:bCs/>
      <w:sz w:val="32"/>
      <w:szCs w:val="28"/>
    </w:rPr>
  </w:style>
  <w:style w:type="paragraph" w:styleId="EndnoteText">
    <w:name w:val="endnote text"/>
    <w:basedOn w:val="Normal"/>
    <w:link w:val="EndnoteTextChar"/>
    <w:uiPriority w:val="99"/>
    <w:semiHidden/>
    <w:unhideWhenUsed/>
    <w:rsid w:val="007B5E5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B5E53"/>
    <w:rPr>
      <w:rFonts w:ascii="Arial" w:hAnsi="Arial"/>
      <w:sz w:val="20"/>
      <w:szCs w:val="20"/>
      <w:lang w:val="en-US"/>
    </w:rPr>
  </w:style>
  <w:style w:type="character" w:styleId="EndnoteReference">
    <w:name w:val="endnote reference"/>
    <w:basedOn w:val="DefaultParagraphFont"/>
    <w:uiPriority w:val="99"/>
    <w:semiHidden/>
    <w:unhideWhenUsed/>
    <w:rsid w:val="007B5E53"/>
    <w:rPr>
      <w:vertAlign w:val="superscript"/>
    </w:rPr>
  </w:style>
  <w:style w:type="character" w:styleId="CommentReference">
    <w:name w:val="annotation reference"/>
    <w:basedOn w:val="DefaultParagraphFont"/>
    <w:uiPriority w:val="99"/>
    <w:semiHidden/>
    <w:unhideWhenUsed/>
    <w:rsid w:val="009828B2"/>
    <w:rPr>
      <w:sz w:val="16"/>
      <w:szCs w:val="16"/>
    </w:rPr>
  </w:style>
  <w:style w:type="paragraph" w:styleId="CommentText">
    <w:name w:val="annotation text"/>
    <w:basedOn w:val="Normal"/>
    <w:link w:val="CommentTextChar"/>
    <w:uiPriority w:val="99"/>
    <w:semiHidden/>
    <w:unhideWhenUsed/>
    <w:rsid w:val="009828B2"/>
    <w:pPr>
      <w:spacing w:line="240" w:lineRule="auto"/>
    </w:pPr>
    <w:rPr>
      <w:sz w:val="20"/>
      <w:szCs w:val="20"/>
    </w:rPr>
  </w:style>
  <w:style w:type="character" w:customStyle="1" w:styleId="CommentTextChar">
    <w:name w:val="Comment Text Char"/>
    <w:basedOn w:val="DefaultParagraphFont"/>
    <w:link w:val="CommentText"/>
    <w:uiPriority w:val="99"/>
    <w:semiHidden/>
    <w:rsid w:val="009828B2"/>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9828B2"/>
    <w:rPr>
      <w:b/>
      <w:bCs/>
    </w:rPr>
  </w:style>
  <w:style w:type="character" w:customStyle="1" w:styleId="CommentSubjectChar">
    <w:name w:val="Comment Subject Char"/>
    <w:basedOn w:val="CommentTextChar"/>
    <w:link w:val="CommentSubject"/>
    <w:uiPriority w:val="99"/>
    <w:semiHidden/>
    <w:rsid w:val="009828B2"/>
    <w:rPr>
      <w:rFonts w:ascii="Arial" w:hAnsi="Arial"/>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8154">
      <w:bodyDiv w:val="1"/>
      <w:marLeft w:val="0"/>
      <w:marRight w:val="0"/>
      <w:marTop w:val="0"/>
      <w:marBottom w:val="0"/>
      <w:divBdr>
        <w:top w:val="none" w:sz="0" w:space="0" w:color="auto"/>
        <w:left w:val="none" w:sz="0" w:space="0" w:color="auto"/>
        <w:bottom w:val="none" w:sz="0" w:space="0" w:color="auto"/>
        <w:right w:val="none" w:sz="0" w:space="0" w:color="auto"/>
      </w:divBdr>
    </w:div>
    <w:div w:id="41826979">
      <w:bodyDiv w:val="1"/>
      <w:marLeft w:val="0"/>
      <w:marRight w:val="0"/>
      <w:marTop w:val="0"/>
      <w:marBottom w:val="0"/>
      <w:divBdr>
        <w:top w:val="none" w:sz="0" w:space="0" w:color="auto"/>
        <w:left w:val="none" w:sz="0" w:space="0" w:color="auto"/>
        <w:bottom w:val="none" w:sz="0" w:space="0" w:color="auto"/>
        <w:right w:val="none" w:sz="0" w:space="0" w:color="auto"/>
      </w:divBdr>
    </w:div>
    <w:div w:id="62726429">
      <w:bodyDiv w:val="1"/>
      <w:marLeft w:val="0"/>
      <w:marRight w:val="0"/>
      <w:marTop w:val="0"/>
      <w:marBottom w:val="0"/>
      <w:divBdr>
        <w:top w:val="none" w:sz="0" w:space="0" w:color="auto"/>
        <w:left w:val="none" w:sz="0" w:space="0" w:color="auto"/>
        <w:bottom w:val="none" w:sz="0" w:space="0" w:color="auto"/>
        <w:right w:val="none" w:sz="0" w:space="0" w:color="auto"/>
      </w:divBdr>
    </w:div>
    <w:div w:id="77941381">
      <w:bodyDiv w:val="1"/>
      <w:marLeft w:val="0"/>
      <w:marRight w:val="0"/>
      <w:marTop w:val="0"/>
      <w:marBottom w:val="0"/>
      <w:divBdr>
        <w:top w:val="none" w:sz="0" w:space="0" w:color="auto"/>
        <w:left w:val="none" w:sz="0" w:space="0" w:color="auto"/>
        <w:bottom w:val="none" w:sz="0" w:space="0" w:color="auto"/>
        <w:right w:val="none" w:sz="0" w:space="0" w:color="auto"/>
      </w:divBdr>
    </w:div>
    <w:div w:id="87048507">
      <w:bodyDiv w:val="1"/>
      <w:marLeft w:val="0"/>
      <w:marRight w:val="0"/>
      <w:marTop w:val="0"/>
      <w:marBottom w:val="0"/>
      <w:divBdr>
        <w:top w:val="none" w:sz="0" w:space="0" w:color="auto"/>
        <w:left w:val="none" w:sz="0" w:space="0" w:color="auto"/>
        <w:bottom w:val="none" w:sz="0" w:space="0" w:color="auto"/>
        <w:right w:val="none" w:sz="0" w:space="0" w:color="auto"/>
      </w:divBdr>
    </w:div>
    <w:div w:id="87890733">
      <w:bodyDiv w:val="1"/>
      <w:marLeft w:val="0"/>
      <w:marRight w:val="0"/>
      <w:marTop w:val="0"/>
      <w:marBottom w:val="0"/>
      <w:divBdr>
        <w:top w:val="none" w:sz="0" w:space="0" w:color="auto"/>
        <w:left w:val="none" w:sz="0" w:space="0" w:color="auto"/>
        <w:bottom w:val="none" w:sz="0" w:space="0" w:color="auto"/>
        <w:right w:val="none" w:sz="0" w:space="0" w:color="auto"/>
      </w:divBdr>
    </w:div>
    <w:div w:id="112483989">
      <w:bodyDiv w:val="1"/>
      <w:marLeft w:val="0"/>
      <w:marRight w:val="0"/>
      <w:marTop w:val="0"/>
      <w:marBottom w:val="0"/>
      <w:divBdr>
        <w:top w:val="none" w:sz="0" w:space="0" w:color="auto"/>
        <w:left w:val="none" w:sz="0" w:space="0" w:color="auto"/>
        <w:bottom w:val="none" w:sz="0" w:space="0" w:color="auto"/>
        <w:right w:val="none" w:sz="0" w:space="0" w:color="auto"/>
      </w:divBdr>
    </w:div>
    <w:div w:id="121267517">
      <w:bodyDiv w:val="1"/>
      <w:marLeft w:val="0"/>
      <w:marRight w:val="0"/>
      <w:marTop w:val="0"/>
      <w:marBottom w:val="0"/>
      <w:divBdr>
        <w:top w:val="none" w:sz="0" w:space="0" w:color="auto"/>
        <w:left w:val="none" w:sz="0" w:space="0" w:color="auto"/>
        <w:bottom w:val="none" w:sz="0" w:space="0" w:color="auto"/>
        <w:right w:val="none" w:sz="0" w:space="0" w:color="auto"/>
      </w:divBdr>
    </w:div>
    <w:div w:id="167403145">
      <w:bodyDiv w:val="1"/>
      <w:marLeft w:val="0"/>
      <w:marRight w:val="0"/>
      <w:marTop w:val="0"/>
      <w:marBottom w:val="0"/>
      <w:divBdr>
        <w:top w:val="none" w:sz="0" w:space="0" w:color="auto"/>
        <w:left w:val="none" w:sz="0" w:space="0" w:color="auto"/>
        <w:bottom w:val="none" w:sz="0" w:space="0" w:color="auto"/>
        <w:right w:val="none" w:sz="0" w:space="0" w:color="auto"/>
      </w:divBdr>
    </w:div>
    <w:div w:id="196241577">
      <w:bodyDiv w:val="1"/>
      <w:marLeft w:val="0"/>
      <w:marRight w:val="0"/>
      <w:marTop w:val="0"/>
      <w:marBottom w:val="0"/>
      <w:divBdr>
        <w:top w:val="none" w:sz="0" w:space="0" w:color="auto"/>
        <w:left w:val="none" w:sz="0" w:space="0" w:color="auto"/>
        <w:bottom w:val="none" w:sz="0" w:space="0" w:color="auto"/>
        <w:right w:val="none" w:sz="0" w:space="0" w:color="auto"/>
      </w:divBdr>
      <w:divsChild>
        <w:div w:id="1177034434">
          <w:marLeft w:val="0"/>
          <w:marRight w:val="0"/>
          <w:marTop w:val="0"/>
          <w:marBottom w:val="0"/>
          <w:divBdr>
            <w:top w:val="none" w:sz="0" w:space="0" w:color="auto"/>
            <w:left w:val="none" w:sz="0" w:space="0" w:color="auto"/>
            <w:bottom w:val="none" w:sz="0" w:space="0" w:color="auto"/>
            <w:right w:val="none" w:sz="0" w:space="0" w:color="auto"/>
          </w:divBdr>
          <w:divsChild>
            <w:div w:id="1558854128">
              <w:marLeft w:val="0"/>
              <w:marRight w:val="0"/>
              <w:marTop w:val="0"/>
              <w:marBottom w:val="0"/>
              <w:divBdr>
                <w:top w:val="none" w:sz="0" w:space="0" w:color="auto"/>
                <w:left w:val="none" w:sz="0" w:space="0" w:color="auto"/>
                <w:bottom w:val="none" w:sz="0" w:space="0" w:color="auto"/>
                <w:right w:val="none" w:sz="0" w:space="0" w:color="auto"/>
              </w:divBdr>
              <w:divsChild>
                <w:div w:id="87434375">
                  <w:marLeft w:val="0"/>
                  <w:marRight w:val="0"/>
                  <w:marTop w:val="0"/>
                  <w:marBottom w:val="0"/>
                  <w:divBdr>
                    <w:top w:val="none" w:sz="0" w:space="0" w:color="auto"/>
                    <w:left w:val="none" w:sz="0" w:space="0" w:color="auto"/>
                    <w:bottom w:val="none" w:sz="0" w:space="0" w:color="auto"/>
                    <w:right w:val="none" w:sz="0" w:space="0" w:color="auto"/>
                  </w:divBdr>
                  <w:divsChild>
                    <w:div w:id="1597403317">
                      <w:marLeft w:val="0"/>
                      <w:marRight w:val="0"/>
                      <w:marTop w:val="0"/>
                      <w:marBottom w:val="0"/>
                      <w:divBdr>
                        <w:top w:val="none" w:sz="0" w:space="0" w:color="auto"/>
                        <w:left w:val="none" w:sz="0" w:space="0" w:color="auto"/>
                        <w:bottom w:val="none" w:sz="0" w:space="0" w:color="auto"/>
                        <w:right w:val="none" w:sz="0" w:space="0" w:color="auto"/>
                      </w:divBdr>
                      <w:divsChild>
                        <w:div w:id="1783109252">
                          <w:marLeft w:val="0"/>
                          <w:marRight w:val="0"/>
                          <w:marTop w:val="0"/>
                          <w:marBottom w:val="0"/>
                          <w:divBdr>
                            <w:top w:val="none" w:sz="0" w:space="0" w:color="auto"/>
                            <w:left w:val="none" w:sz="0" w:space="0" w:color="auto"/>
                            <w:bottom w:val="none" w:sz="0" w:space="0" w:color="auto"/>
                            <w:right w:val="none" w:sz="0" w:space="0" w:color="auto"/>
                          </w:divBdr>
                          <w:divsChild>
                            <w:div w:id="8141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16575">
      <w:bodyDiv w:val="1"/>
      <w:marLeft w:val="0"/>
      <w:marRight w:val="0"/>
      <w:marTop w:val="0"/>
      <w:marBottom w:val="0"/>
      <w:divBdr>
        <w:top w:val="none" w:sz="0" w:space="0" w:color="auto"/>
        <w:left w:val="none" w:sz="0" w:space="0" w:color="auto"/>
        <w:bottom w:val="none" w:sz="0" w:space="0" w:color="auto"/>
        <w:right w:val="none" w:sz="0" w:space="0" w:color="auto"/>
      </w:divBdr>
    </w:div>
    <w:div w:id="214977009">
      <w:bodyDiv w:val="1"/>
      <w:marLeft w:val="0"/>
      <w:marRight w:val="0"/>
      <w:marTop w:val="0"/>
      <w:marBottom w:val="0"/>
      <w:divBdr>
        <w:top w:val="none" w:sz="0" w:space="0" w:color="auto"/>
        <w:left w:val="none" w:sz="0" w:space="0" w:color="auto"/>
        <w:bottom w:val="none" w:sz="0" w:space="0" w:color="auto"/>
        <w:right w:val="none" w:sz="0" w:space="0" w:color="auto"/>
      </w:divBdr>
    </w:div>
    <w:div w:id="229583711">
      <w:bodyDiv w:val="1"/>
      <w:marLeft w:val="0"/>
      <w:marRight w:val="0"/>
      <w:marTop w:val="0"/>
      <w:marBottom w:val="0"/>
      <w:divBdr>
        <w:top w:val="none" w:sz="0" w:space="0" w:color="auto"/>
        <w:left w:val="none" w:sz="0" w:space="0" w:color="auto"/>
        <w:bottom w:val="none" w:sz="0" w:space="0" w:color="auto"/>
        <w:right w:val="none" w:sz="0" w:space="0" w:color="auto"/>
      </w:divBdr>
    </w:div>
    <w:div w:id="237830168">
      <w:bodyDiv w:val="1"/>
      <w:marLeft w:val="0"/>
      <w:marRight w:val="0"/>
      <w:marTop w:val="0"/>
      <w:marBottom w:val="0"/>
      <w:divBdr>
        <w:top w:val="none" w:sz="0" w:space="0" w:color="auto"/>
        <w:left w:val="none" w:sz="0" w:space="0" w:color="auto"/>
        <w:bottom w:val="none" w:sz="0" w:space="0" w:color="auto"/>
        <w:right w:val="none" w:sz="0" w:space="0" w:color="auto"/>
      </w:divBdr>
    </w:div>
    <w:div w:id="246886848">
      <w:bodyDiv w:val="1"/>
      <w:marLeft w:val="0"/>
      <w:marRight w:val="0"/>
      <w:marTop w:val="0"/>
      <w:marBottom w:val="0"/>
      <w:divBdr>
        <w:top w:val="none" w:sz="0" w:space="0" w:color="auto"/>
        <w:left w:val="none" w:sz="0" w:space="0" w:color="auto"/>
        <w:bottom w:val="none" w:sz="0" w:space="0" w:color="auto"/>
        <w:right w:val="none" w:sz="0" w:space="0" w:color="auto"/>
      </w:divBdr>
      <w:divsChild>
        <w:div w:id="1911649709">
          <w:marLeft w:val="0"/>
          <w:marRight w:val="0"/>
          <w:marTop w:val="0"/>
          <w:marBottom w:val="0"/>
          <w:divBdr>
            <w:top w:val="none" w:sz="0" w:space="0" w:color="auto"/>
            <w:left w:val="none" w:sz="0" w:space="0" w:color="auto"/>
            <w:bottom w:val="none" w:sz="0" w:space="0" w:color="auto"/>
            <w:right w:val="none" w:sz="0" w:space="0" w:color="auto"/>
          </w:divBdr>
          <w:divsChild>
            <w:div w:id="1743215949">
              <w:marLeft w:val="0"/>
              <w:marRight w:val="0"/>
              <w:marTop w:val="0"/>
              <w:marBottom w:val="0"/>
              <w:divBdr>
                <w:top w:val="none" w:sz="0" w:space="0" w:color="auto"/>
                <w:left w:val="none" w:sz="0" w:space="0" w:color="auto"/>
                <w:bottom w:val="none" w:sz="0" w:space="0" w:color="auto"/>
                <w:right w:val="none" w:sz="0" w:space="0" w:color="auto"/>
              </w:divBdr>
              <w:divsChild>
                <w:div w:id="138155733">
                  <w:marLeft w:val="0"/>
                  <w:marRight w:val="0"/>
                  <w:marTop w:val="0"/>
                  <w:marBottom w:val="0"/>
                  <w:divBdr>
                    <w:top w:val="none" w:sz="0" w:space="0" w:color="auto"/>
                    <w:left w:val="none" w:sz="0" w:space="0" w:color="auto"/>
                    <w:bottom w:val="none" w:sz="0" w:space="0" w:color="auto"/>
                    <w:right w:val="none" w:sz="0" w:space="0" w:color="auto"/>
                  </w:divBdr>
                  <w:divsChild>
                    <w:div w:id="420029246">
                      <w:marLeft w:val="0"/>
                      <w:marRight w:val="0"/>
                      <w:marTop w:val="0"/>
                      <w:marBottom w:val="0"/>
                      <w:divBdr>
                        <w:top w:val="none" w:sz="0" w:space="0" w:color="auto"/>
                        <w:left w:val="none" w:sz="0" w:space="0" w:color="auto"/>
                        <w:bottom w:val="none" w:sz="0" w:space="0" w:color="auto"/>
                        <w:right w:val="none" w:sz="0" w:space="0" w:color="auto"/>
                      </w:divBdr>
                      <w:divsChild>
                        <w:div w:id="117259152">
                          <w:marLeft w:val="0"/>
                          <w:marRight w:val="0"/>
                          <w:marTop w:val="0"/>
                          <w:marBottom w:val="0"/>
                          <w:divBdr>
                            <w:top w:val="none" w:sz="0" w:space="0" w:color="auto"/>
                            <w:left w:val="none" w:sz="0" w:space="0" w:color="auto"/>
                            <w:bottom w:val="none" w:sz="0" w:space="0" w:color="auto"/>
                            <w:right w:val="none" w:sz="0" w:space="0" w:color="auto"/>
                          </w:divBdr>
                          <w:divsChild>
                            <w:div w:id="21285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422777">
      <w:bodyDiv w:val="1"/>
      <w:marLeft w:val="0"/>
      <w:marRight w:val="0"/>
      <w:marTop w:val="0"/>
      <w:marBottom w:val="0"/>
      <w:divBdr>
        <w:top w:val="none" w:sz="0" w:space="0" w:color="auto"/>
        <w:left w:val="none" w:sz="0" w:space="0" w:color="auto"/>
        <w:bottom w:val="none" w:sz="0" w:space="0" w:color="auto"/>
        <w:right w:val="none" w:sz="0" w:space="0" w:color="auto"/>
      </w:divBdr>
      <w:divsChild>
        <w:div w:id="964701344">
          <w:marLeft w:val="0"/>
          <w:marRight w:val="0"/>
          <w:marTop w:val="0"/>
          <w:marBottom w:val="0"/>
          <w:divBdr>
            <w:top w:val="none" w:sz="0" w:space="0" w:color="auto"/>
            <w:left w:val="none" w:sz="0" w:space="0" w:color="auto"/>
            <w:bottom w:val="none" w:sz="0" w:space="0" w:color="auto"/>
            <w:right w:val="none" w:sz="0" w:space="0" w:color="auto"/>
          </w:divBdr>
          <w:divsChild>
            <w:div w:id="421681827">
              <w:marLeft w:val="0"/>
              <w:marRight w:val="0"/>
              <w:marTop w:val="0"/>
              <w:marBottom w:val="0"/>
              <w:divBdr>
                <w:top w:val="none" w:sz="0" w:space="0" w:color="auto"/>
                <w:left w:val="none" w:sz="0" w:space="0" w:color="auto"/>
                <w:bottom w:val="none" w:sz="0" w:space="0" w:color="auto"/>
                <w:right w:val="none" w:sz="0" w:space="0" w:color="auto"/>
              </w:divBdr>
              <w:divsChild>
                <w:div w:id="571307707">
                  <w:marLeft w:val="0"/>
                  <w:marRight w:val="0"/>
                  <w:marTop w:val="0"/>
                  <w:marBottom w:val="0"/>
                  <w:divBdr>
                    <w:top w:val="none" w:sz="0" w:space="0" w:color="auto"/>
                    <w:left w:val="none" w:sz="0" w:space="0" w:color="auto"/>
                    <w:bottom w:val="none" w:sz="0" w:space="0" w:color="auto"/>
                    <w:right w:val="none" w:sz="0" w:space="0" w:color="auto"/>
                  </w:divBdr>
                  <w:divsChild>
                    <w:div w:id="1589191363">
                      <w:marLeft w:val="0"/>
                      <w:marRight w:val="0"/>
                      <w:marTop w:val="0"/>
                      <w:marBottom w:val="0"/>
                      <w:divBdr>
                        <w:top w:val="none" w:sz="0" w:space="0" w:color="auto"/>
                        <w:left w:val="none" w:sz="0" w:space="0" w:color="auto"/>
                        <w:bottom w:val="none" w:sz="0" w:space="0" w:color="auto"/>
                        <w:right w:val="none" w:sz="0" w:space="0" w:color="auto"/>
                      </w:divBdr>
                      <w:divsChild>
                        <w:div w:id="435290765">
                          <w:marLeft w:val="0"/>
                          <w:marRight w:val="0"/>
                          <w:marTop w:val="0"/>
                          <w:marBottom w:val="0"/>
                          <w:divBdr>
                            <w:top w:val="none" w:sz="0" w:space="0" w:color="auto"/>
                            <w:left w:val="none" w:sz="0" w:space="0" w:color="auto"/>
                            <w:bottom w:val="none" w:sz="0" w:space="0" w:color="auto"/>
                            <w:right w:val="none" w:sz="0" w:space="0" w:color="auto"/>
                          </w:divBdr>
                          <w:divsChild>
                            <w:div w:id="581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753749">
      <w:bodyDiv w:val="1"/>
      <w:marLeft w:val="0"/>
      <w:marRight w:val="0"/>
      <w:marTop w:val="0"/>
      <w:marBottom w:val="0"/>
      <w:divBdr>
        <w:top w:val="none" w:sz="0" w:space="0" w:color="auto"/>
        <w:left w:val="none" w:sz="0" w:space="0" w:color="auto"/>
        <w:bottom w:val="none" w:sz="0" w:space="0" w:color="auto"/>
        <w:right w:val="none" w:sz="0" w:space="0" w:color="auto"/>
      </w:divBdr>
    </w:div>
    <w:div w:id="321736425">
      <w:bodyDiv w:val="1"/>
      <w:marLeft w:val="0"/>
      <w:marRight w:val="0"/>
      <w:marTop w:val="0"/>
      <w:marBottom w:val="0"/>
      <w:divBdr>
        <w:top w:val="none" w:sz="0" w:space="0" w:color="auto"/>
        <w:left w:val="none" w:sz="0" w:space="0" w:color="auto"/>
        <w:bottom w:val="none" w:sz="0" w:space="0" w:color="auto"/>
        <w:right w:val="none" w:sz="0" w:space="0" w:color="auto"/>
      </w:divBdr>
    </w:div>
    <w:div w:id="346559444">
      <w:bodyDiv w:val="1"/>
      <w:marLeft w:val="0"/>
      <w:marRight w:val="0"/>
      <w:marTop w:val="0"/>
      <w:marBottom w:val="0"/>
      <w:divBdr>
        <w:top w:val="none" w:sz="0" w:space="0" w:color="auto"/>
        <w:left w:val="none" w:sz="0" w:space="0" w:color="auto"/>
        <w:bottom w:val="none" w:sz="0" w:space="0" w:color="auto"/>
        <w:right w:val="none" w:sz="0" w:space="0" w:color="auto"/>
      </w:divBdr>
    </w:div>
    <w:div w:id="346639431">
      <w:bodyDiv w:val="1"/>
      <w:marLeft w:val="0"/>
      <w:marRight w:val="0"/>
      <w:marTop w:val="0"/>
      <w:marBottom w:val="0"/>
      <w:divBdr>
        <w:top w:val="none" w:sz="0" w:space="0" w:color="auto"/>
        <w:left w:val="none" w:sz="0" w:space="0" w:color="auto"/>
        <w:bottom w:val="none" w:sz="0" w:space="0" w:color="auto"/>
        <w:right w:val="none" w:sz="0" w:space="0" w:color="auto"/>
      </w:divBdr>
    </w:div>
    <w:div w:id="349261191">
      <w:bodyDiv w:val="1"/>
      <w:marLeft w:val="0"/>
      <w:marRight w:val="0"/>
      <w:marTop w:val="0"/>
      <w:marBottom w:val="0"/>
      <w:divBdr>
        <w:top w:val="none" w:sz="0" w:space="0" w:color="auto"/>
        <w:left w:val="none" w:sz="0" w:space="0" w:color="auto"/>
        <w:bottom w:val="none" w:sz="0" w:space="0" w:color="auto"/>
        <w:right w:val="none" w:sz="0" w:space="0" w:color="auto"/>
      </w:divBdr>
      <w:divsChild>
        <w:div w:id="333798520">
          <w:marLeft w:val="0"/>
          <w:marRight w:val="0"/>
          <w:marTop w:val="0"/>
          <w:marBottom w:val="0"/>
          <w:divBdr>
            <w:top w:val="none" w:sz="0" w:space="0" w:color="auto"/>
            <w:left w:val="none" w:sz="0" w:space="0" w:color="auto"/>
            <w:bottom w:val="none" w:sz="0" w:space="0" w:color="auto"/>
            <w:right w:val="none" w:sz="0" w:space="0" w:color="auto"/>
          </w:divBdr>
          <w:divsChild>
            <w:div w:id="740980715">
              <w:marLeft w:val="0"/>
              <w:marRight w:val="0"/>
              <w:marTop w:val="0"/>
              <w:marBottom w:val="0"/>
              <w:divBdr>
                <w:top w:val="none" w:sz="0" w:space="0" w:color="auto"/>
                <w:left w:val="none" w:sz="0" w:space="0" w:color="auto"/>
                <w:bottom w:val="none" w:sz="0" w:space="0" w:color="auto"/>
                <w:right w:val="none" w:sz="0" w:space="0" w:color="auto"/>
              </w:divBdr>
              <w:divsChild>
                <w:div w:id="1128090514">
                  <w:marLeft w:val="0"/>
                  <w:marRight w:val="0"/>
                  <w:marTop w:val="0"/>
                  <w:marBottom w:val="0"/>
                  <w:divBdr>
                    <w:top w:val="none" w:sz="0" w:space="0" w:color="auto"/>
                    <w:left w:val="none" w:sz="0" w:space="0" w:color="auto"/>
                    <w:bottom w:val="none" w:sz="0" w:space="0" w:color="auto"/>
                    <w:right w:val="none" w:sz="0" w:space="0" w:color="auto"/>
                  </w:divBdr>
                  <w:divsChild>
                    <w:div w:id="1577860572">
                      <w:marLeft w:val="0"/>
                      <w:marRight w:val="0"/>
                      <w:marTop w:val="0"/>
                      <w:marBottom w:val="0"/>
                      <w:divBdr>
                        <w:top w:val="none" w:sz="0" w:space="0" w:color="auto"/>
                        <w:left w:val="none" w:sz="0" w:space="0" w:color="auto"/>
                        <w:bottom w:val="none" w:sz="0" w:space="0" w:color="auto"/>
                        <w:right w:val="none" w:sz="0" w:space="0" w:color="auto"/>
                      </w:divBdr>
                      <w:divsChild>
                        <w:div w:id="1547645027">
                          <w:marLeft w:val="0"/>
                          <w:marRight w:val="0"/>
                          <w:marTop w:val="0"/>
                          <w:marBottom w:val="0"/>
                          <w:divBdr>
                            <w:top w:val="none" w:sz="0" w:space="0" w:color="auto"/>
                            <w:left w:val="none" w:sz="0" w:space="0" w:color="auto"/>
                            <w:bottom w:val="none" w:sz="0" w:space="0" w:color="auto"/>
                            <w:right w:val="none" w:sz="0" w:space="0" w:color="auto"/>
                          </w:divBdr>
                          <w:divsChild>
                            <w:div w:id="1810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590544">
      <w:bodyDiv w:val="1"/>
      <w:marLeft w:val="0"/>
      <w:marRight w:val="0"/>
      <w:marTop w:val="0"/>
      <w:marBottom w:val="0"/>
      <w:divBdr>
        <w:top w:val="none" w:sz="0" w:space="0" w:color="auto"/>
        <w:left w:val="none" w:sz="0" w:space="0" w:color="auto"/>
        <w:bottom w:val="none" w:sz="0" w:space="0" w:color="auto"/>
        <w:right w:val="none" w:sz="0" w:space="0" w:color="auto"/>
      </w:divBdr>
    </w:div>
    <w:div w:id="359940636">
      <w:bodyDiv w:val="1"/>
      <w:marLeft w:val="0"/>
      <w:marRight w:val="0"/>
      <w:marTop w:val="0"/>
      <w:marBottom w:val="0"/>
      <w:divBdr>
        <w:top w:val="none" w:sz="0" w:space="0" w:color="auto"/>
        <w:left w:val="none" w:sz="0" w:space="0" w:color="auto"/>
        <w:bottom w:val="none" w:sz="0" w:space="0" w:color="auto"/>
        <w:right w:val="none" w:sz="0" w:space="0" w:color="auto"/>
      </w:divBdr>
      <w:divsChild>
        <w:div w:id="210581853">
          <w:marLeft w:val="0"/>
          <w:marRight w:val="0"/>
          <w:marTop w:val="0"/>
          <w:marBottom w:val="0"/>
          <w:divBdr>
            <w:top w:val="none" w:sz="0" w:space="0" w:color="auto"/>
            <w:left w:val="none" w:sz="0" w:space="0" w:color="auto"/>
            <w:bottom w:val="none" w:sz="0" w:space="0" w:color="auto"/>
            <w:right w:val="none" w:sz="0" w:space="0" w:color="auto"/>
          </w:divBdr>
        </w:div>
        <w:div w:id="807818819">
          <w:marLeft w:val="0"/>
          <w:marRight w:val="0"/>
          <w:marTop w:val="0"/>
          <w:marBottom w:val="0"/>
          <w:divBdr>
            <w:top w:val="none" w:sz="0" w:space="0" w:color="auto"/>
            <w:left w:val="none" w:sz="0" w:space="0" w:color="auto"/>
            <w:bottom w:val="none" w:sz="0" w:space="0" w:color="auto"/>
            <w:right w:val="none" w:sz="0" w:space="0" w:color="auto"/>
          </w:divBdr>
        </w:div>
        <w:div w:id="1630159747">
          <w:marLeft w:val="0"/>
          <w:marRight w:val="0"/>
          <w:marTop w:val="0"/>
          <w:marBottom w:val="0"/>
          <w:divBdr>
            <w:top w:val="none" w:sz="0" w:space="0" w:color="auto"/>
            <w:left w:val="none" w:sz="0" w:space="0" w:color="auto"/>
            <w:bottom w:val="none" w:sz="0" w:space="0" w:color="auto"/>
            <w:right w:val="none" w:sz="0" w:space="0" w:color="auto"/>
          </w:divBdr>
        </w:div>
        <w:div w:id="76177695">
          <w:marLeft w:val="0"/>
          <w:marRight w:val="0"/>
          <w:marTop w:val="0"/>
          <w:marBottom w:val="0"/>
          <w:divBdr>
            <w:top w:val="none" w:sz="0" w:space="0" w:color="auto"/>
            <w:left w:val="none" w:sz="0" w:space="0" w:color="auto"/>
            <w:bottom w:val="none" w:sz="0" w:space="0" w:color="auto"/>
            <w:right w:val="none" w:sz="0" w:space="0" w:color="auto"/>
          </w:divBdr>
        </w:div>
        <w:div w:id="2146660045">
          <w:marLeft w:val="0"/>
          <w:marRight w:val="0"/>
          <w:marTop w:val="0"/>
          <w:marBottom w:val="0"/>
          <w:divBdr>
            <w:top w:val="none" w:sz="0" w:space="0" w:color="auto"/>
            <w:left w:val="none" w:sz="0" w:space="0" w:color="auto"/>
            <w:bottom w:val="none" w:sz="0" w:space="0" w:color="auto"/>
            <w:right w:val="none" w:sz="0" w:space="0" w:color="auto"/>
          </w:divBdr>
        </w:div>
        <w:div w:id="1568343035">
          <w:marLeft w:val="0"/>
          <w:marRight w:val="0"/>
          <w:marTop w:val="0"/>
          <w:marBottom w:val="0"/>
          <w:divBdr>
            <w:top w:val="none" w:sz="0" w:space="0" w:color="auto"/>
            <w:left w:val="none" w:sz="0" w:space="0" w:color="auto"/>
            <w:bottom w:val="none" w:sz="0" w:space="0" w:color="auto"/>
            <w:right w:val="none" w:sz="0" w:space="0" w:color="auto"/>
          </w:divBdr>
        </w:div>
        <w:div w:id="709917869">
          <w:marLeft w:val="0"/>
          <w:marRight w:val="0"/>
          <w:marTop w:val="0"/>
          <w:marBottom w:val="0"/>
          <w:divBdr>
            <w:top w:val="none" w:sz="0" w:space="0" w:color="auto"/>
            <w:left w:val="none" w:sz="0" w:space="0" w:color="auto"/>
            <w:bottom w:val="none" w:sz="0" w:space="0" w:color="auto"/>
            <w:right w:val="none" w:sz="0" w:space="0" w:color="auto"/>
          </w:divBdr>
        </w:div>
      </w:divsChild>
    </w:div>
    <w:div w:id="364453988">
      <w:bodyDiv w:val="1"/>
      <w:marLeft w:val="0"/>
      <w:marRight w:val="0"/>
      <w:marTop w:val="0"/>
      <w:marBottom w:val="0"/>
      <w:divBdr>
        <w:top w:val="none" w:sz="0" w:space="0" w:color="auto"/>
        <w:left w:val="none" w:sz="0" w:space="0" w:color="auto"/>
        <w:bottom w:val="none" w:sz="0" w:space="0" w:color="auto"/>
        <w:right w:val="none" w:sz="0" w:space="0" w:color="auto"/>
      </w:divBdr>
    </w:div>
    <w:div w:id="364791606">
      <w:bodyDiv w:val="1"/>
      <w:marLeft w:val="0"/>
      <w:marRight w:val="0"/>
      <w:marTop w:val="0"/>
      <w:marBottom w:val="0"/>
      <w:divBdr>
        <w:top w:val="none" w:sz="0" w:space="0" w:color="auto"/>
        <w:left w:val="none" w:sz="0" w:space="0" w:color="auto"/>
        <w:bottom w:val="none" w:sz="0" w:space="0" w:color="auto"/>
        <w:right w:val="none" w:sz="0" w:space="0" w:color="auto"/>
      </w:divBdr>
    </w:div>
    <w:div w:id="371149540">
      <w:bodyDiv w:val="1"/>
      <w:marLeft w:val="0"/>
      <w:marRight w:val="0"/>
      <w:marTop w:val="0"/>
      <w:marBottom w:val="0"/>
      <w:divBdr>
        <w:top w:val="none" w:sz="0" w:space="0" w:color="auto"/>
        <w:left w:val="none" w:sz="0" w:space="0" w:color="auto"/>
        <w:bottom w:val="none" w:sz="0" w:space="0" w:color="auto"/>
        <w:right w:val="none" w:sz="0" w:space="0" w:color="auto"/>
      </w:divBdr>
    </w:div>
    <w:div w:id="374699555">
      <w:bodyDiv w:val="1"/>
      <w:marLeft w:val="0"/>
      <w:marRight w:val="0"/>
      <w:marTop w:val="0"/>
      <w:marBottom w:val="0"/>
      <w:divBdr>
        <w:top w:val="none" w:sz="0" w:space="0" w:color="auto"/>
        <w:left w:val="none" w:sz="0" w:space="0" w:color="auto"/>
        <w:bottom w:val="none" w:sz="0" w:space="0" w:color="auto"/>
        <w:right w:val="none" w:sz="0" w:space="0" w:color="auto"/>
      </w:divBdr>
    </w:div>
    <w:div w:id="421030459">
      <w:bodyDiv w:val="1"/>
      <w:marLeft w:val="0"/>
      <w:marRight w:val="0"/>
      <w:marTop w:val="0"/>
      <w:marBottom w:val="0"/>
      <w:divBdr>
        <w:top w:val="none" w:sz="0" w:space="0" w:color="auto"/>
        <w:left w:val="none" w:sz="0" w:space="0" w:color="auto"/>
        <w:bottom w:val="none" w:sz="0" w:space="0" w:color="auto"/>
        <w:right w:val="none" w:sz="0" w:space="0" w:color="auto"/>
      </w:divBdr>
    </w:div>
    <w:div w:id="430512567">
      <w:bodyDiv w:val="1"/>
      <w:marLeft w:val="0"/>
      <w:marRight w:val="0"/>
      <w:marTop w:val="0"/>
      <w:marBottom w:val="0"/>
      <w:divBdr>
        <w:top w:val="none" w:sz="0" w:space="0" w:color="auto"/>
        <w:left w:val="none" w:sz="0" w:space="0" w:color="auto"/>
        <w:bottom w:val="none" w:sz="0" w:space="0" w:color="auto"/>
        <w:right w:val="none" w:sz="0" w:space="0" w:color="auto"/>
      </w:divBdr>
    </w:div>
    <w:div w:id="433719538">
      <w:bodyDiv w:val="1"/>
      <w:marLeft w:val="0"/>
      <w:marRight w:val="0"/>
      <w:marTop w:val="0"/>
      <w:marBottom w:val="0"/>
      <w:divBdr>
        <w:top w:val="none" w:sz="0" w:space="0" w:color="auto"/>
        <w:left w:val="none" w:sz="0" w:space="0" w:color="auto"/>
        <w:bottom w:val="none" w:sz="0" w:space="0" w:color="auto"/>
        <w:right w:val="none" w:sz="0" w:space="0" w:color="auto"/>
      </w:divBdr>
    </w:div>
    <w:div w:id="443381072">
      <w:bodyDiv w:val="1"/>
      <w:marLeft w:val="0"/>
      <w:marRight w:val="0"/>
      <w:marTop w:val="0"/>
      <w:marBottom w:val="0"/>
      <w:divBdr>
        <w:top w:val="none" w:sz="0" w:space="0" w:color="auto"/>
        <w:left w:val="none" w:sz="0" w:space="0" w:color="auto"/>
        <w:bottom w:val="none" w:sz="0" w:space="0" w:color="auto"/>
        <w:right w:val="none" w:sz="0" w:space="0" w:color="auto"/>
      </w:divBdr>
    </w:div>
    <w:div w:id="445471790">
      <w:bodyDiv w:val="1"/>
      <w:marLeft w:val="0"/>
      <w:marRight w:val="0"/>
      <w:marTop w:val="0"/>
      <w:marBottom w:val="0"/>
      <w:divBdr>
        <w:top w:val="none" w:sz="0" w:space="0" w:color="auto"/>
        <w:left w:val="none" w:sz="0" w:space="0" w:color="auto"/>
        <w:bottom w:val="none" w:sz="0" w:space="0" w:color="auto"/>
        <w:right w:val="none" w:sz="0" w:space="0" w:color="auto"/>
      </w:divBdr>
    </w:div>
    <w:div w:id="452284096">
      <w:bodyDiv w:val="1"/>
      <w:marLeft w:val="0"/>
      <w:marRight w:val="0"/>
      <w:marTop w:val="0"/>
      <w:marBottom w:val="0"/>
      <w:divBdr>
        <w:top w:val="none" w:sz="0" w:space="0" w:color="auto"/>
        <w:left w:val="none" w:sz="0" w:space="0" w:color="auto"/>
        <w:bottom w:val="none" w:sz="0" w:space="0" w:color="auto"/>
        <w:right w:val="none" w:sz="0" w:space="0" w:color="auto"/>
      </w:divBdr>
    </w:div>
    <w:div w:id="453640302">
      <w:bodyDiv w:val="1"/>
      <w:marLeft w:val="0"/>
      <w:marRight w:val="0"/>
      <w:marTop w:val="0"/>
      <w:marBottom w:val="0"/>
      <w:divBdr>
        <w:top w:val="none" w:sz="0" w:space="0" w:color="auto"/>
        <w:left w:val="none" w:sz="0" w:space="0" w:color="auto"/>
        <w:bottom w:val="none" w:sz="0" w:space="0" w:color="auto"/>
        <w:right w:val="none" w:sz="0" w:space="0" w:color="auto"/>
      </w:divBdr>
    </w:div>
    <w:div w:id="467673708">
      <w:bodyDiv w:val="1"/>
      <w:marLeft w:val="0"/>
      <w:marRight w:val="0"/>
      <w:marTop w:val="0"/>
      <w:marBottom w:val="0"/>
      <w:divBdr>
        <w:top w:val="none" w:sz="0" w:space="0" w:color="auto"/>
        <w:left w:val="none" w:sz="0" w:space="0" w:color="auto"/>
        <w:bottom w:val="none" w:sz="0" w:space="0" w:color="auto"/>
        <w:right w:val="none" w:sz="0" w:space="0" w:color="auto"/>
      </w:divBdr>
    </w:div>
    <w:div w:id="468323582">
      <w:bodyDiv w:val="1"/>
      <w:marLeft w:val="0"/>
      <w:marRight w:val="0"/>
      <w:marTop w:val="0"/>
      <w:marBottom w:val="0"/>
      <w:divBdr>
        <w:top w:val="none" w:sz="0" w:space="0" w:color="auto"/>
        <w:left w:val="none" w:sz="0" w:space="0" w:color="auto"/>
        <w:bottom w:val="none" w:sz="0" w:space="0" w:color="auto"/>
        <w:right w:val="none" w:sz="0" w:space="0" w:color="auto"/>
      </w:divBdr>
    </w:div>
    <w:div w:id="480390075">
      <w:bodyDiv w:val="1"/>
      <w:marLeft w:val="0"/>
      <w:marRight w:val="0"/>
      <w:marTop w:val="0"/>
      <w:marBottom w:val="0"/>
      <w:divBdr>
        <w:top w:val="none" w:sz="0" w:space="0" w:color="auto"/>
        <w:left w:val="none" w:sz="0" w:space="0" w:color="auto"/>
        <w:bottom w:val="none" w:sz="0" w:space="0" w:color="auto"/>
        <w:right w:val="none" w:sz="0" w:space="0" w:color="auto"/>
      </w:divBdr>
    </w:div>
    <w:div w:id="522670162">
      <w:bodyDiv w:val="1"/>
      <w:marLeft w:val="0"/>
      <w:marRight w:val="0"/>
      <w:marTop w:val="0"/>
      <w:marBottom w:val="0"/>
      <w:divBdr>
        <w:top w:val="none" w:sz="0" w:space="0" w:color="auto"/>
        <w:left w:val="none" w:sz="0" w:space="0" w:color="auto"/>
        <w:bottom w:val="none" w:sz="0" w:space="0" w:color="auto"/>
        <w:right w:val="none" w:sz="0" w:space="0" w:color="auto"/>
      </w:divBdr>
      <w:divsChild>
        <w:div w:id="1473016981">
          <w:marLeft w:val="0"/>
          <w:marRight w:val="0"/>
          <w:marTop w:val="0"/>
          <w:marBottom w:val="0"/>
          <w:divBdr>
            <w:top w:val="none" w:sz="0" w:space="0" w:color="auto"/>
            <w:left w:val="none" w:sz="0" w:space="0" w:color="auto"/>
            <w:bottom w:val="none" w:sz="0" w:space="0" w:color="auto"/>
            <w:right w:val="none" w:sz="0" w:space="0" w:color="auto"/>
          </w:divBdr>
          <w:divsChild>
            <w:div w:id="685595386">
              <w:marLeft w:val="0"/>
              <w:marRight w:val="0"/>
              <w:marTop w:val="0"/>
              <w:marBottom w:val="0"/>
              <w:divBdr>
                <w:top w:val="none" w:sz="0" w:space="0" w:color="auto"/>
                <w:left w:val="none" w:sz="0" w:space="0" w:color="auto"/>
                <w:bottom w:val="none" w:sz="0" w:space="0" w:color="auto"/>
                <w:right w:val="none" w:sz="0" w:space="0" w:color="auto"/>
              </w:divBdr>
              <w:divsChild>
                <w:div w:id="211237573">
                  <w:marLeft w:val="0"/>
                  <w:marRight w:val="0"/>
                  <w:marTop w:val="0"/>
                  <w:marBottom w:val="0"/>
                  <w:divBdr>
                    <w:top w:val="none" w:sz="0" w:space="0" w:color="auto"/>
                    <w:left w:val="none" w:sz="0" w:space="0" w:color="auto"/>
                    <w:bottom w:val="none" w:sz="0" w:space="0" w:color="auto"/>
                    <w:right w:val="none" w:sz="0" w:space="0" w:color="auto"/>
                  </w:divBdr>
                  <w:divsChild>
                    <w:div w:id="109058484">
                      <w:marLeft w:val="0"/>
                      <w:marRight w:val="0"/>
                      <w:marTop w:val="0"/>
                      <w:marBottom w:val="0"/>
                      <w:divBdr>
                        <w:top w:val="none" w:sz="0" w:space="0" w:color="auto"/>
                        <w:left w:val="none" w:sz="0" w:space="0" w:color="auto"/>
                        <w:bottom w:val="none" w:sz="0" w:space="0" w:color="auto"/>
                        <w:right w:val="none" w:sz="0" w:space="0" w:color="auto"/>
                      </w:divBdr>
                      <w:divsChild>
                        <w:div w:id="404110197">
                          <w:marLeft w:val="0"/>
                          <w:marRight w:val="0"/>
                          <w:marTop w:val="0"/>
                          <w:marBottom w:val="0"/>
                          <w:divBdr>
                            <w:top w:val="none" w:sz="0" w:space="0" w:color="auto"/>
                            <w:left w:val="none" w:sz="0" w:space="0" w:color="auto"/>
                            <w:bottom w:val="none" w:sz="0" w:space="0" w:color="auto"/>
                            <w:right w:val="none" w:sz="0" w:space="0" w:color="auto"/>
                          </w:divBdr>
                          <w:divsChild>
                            <w:div w:id="73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608785">
      <w:bodyDiv w:val="1"/>
      <w:marLeft w:val="0"/>
      <w:marRight w:val="0"/>
      <w:marTop w:val="0"/>
      <w:marBottom w:val="0"/>
      <w:divBdr>
        <w:top w:val="none" w:sz="0" w:space="0" w:color="auto"/>
        <w:left w:val="none" w:sz="0" w:space="0" w:color="auto"/>
        <w:bottom w:val="none" w:sz="0" w:space="0" w:color="auto"/>
        <w:right w:val="none" w:sz="0" w:space="0" w:color="auto"/>
      </w:divBdr>
      <w:divsChild>
        <w:div w:id="823425126">
          <w:marLeft w:val="0"/>
          <w:marRight w:val="0"/>
          <w:marTop w:val="0"/>
          <w:marBottom w:val="0"/>
          <w:divBdr>
            <w:top w:val="none" w:sz="0" w:space="0" w:color="auto"/>
            <w:left w:val="none" w:sz="0" w:space="0" w:color="auto"/>
            <w:bottom w:val="none" w:sz="0" w:space="0" w:color="auto"/>
            <w:right w:val="none" w:sz="0" w:space="0" w:color="auto"/>
          </w:divBdr>
          <w:divsChild>
            <w:div w:id="370613154">
              <w:marLeft w:val="0"/>
              <w:marRight w:val="0"/>
              <w:marTop w:val="0"/>
              <w:marBottom w:val="0"/>
              <w:divBdr>
                <w:top w:val="none" w:sz="0" w:space="0" w:color="auto"/>
                <w:left w:val="none" w:sz="0" w:space="0" w:color="auto"/>
                <w:bottom w:val="none" w:sz="0" w:space="0" w:color="auto"/>
                <w:right w:val="none" w:sz="0" w:space="0" w:color="auto"/>
              </w:divBdr>
              <w:divsChild>
                <w:div w:id="111873099">
                  <w:marLeft w:val="0"/>
                  <w:marRight w:val="0"/>
                  <w:marTop w:val="0"/>
                  <w:marBottom w:val="0"/>
                  <w:divBdr>
                    <w:top w:val="none" w:sz="0" w:space="0" w:color="auto"/>
                    <w:left w:val="none" w:sz="0" w:space="0" w:color="auto"/>
                    <w:bottom w:val="none" w:sz="0" w:space="0" w:color="auto"/>
                    <w:right w:val="none" w:sz="0" w:space="0" w:color="auto"/>
                  </w:divBdr>
                  <w:divsChild>
                    <w:div w:id="1605453295">
                      <w:marLeft w:val="0"/>
                      <w:marRight w:val="0"/>
                      <w:marTop w:val="0"/>
                      <w:marBottom w:val="0"/>
                      <w:divBdr>
                        <w:top w:val="none" w:sz="0" w:space="0" w:color="auto"/>
                        <w:left w:val="none" w:sz="0" w:space="0" w:color="auto"/>
                        <w:bottom w:val="none" w:sz="0" w:space="0" w:color="auto"/>
                        <w:right w:val="none" w:sz="0" w:space="0" w:color="auto"/>
                      </w:divBdr>
                      <w:divsChild>
                        <w:div w:id="1500535456">
                          <w:marLeft w:val="0"/>
                          <w:marRight w:val="0"/>
                          <w:marTop w:val="0"/>
                          <w:marBottom w:val="0"/>
                          <w:divBdr>
                            <w:top w:val="none" w:sz="0" w:space="0" w:color="auto"/>
                            <w:left w:val="none" w:sz="0" w:space="0" w:color="auto"/>
                            <w:bottom w:val="none" w:sz="0" w:space="0" w:color="auto"/>
                            <w:right w:val="none" w:sz="0" w:space="0" w:color="auto"/>
                          </w:divBdr>
                          <w:divsChild>
                            <w:div w:id="1966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611351">
      <w:bodyDiv w:val="1"/>
      <w:marLeft w:val="0"/>
      <w:marRight w:val="0"/>
      <w:marTop w:val="0"/>
      <w:marBottom w:val="0"/>
      <w:divBdr>
        <w:top w:val="none" w:sz="0" w:space="0" w:color="auto"/>
        <w:left w:val="none" w:sz="0" w:space="0" w:color="auto"/>
        <w:bottom w:val="none" w:sz="0" w:space="0" w:color="auto"/>
        <w:right w:val="none" w:sz="0" w:space="0" w:color="auto"/>
      </w:divBdr>
    </w:div>
    <w:div w:id="576985765">
      <w:bodyDiv w:val="1"/>
      <w:marLeft w:val="0"/>
      <w:marRight w:val="0"/>
      <w:marTop w:val="0"/>
      <w:marBottom w:val="0"/>
      <w:divBdr>
        <w:top w:val="none" w:sz="0" w:space="0" w:color="auto"/>
        <w:left w:val="none" w:sz="0" w:space="0" w:color="auto"/>
        <w:bottom w:val="none" w:sz="0" w:space="0" w:color="auto"/>
        <w:right w:val="none" w:sz="0" w:space="0" w:color="auto"/>
      </w:divBdr>
    </w:div>
    <w:div w:id="579368771">
      <w:bodyDiv w:val="1"/>
      <w:marLeft w:val="0"/>
      <w:marRight w:val="0"/>
      <w:marTop w:val="0"/>
      <w:marBottom w:val="0"/>
      <w:divBdr>
        <w:top w:val="none" w:sz="0" w:space="0" w:color="auto"/>
        <w:left w:val="none" w:sz="0" w:space="0" w:color="auto"/>
        <w:bottom w:val="none" w:sz="0" w:space="0" w:color="auto"/>
        <w:right w:val="none" w:sz="0" w:space="0" w:color="auto"/>
      </w:divBdr>
    </w:div>
    <w:div w:id="582185195">
      <w:bodyDiv w:val="1"/>
      <w:marLeft w:val="0"/>
      <w:marRight w:val="0"/>
      <w:marTop w:val="0"/>
      <w:marBottom w:val="0"/>
      <w:divBdr>
        <w:top w:val="none" w:sz="0" w:space="0" w:color="auto"/>
        <w:left w:val="none" w:sz="0" w:space="0" w:color="auto"/>
        <w:bottom w:val="none" w:sz="0" w:space="0" w:color="auto"/>
        <w:right w:val="none" w:sz="0" w:space="0" w:color="auto"/>
      </w:divBdr>
    </w:div>
    <w:div w:id="592394753">
      <w:bodyDiv w:val="1"/>
      <w:marLeft w:val="0"/>
      <w:marRight w:val="0"/>
      <w:marTop w:val="0"/>
      <w:marBottom w:val="0"/>
      <w:divBdr>
        <w:top w:val="none" w:sz="0" w:space="0" w:color="auto"/>
        <w:left w:val="none" w:sz="0" w:space="0" w:color="auto"/>
        <w:bottom w:val="none" w:sz="0" w:space="0" w:color="auto"/>
        <w:right w:val="none" w:sz="0" w:space="0" w:color="auto"/>
      </w:divBdr>
    </w:div>
    <w:div w:id="605886154">
      <w:bodyDiv w:val="1"/>
      <w:marLeft w:val="0"/>
      <w:marRight w:val="0"/>
      <w:marTop w:val="0"/>
      <w:marBottom w:val="0"/>
      <w:divBdr>
        <w:top w:val="none" w:sz="0" w:space="0" w:color="auto"/>
        <w:left w:val="none" w:sz="0" w:space="0" w:color="auto"/>
        <w:bottom w:val="none" w:sz="0" w:space="0" w:color="auto"/>
        <w:right w:val="none" w:sz="0" w:space="0" w:color="auto"/>
      </w:divBdr>
      <w:divsChild>
        <w:div w:id="1737391060">
          <w:marLeft w:val="0"/>
          <w:marRight w:val="0"/>
          <w:marTop w:val="0"/>
          <w:marBottom w:val="0"/>
          <w:divBdr>
            <w:top w:val="none" w:sz="0" w:space="0" w:color="auto"/>
            <w:left w:val="none" w:sz="0" w:space="0" w:color="auto"/>
            <w:bottom w:val="none" w:sz="0" w:space="0" w:color="auto"/>
            <w:right w:val="none" w:sz="0" w:space="0" w:color="auto"/>
          </w:divBdr>
          <w:divsChild>
            <w:div w:id="888030188">
              <w:marLeft w:val="0"/>
              <w:marRight w:val="0"/>
              <w:marTop w:val="0"/>
              <w:marBottom w:val="0"/>
              <w:divBdr>
                <w:top w:val="none" w:sz="0" w:space="0" w:color="auto"/>
                <w:left w:val="none" w:sz="0" w:space="0" w:color="auto"/>
                <w:bottom w:val="none" w:sz="0" w:space="0" w:color="auto"/>
                <w:right w:val="none" w:sz="0" w:space="0" w:color="auto"/>
              </w:divBdr>
              <w:divsChild>
                <w:div w:id="1757239387">
                  <w:marLeft w:val="0"/>
                  <w:marRight w:val="0"/>
                  <w:marTop w:val="0"/>
                  <w:marBottom w:val="0"/>
                  <w:divBdr>
                    <w:top w:val="none" w:sz="0" w:space="0" w:color="auto"/>
                    <w:left w:val="none" w:sz="0" w:space="0" w:color="auto"/>
                    <w:bottom w:val="none" w:sz="0" w:space="0" w:color="auto"/>
                    <w:right w:val="none" w:sz="0" w:space="0" w:color="auto"/>
                  </w:divBdr>
                  <w:divsChild>
                    <w:div w:id="1854026021">
                      <w:marLeft w:val="0"/>
                      <w:marRight w:val="0"/>
                      <w:marTop w:val="0"/>
                      <w:marBottom w:val="0"/>
                      <w:divBdr>
                        <w:top w:val="none" w:sz="0" w:space="0" w:color="auto"/>
                        <w:left w:val="none" w:sz="0" w:space="0" w:color="auto"/>
                        <w:bottom w:val="none" w:sz="0" w:space="0" w:color="auto"/>
                        <w:right w:val="none" w:sz="0" w:space="0" w:color="auto"/>
                      </w:divBdr>
                      <w:divsChild>
                        <w:div w:id="258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5044">
              <w:marLeft w:val="0"/>
              <w:marRight w:val="0"/>
              <w:marTop w:val="0"/>
              <w:marBottom w:val="0"/>
              <w:divBdr>
                <w:top w:val="none" w:sz="0" w:space="0" w:color="auto"/>
                <w:left w:val="none" w:sz="0" w:space="0" w:color="auto"/>
                <w:bottom w:val="none" w:sz="0" w:space="0" w:color="auto"/>
                <w:right w:val="none" w:sz="0" w:space="0" w:color="auto"/>
              </w:divBdr>
              <w:divsChild>
                <w:div w:id="2134325570">
                  <w:marLeft w:val="0"/>
                  <w:marRight w:val="0"/>
                  <w:marTop w:val="0"/>
                  <w:marBottom w:val="0"/>
                  <w:divBdr>
                    <w:top w:val="none" w:sz="0" w:space="0" w:color="auto"/>
                    <w:left w:val="none" w:sz="0" w:space="0" w:color="auto"/>
                    <w:bottom w:val="none" w:sz="0" w:space="0" w:color="auto"/>
                    <w:right w:val="none" w:sz="0" w:space="0" w:color="auto"/>
                  </w:divBdr>
                  <w:divsChild>
                    <w:div w:id="1259489148">
                      <w:marLeft w:val="0"/>
                      <w:marRight w:val="0"/>
                      <w:marTop w:val="0"/>
                      <w:marBottom w:val="0"/>
                      <w:divBdr>
                        <w:top w:val="none" w:sz="0" w:space="0" w:color="auto"/>
                        <w:left w:val="none" w:sz="0" w:space="0" w:color="auto"/>
                        <w:bottom w:val="none" w:sz="0" w:space="0" w:color="auto"/>
                        <w:right w:val="none" w:sz="0" w:space="0" w:color="auto"/>
                      </w:divBdr>
                      <w:divsChild>
                        <w:div w:id="40785875">
                          <w:marLeft w:val="0"/>
                          <w:marRight w:val="0"/>
                          <w:marTop w:val="0"/>
                          <w:marBottom w:val="0"/>
                          <w:divBdr>
                            <w:top w:val="none" w:sz="0" w:space="0" w:color="auto"/>
                            <w:left w:val="none" w:sz="0" w:space="0" w:color="auto"/>
                            <w:bottom w:val="none" w:sz="0" w:space="0" w:color="auto"/>
                            <w:right w:val="none" w:sz="0" w:space="0" w:color="auto"/>
                          </w:divBdr>
                          <w:divsChild>
                            <w:div w:id="1940603065">
                              <w:marLeft w:val="0"/>
                              <w:marRight w:val="0"/>
                              <w:marTop w:val="0"/>
                              <w:marBottom w:val="0"/>
                              <w:divBdr>
                                <w:top w:val="none" w:sz="0" w:space="0" w:color="auto"/>
                                <w:left w:val="none" w:sz="0" w:space="0" w:color="auto"/>
                                <w:bottom w:val="none" w:sz="0" w:space="0" w:color="auto"/>
                                <w:right w:val="none" w:sz="0" w:space="0" w:color="auto"/>
                              </w:divBdr>
                              <w:divsChild>
                                <w:div w:id="11295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55130">
      <w:bodyDiv w:val="1"/>
      <w:marLeft w:val="0"/>
      <w:marRight w:val="0"/>
      <w:marTop w:val="0"/>
      <w:marBottom w:val="0"/>
      <w:divBdr>
        <w:top w:val="none" w:sz="0" w:space="0" w:color="auto"/>
        <w:left w:val="none" w:sz="0" w:space="0" w:color="auto"/>
        <w:bottom w:val="none" w:sz="0" w:space="0" w:color="auto"/>
        <w:right w:val="none" w:sz="0" w:space="0" w:color="auto"/>
      </w:divBdr>
    </w:div>
    <w:div w:id="659428765">
      <w:bodyDiv w:val="1"/>
      <w:marLeft w:val="0"/>
      <w:marRight w:val="0"/>
      <w:marTop w:val="0"/>
      <w:marBottom w:val="0"/>
      <w:divBdr>
        <w:top w:val="none" w:sz="0" w:space="0" w:color="auto"/>
        <w:left w:val="none" w:sz="0" w:space="0" w:color="auto"/>
        <w:bottom w:val="none" w:sz="0" w:space="0" w:color="auto"/>
        <w:right w:val="none" w:sz="0" w:space="0" w:color="auto"/>
      </w:divBdr>
    </w:div>
    <w:div w:id="662052301">
      <w:bodyDiv w:val="1"/>
      <w:marLeft w:val="0"/>
      <w:marRight w:val="0"/>
      <w:marTop w:val="0"/>
      <w:marBottom w:val="0"/>
      <w:divBdr>
        <w:top w:val="none" w:sz="0" w:space="0" w:color="auto"/>
        <w:left w:val="none" w:sz="0" w:space="0" w:color="auto"/>
        <w:bottom w:val="none" w:sz="0" w:space="0" w:color="auto"/>
        <w:right w:val="none" w:sz="0" w:space="0" w:color="auto"/>
      </w:divBdr>
    </w:div>
    <w:div w:id="685205477">
      <w:bodyDiv w:val="1"/>
      <w:marLeft w:val="0"/>
      <w:marRight w:val="0"/>
      <w:marTop w:val="0"/>
      <w:marBottom w:val="0"/>
      <w:divBdr>
        <w:top w:val="none" w:sz="0" w:space="0" w:color="auto"/>
        <w:left w:val="none" w:sz="0" w:space="0" w:color="auto"/>
        <w:bottom w:val="none" w:sz="0" w:space="0" w:color="auto"/>
        <w:right w:val="none" w:sz="0" w:space="0" w:color="auto"/>
      </w:divBdr>
    </w:div>
    <w:div w:id="698315858">
      <w:bodyDiv w:val="1"/>
      <w:marLeft w:val="0"/>
      <w:marRight w:val="0"/>
      <w:marTop w:val="0"/>
      <w:marBottom w:val="0"/>
      <w:divBdr>
        <w:top w:val="none" w:sz="0" w:space="0" w:color="auto"/>
        <w:left w:val="none" w:sz="0" w:space="0" w:color="auto"/>
        <w:bottom w:val="none" w:sz="0" w:space="0" w:color="auto"/>
        <w:right w:val="none" w:sz="0" w:space="0" w:color="auto"/>
      </w:divBdr>
      <w:divsChild>
        <w:div w:id="1666976183">
          <w:marLeft w:val="0"/>
          <w:marRight w:val="0"/>
          <w:marTop w:val="0"/>
          <w:marBottom w:val="0"/>
          <w:divBdr>
            <w:top w:val="none" w:sz="0" w:space="0" w:color="auto"/>
            <w:left w:val="none" w:sz="0" w:space="0" w:color="auto"/>
            <w:bottom w:val="none" w:sz="0" w:space="0" w:color="auto"/>
            <w:right w:val="none" w:sz="0" w:space="0" w:color="auto"/>
          </w:divBdr>
        </w:div>
        <w:div w:id="1249997656">
          <w:marLeft w:val="0"/>
          <w:marRight w:val="0"/>
          <w:marTop w:val="0"/>
          <w:marBottom w:val="0"/>
          <w:divBdr>
            <w:top w:val="none" w:sz="0" w:space="0" w:color="auto"/>
            <w:left w:val="none" w:sz="0" w:space="0" w:color="auto"/>
            <w:bottom w:val="none" w:sz="0" w:space="0" w:color="auto"/>
            <w:right w:val="none" w:sz="0" w:space="0" w:color="auto"/>
          </w:divBdr>
        </w:div>
        <w:div w:id="318657059">
          <w:marLeft w:val="0"/>
          <w:marRight w:val="0"/>
          <w:marTop w:val="0"/>
          <w:marBottom w:val="0"/>
          <w:divBdr>
            <w:top w:val="none" w:sz="0" w:space="0" w:color="auto"/>
            <w:left w:val="none" w:sz="0" w:space="0" w:color="auto"/>
            <w:bottom w:val="none" w:sz="0" w:space="0" w:color="auto"/>
            <w:right w:val="none" w:sz="0" w:space="0" w:color="auto"/>
          </w:divBdr>
        </w:div>
        <w:div w:id="869491994">
          <w:marLeft w:val="0"/>
          <w:marRight w:val="0"/>
          <w:marTop w:val="0"/>
          <w:marBottom w:val="0"/>
          <w:divBdr>
            <w:top w:val="none" w:sz="0" w:space="0" w:color="auto"/>
            <w:left w:val="none" w:sz="0" w:space="0" w:color="auto"/>
            <w:bottom w:val="none" w:sz="0" w:space="0" w:color="auto"/>
            <w:right w:val="none" w:sz="0" w:space="0" w:color="auto"/>
          </w:divBdr>
        </w:div>
        <w:div w:id="851988517">
          <w:marLeft w:val="0"/>
          <w:marRight w:val="0"/>
          <w:marTop w:val="0"/>
          <w:marBottom w:val="0"/>
          <w:divBdr>
            <w:top w:val="none" w:sz="0" w:space="0" w:color="auto"/>
            <w:left w:val="none" w:sz="0" w:space="0" w:color="auto"/>
            <w:bottom w:val="none" w:sz="0" w:space="0" w:color="auto"/>
            <w:right w:val="none" w:sz="0" w:space="0" w:color="auto"/>
          </w:divBdr>
        </w:div>
        <w:div w:id="1111048650">
          <w:marLeft w:val="0"/>
          <w:marRight w:val="0"/>
          <w:marTop w:val="0"/>
          <w:marBottom w:val="0"/>
          <w:divBdr>
            <w:top w:val="none" w:sz="0" w:space="0" w:color="auto"/>
            <w:left w:val="none" w:sz="0" w:space="0" w:color="auto"/>
            <w:bottom w:val="none" w:sz="0" w:space="0" w:color="auto"/>
            <w:right w:val="none" w:sz="0" w:space="0" w:color="auto"/>
          </w:divBdr>
        </w:div>
        <w:div w:id="2131900969">
          <w:marLeft w:val="0"/>
          <w:marRight w:val="0"/>
          <w:marTop w:val="0"/>
          <w:marBottom w:val="0"/>
          <w:divBdr>
            <w:top w:val="none" w:sz="0" w:space="0" w:color="auto"/>
            <w:left w:val="none" w:sz="0" w:space="0" w:color="auto"/>
            <w:bottom w:val="none" w:sz="0" w:space="0" w:color="auto"/>
            <w:right w:val="none" w:sz="0" w:space="0" w:color="auto"/>
          </w:divBdr>
        </w:div>
        <w:div w:id="1365639359">
          <w:marLeft w:val="0"/>
          <w:marRight w:val="0"/>
          <w:marTop w:val="0"/>
          <w:marBottom w:val="0"/>
          <w:divBdr>
            <w:top w:val="none" w:sz="0" w:space="0" w:color="auto"/>
            <w:left w:val="none" w:sz="0" w:space="0" w:color="auto"/>
            <w:bottom w:val="none" w:sz="0" w:space="0" w:color="auto"/>
            <w:right w:val="none" w:sz="0" w:space="0" w:color="auto"/>
          </w:divBdr>
        </w:div>
        <w:div w:id="728654605">
          <w:marLeft w:val="0"/>
          <w:marRight w:val="0"/>
          <w:marTop w:val="0"/>
          <w:marBottom w:val="0"/>
          <w:divBdr>
            <w:top w:val="none" w:sz="0" w:space="0" w:color="auto"/>
            <w:left w:val="none" w:sz="0" w:space="0" w:color="auto"/>
            <w:bottom w:val="none" w:sz="0" w:space="0" w:color="auto"/>
            <w:right w:val="none" w:sz="0" w:space="0" w:color="auto"/>
          </w:divBdr>
        </w:div>
        <w:div w:id="151218886">
          <w:marLeft w:val="0"/>
          <w:marRight w:val="0"/>
          <w:marTop w:val="0"/>
          <w:marBottom w:val="0"/>
          <w:divBdr>
            <w:top w:val="none" w:sz="0" w:space="0" w:color="auto"/>
            <w:left w:val="none" w:sz="0" w:space="0" w:color="auto"/>
            <w:bottom w:val="none" w:sz="0" w:space="0" w:color="auto"/>
            <w:right w:val="none" w:sz="0" w:space="0" w:color="auto"/>
          </w:divBdr>
        </w:div>
        <w:div w:id="1325625080">
          <w:marLeft w:val="0"/>
          <w:marRight w:val="0"/>
          <w:marTop w:val="0"/>
          <w:marBottom w:val="0"/>
          <w:divBdr>
            <w:top w:val="none" w:sz="0" w:space="0" w:color="auto"/>
            <w:left w:val="none" w:sz="0" w:space="0" w:color="auto"/>
            <w:bottom w:val="none" w:sz="0" w:space="0" w:color="auto"/>
            <w:right w:val="none" w:sz="0" w:space="0" w:color="auto"/>
          </w:divBdr>
        </w:div>
        <w:div w:id="1548569173">
          <w:marLeft w:val="0"/>
          <w:marRight w:val="0"/>
          <w:marTop w:val="0"/>
          <w:marBottom w:val="0"/>
          <w:divBdr>
            <w:top w:val="none" w:sz="0" w:space="0" w:color="auto"/>
            <w:left w:val="none" w:sz="0" w:space="0" w:color="auto"/>
            <w:bottom w:val="none" w:sz="0" w:space="0" w:color="auto"/>
            <w:right w:val="none" w:sz="0" w:space="0" w:color="auto"/>
          </w:divBdr>
        </w:div>
        <w:div w:id="1075663011">
          <w:marLeft w:val="0"/>
          <w:marRight w:val="0"/>
          <w:marTop w:val="0"/>
          <w:marBottom w:val="0"/>
          <w:divBdr>
            <w:top w:val="none" w:sz="0" w:space="0" w:color="auto"/>
            <w:left w:val="none" w:sz="0" w:space="0" w:color="auto"/>
            <w:bottom w:val="none" w:sz="0" w:space="0" w:color="auto"/>
            <w:right w:val="none" w:sz="0" w:space="0" w:color="auto"/>
          </w:divBdr>
        </w:div>
        <w:div w:id="523128631">
          <w:marLeft w:val="0"/>
          <w:marRight w:val="0"/>
          <w:marTop w:val="0"/>
          <w:marBottom w:val="0"/>
          <w:divBdr>
            <w:top w:val="none" w:sz="0" w:space="0" w:color="auto"/>
            <w:left w:val="none" w:sz="0" w:space="0" w:color="auto"/>
            <w:bottom w:val="none" w:sz="0" w:space="0" w:color="auto"/>
            <w:right w:val="none" w:sz="0" w:space="0" w:color="auto"/>
          </w:divBdr>
        </w:div>
        <w:div w:id="147746001">
          <w:marLeft w:val="0"/>
          <w:marRight w:val="0"/>
          <w:marTop w:val="0"/>
          <w:marBottom w:val="0"/>
          <w:divBdr>
            <w:top w:val="none" w:sz="0" w:space="0" w:color="auto"/>
            <w:left w:val="none" w:sz="0" w:space="0" w:color="auto"/>
            <w:bottom w:val="none" w:sz="0" w:space="0" w:color="auto"/>
            <w:right w:val="none" w:sz="0" w:space="0" w:color="auto"/>
          </w:divBdr>
        </w:div>
        <w:div w:id="956570525">
          <w:marLeft w:val="0"/>
          <w:marRight w:val="0"/>
          <w:marTop w:val="0"/>
          <w:marBottom w:val="0"/>
          <w:divBdr>
            <w:top w:val="none" w:sz="0" w:space="0" w:color="auto"/>
            <w:left w:val="none" w:sz="0" w:space="0" w:color="auto"/>
            <w:bottom w:val="none" w:sz="0" w:space="0" w:color="auto"/>
            <w:right w:val="none" w:sz="0" w:space="0" w:color="auto"/>
          </w:divBdr>
        </w:div>
        <w:div w:id="1766342594">
          <w:marLeft w:val="0"/>
          <w:marRight w:val="0"/>
          <w:marTop w:val="0"/>
          <w:marBottom w:val="0"/>
          <w:divBdr>
            <w:top w:val="none" w:sz="0" w:space="0" w:color="auto"/>
            <w:left w:val="none" w:sz="0" w:space="0" w:color="auto"/>
            <w:bottom w:val="none" w:sz="0" w:space="0" w:color="auto"/>
            <w:right w:val="none" w:sz="0" w:space="0" w:color="auto"/>
          </w:divBdr>
        </w:div>
        <w:div w:id="191843474">
          <w:marLeft w:val="0"/>
          <w:marRight w:val="0"/>
          <w:marTop w:val="0"/>
          <w:marBottom w:val="0"/>
          <w:divBdr>
            <w:top w:val="none" w:sz="0" w:space="0" w:color="auto"/>
            <w:left w:val="none" w:sz="0" w:space="0" w:color="auto"/>
            <w:bottom w:val="none" w:sz="0" w:space="0" w:color="auto"/>
            <w:right w:val="none" w:sz="0" w:space="0" w:color="auto"/>
          </w:divBdr>
        </w:div>
      </w:divsChild>
    </w:div>
    <w:div w:id="699282197">
      <w:bodyDiv w:val="1"/>
      <w:marLeft w:val="0"/>
      <w:marRight w:val="0"/>
      <w:marTop w:val="0"/>
      <w:marBottom w:val="0"/>
      <w:divBdr>
        <w:top w:val="none" w:sz="0" w:space="0" w:color="auto"/>
        <w:left w:val="none" w:sz="0" w:space="0" w:color="auto"/>
        <w:bottom w:val="none" w:sz="0" w:space="0" w:color="auto"/>
        <w:right w:val="none" w:sz="0" w:space="0" w:color="auto"/>
      </w:divBdr>
    </w:div>
    <w:div w:id="702556162">
      <w:bodyDiv w:val="1"/>
      <w:marLeft w:val="0"/>
      <w:marRight w:val="0"/>
      <w:marTop w:val="0"/>
      <w:marBottom w:val="0"/>
      <w:divBdr>
        <w:top w:val="none" w:sz="0" w:space="0" w:color="auto"/>
        <w:left w:val="none" w:sz="0" w:space="0" w:color="auto"/>
        <w:bottom w:val="none" w:sz="0" w:space="0" w:color="auto"/>
        <w:right w:val="none" w:sz="0" w:space="0" w:color="auto"/>
      </w:divBdr>
      <w:divsChild>
        <w:div w:id="1985816460">
          <w:marLeft w:val="0"/>
          <w:marRight w:val="0"/>
          <w:marTop w:val="0"/>
          <w:marBottom w:val="0"/>
          <w:divBdr>
            <w:top w:val="none" w:sz="0" w:space="0" w:color="auto"/>
            <w:left w:val="none" w:sz="0" w:space="0" w:color="auto"/>
            <w:bottom w:val="none" w:sz="0" w:space="0" w:color="auto"/>
            <w:right w:val="none" w:sz="0" w:space="0" w:color="auto"/>
          </w:divBdr>
        </w:div>
        <w:div w:id="724985892">
          <w:marLeft w:val="0"/>
          <w:marRight w:val="0"/>
          <w:marTop w:val="0"/>
          <w:marBottom w:val="0"/>
          <w:divBdr>
            <w:top w:val="none" w:sz="0" w:space="0" w:color="auto"/>
            <w:left w:val="none" w:sz="0" w:space="0" w:color="auto"/>
            <w:bottom w:val="none" w:sz="0" w:space="0" w:color="auto"/>
            <w:right w:val="none" w:sz="0" w:space="0" w:color="auto"/>
          </w:divBdr>
        </w:div>
        <w:div w:id="1535508604">
          <w:marLeft w:val="0"/>
          <w:marRight w:val="0"/>
          <w:marTop w:val="0"/>
          <w:marBottom w:val="0"/>
          <w:divBdr>
            <w:top w:val="none" w:sz="0" w:space="0" w:color="auto"/>
            <w:left w:val="none" w:sz="0" w:space="0" w:color="auto"/>
            <w:bottom w:val="none" w:sz="0" w:space="0" w:color="auto"/>
            <w:right w:val="none" w:sz="0" w:space="0" w:color="auto"/>
          </w:divBdr>
        </w:div>
      </w:divsChild>
    </w:div>
    <w:div w:id="705912807">
      <w:bodyDiv w:val="1"/>
      <w:marLeft w:val="0"/>
      <w:marRight w:val="0"/>
      <w:marTop w:val="0"/>
      <w:marBottom w:val="0"/>
      <w:divBdr>
        <w:top w:val="none" w:sz="0" w:space="0" w:color="auto"/>
        <w:left w:val="none" w:sz="0" w:space="0" w:color="auto"/>
        <w:bottom w:val="none" w:sz="0" w:space="0" w:color="auto"/>
        <w:right w:val="none" w:sz="0" w:space="0" w:color="auto"/>
      </w:divBdr>
    </w:div>
    <w:div w:id="735124897">
      <w:bodyDiv w:val="1"/>
      <w:marLeft w:val="0"/>
      <w:marRight w:val="0"/>
      <w:marTop w:val="0"/>
      <w:marBottom w:val="0"/>
      <w:divBdr>
        <w:top w:val="none" w:sz="0" w:space="0" w:color="auto"/>
        <w:left w:val="none" w:sz="0" w:space="0" w:color="auto"/>
        <w:bottom w:val="none" w:sz="0" w:space="0" w:color="auto"/>
        <w:right w:val="none" w:sz="0" w:space="0" w:color="auto"/>
      </w:divBdr>
    </w:div>
    <w:div w:id="742994197">
      <w:bodyDiv w:val="1"/>
      <w:marLeft w:val="0"/>
      <w:marRight w:val="0"/>
      <w:marTop w:val="0"/>
      <w:marBottom w:val="0"/>
      <w:divBdr>
        <w:top w:val="none" w:sz="0" w:space="0" w:color="auto"/>
        <w:left w:val="none" w:sz="0" w:space="0" w:color="auto"/>
        <w:bottom w:val="none" w:sz="0" w:space="0" w:color="auto"/>
        <w:right w:val="none" w:sz="0" w:space="0" w:color="auto"/>
      </w:divBdr>
    </w:div>
    <w:div w:id="755856939">
      <w:bodyDiv w:val="1"/>
      <w:marLeft w:val="0"/>
      <w:marRight w:val="0"/>
      <w:marTop w:val="0"/>
      <w:marBottom w:val="0"/>
      <w:divBdr>
        <w:top w:val="none" w:sz="0" w:space="0" w:color="auto"/>
        <w:left w:val="none" w:sz="0" w:space="0" w:color="auto"/>
        <w:bottom w:val="none" w:sz="0" w:space="0" w:color="auto"/>
        <w:right w:val="none" w:sz="0" w:space="0" w:color="auto"/>
      </w:divBdr>
    </w:div>
    <w:div w:id="793475776">
      <w:bodyDiv w:val="1"/>
      <w:marLeft w:val="0"/>
      <w:marRight w:val="0"/>
      <w:marTop w:val="0"/>
      <w:marBottom w:val="0"/>
      <w:divBdr>
        <w:top w:val="none" w:sz="0" w:space="0" w:color="auto"/>
        <w:left w:val="none" w:sz="0" w:space="0" w:color="auto"/>
        <w:bottom w:val="none" w:sz="0" w:space="0" w:color="auto"/>
        <w:right w:val="none" w:sz="0" w:space="0" w:color="auto"/>
      </w:divBdr>
    </w:div>
    <w:div w:id="794831901">
      <w:bodyDiv w:val="1"/>
      <w:marLeft w:val="0"/>
      <w:marRight w:val="0"/>
      <w:marTop w:val="0"/>
      <w:marBottom w:val="0"/>
      <w:divBdr>
        <w:top w:val="none" w:sz="0" w:space="0" w:color="auto"/>
        <w:left w:val="none" w:sz="0" w:space="0" w:color="auto"/>
        <w:bottom w:val="none" w:sz="0" w:space="0" w:color="auto"/>
        <w:right w:val="none" w:sz="0" w:space="0" w:color="auto"/>
      </w:divBdr>
    </w:div>
    <w:div w:id="804154888">
      <w:bodyDiv w:val="1"/>
      <w:marLeft w:val="0"/>
      <w:marRight w:val="0"/>
      <w:marTop w:val="0"/>
      <w:marBottom w:val="0"/>
      <w:divBdr>
        <w:top w:val="none" w:sz="0" w:space="0" w:color="auto"/>
        <w:left w:val="none" w:sz="0" w:space="0" w:color="auto"/>
        <w:bottom w:val="none" w:sz="0" w:space="0" w:color="auto"/>
        <w:right w:val="none" w:sz="0" w:space="0" w:color="auto"/>
      </w:divBdr>
      <w:divsChild>
        <w:div w:id="878056319">
          <w:marLeft w:val="0"/>
          <w:marRight w:val="0"/>
          <w:marTop w:val="0"/>
          <w:marBottom w:val="0"/>
          <w:divBdr>
            <w:top w:val="none" w:sz="0" w:space="0" w:color="auto"/>
            <w:left w:val="none" w:sz="0" w:space="0" w:color="auto"/>
            <w:bottom w:val="none" w:sz="0" w:space="0" w:color="auto"/>
            <w:right w:val="none" w:sz="0" w:space="0" w:color="auto"/>
          </w:divBdr>
        </w:div>
        <w:div w:id="2134592979">
          <w:marLeft w:val="0"/>
          <w:marRight w:val="0"/>
          <w:marTop w:val="0"/>
          <w:marBottom w:val="0"/>
          <w:divBdr>
            <w:top w:val="none" w:sz="0" w:space="0" w:color="auto"/>
            <w:left w:val="none" w:sz="0" w:space="0" w:color="auto"/>
            <w:bottom w:val="none" w:sz="0" w:space="0" w:color="auto"/>
            <w:right w:val="none" w:sz="0" w:space="0" w:color="auto"/>
          </w:divBdr>
        </w:div>
        <w:div w:id="927812405">
          <w:marLeft w:val="0"/>
          <w:marRight w:val="0"/>
          <w:marTop w:val="0"/>
          <w:marBottom w:val="0"/>
          <w:divBdr>
            <w:top w:val="none" w:sz="0" w:space="0" w:color="auto"/>
            <w:left w:val="none" w:sz="0" w:space="0" w:color="auto"/>
            <w:bottom w:val="none" w:sz="0" w:space="0" w:color="auto"/>
            <w:right w:val="none" w:sz="0" w:space="0" w:color="auto"/>
          </w:divBdr>
        </w:div>
        <w:div w:id="1535919775">
          <w:marLeft w:val="0"/>
          <w:marRight w:val="0"/>
          <w:marTop w:val="0"/>
          <w:marBottom w:val="0"/>
          <w:divBdr>
            <w:top w:val="none" w:sz="0" w:space="0" w:color="auto"/>
            <w:left w:val="none" w:sz="0" w:space="0" w:color="auto"/>
            <w:bottom w:val="none" w:sz="0" w:space="0" w:color="auto"/>
            <w:right w:val="none" w:sz="0" w:space="0" w:color="auto"/>
          </w:divBdr>
        </w:div>
        <w:div w:id="1819417165">
          <w:marLeft w:val="0"/>
          <w:marRight w:val="0"/>
          <w:marTop w:val="0"/>
          <w:marBottom w:val="0"/>
          <w:divBdr>
            <w:top w:val="none" w:sz="0" w:space="0" w:color="auto"/>
            <w:left w:val="none" w:sz="0" w:space="0" w:color="auto"/>
            <w:bottom w:val="none" w:sz="0" w:space="0" w:color="auto"/>
            <w:right w:val="none" w:sz="0" w:space="0" w:color="auto"/>
          </w:divBdr>
        </w:div>
        <w:div w:id="300961308">
          <w:marLeft w:val="0"/>
          <w:marRight w:val="0"/>
          <w:marTop w:val="0"/>
          <w:marBottom w:val="0"/>
          <w:divBdr>
            <w:top w:val="none" w:sz="0" w:space="0" w:color="auto"/>
            <w:left w:val="none" w:sz="0" w:space="0" w:color="auto"/>
            <w:bottom w:val="none" w:sz="0" w:space="0" w:color="auto"/>
            <w:right w:val="none" w:sz="0" w:space="0" w:color="auto"/>
          </w:divBdr>
        </w:div>
        <w:div w:id="391270281">
          <w:marLeft w:val="0"/>
          <w:marRight w:val="0"/>
          <w:marTop w:val="0"/>
          <w:marBottom w:val="0"/>
          <w:divBdr>
            <w:top w:val="none" w:sz="0" w:space="0" w:color="auto"/>
            <w:left w:val="none" w:sz="0" w:space="0" w:color="auto"/>
            <w:bottom w:val="none" w:sz="0" w:space="0" w:color="auto"/>
            <w:right w:val="none" w:sz="0" w:space="0" w:color="auto"/>
          </w:divBdr>
        </w:div>
        <w:div w:id="1609965850">
          <w:marLeft w:val="0"/>
          <w:marRight w:val="0"/>
          <w:marTop w:val="0"/>
          <w:marBottom w:val="0"/>
          <w:divBdr>
            <w:top w:val="none" w:sz="0" w:space="0" w:color="auto"/>
            <w:left w:val="none" w:sz="0" w:space="0" w:color="auto"/>
            <w:bottom w:val="none" w:sz="0" w:space="0" w:color="auto"/>
            <w:right w:val="none" w:sz="0" w:space="0" w:color="auto"/>
          </w:divBdr>
        </w:div>
        <w:div w:id="108353436">
          <w:marLeft w:val="0"/>
          <w:marRight w:val="0"/>
          <w:marTop w:val="0"/>
          <w:marBottom w:val="0"/>
          <w:divBdr>
            <w:top w:val="none" w:sz="0" w:space="0" w:color="auto"/>
            <w:left w:val="none" w:sz="0" w:space="0" w:color="auto"/>
            <w:bottom w:val="none" w:sz="0" w:space="0" w:color="auto"/>
            <w:right w:val="none" w:sz="0" w:space="0" w:color="auto"/>
          </w:divBdr>
        </w:div>
      </w:divsChild>
    </w:div>
    <w:div w:id="814953985">
      <w:bodyDiv w:val="1"/>
      <w:marLeft w:val="0"/>
      <w:marRight w:val="0"/>
      <w:marTop w:val="0"/>
      <w:marBottom w:val="0"/>
      <w:divBdr>
        <w:top w:val="none" w:sz="0" w:space="0" w:color="auto"/>
        <w:left w:val="none" w:sz="0" w:space="0" w:color="auto"/>
        <w:bottom w:val="none" w:sz="0" w:space="0" w:color="auto"/>
        <w:right w:val="none" w:sz="0" w:space="0" w:color="auto"/>
      </w:divBdr>
    </w:div>
    <w:div w:id="826945158">
      <w:bodyDiv w:val="1"/>
      <w:marLeft w:val="0"/>
      <w:marRight w:val="0"/>
      <w:marTop w:val="0"/>
      <w:marBottom w:val="0"/>
      <w:divBdr>
        <w:top w:val="none" w:sz="0" w:space="0" w:color="auto"/>
        <w:left w:val="none" w:sz="0" w:space="0" w:color="auto"/>
        <w:bottom w:val="none" w:sz="0" w:space="0" w:color="auto"/>
        <w:right w:val="none" w:sz="0" w:space="0" w:color="auto"/>
      </w:divBdr>
    </w:div>
    <w:div w:id="837236267">
      <w:bodyDiv w:val="1"/>
      <w:marLeft w:val="0"/>
      <w:marRight w:val="0"/>
      <w:marTop w:val="0"/>
      <w:marBottom w:val="0"/>
      <w:divBdr>
        <w:top w:val="none" w:sz="0" w:space="0" w:color="auto"/>
        <w:left w:val="none" w:sz="0" w:space="0" w:color="auto"/>
        <w:bottom w:val="none" w:sz="0" w:space="0" w:color="auto"/>
        <w:right w:val="none" w:sz="0" w:space="0" w:color="auto"/>
      </w:divBdr>
      <w:divsChild>
        <w:div w:id="1724670530">
          <w:marLeft w:val="0"/>
          <w:marRight w:val="0"/>
          <w:marTop w:val="0"/>
          <w:marBottom w:val="0"/>
          <w:divBdr>
            <w:top w:val="none" w:sz="0" w:space="0" w:color="auto"/>
            <w:left w:val="none" w:sz="0" w:space="0" w:color="auto"/>
            <w:bottom w:val="none" w:sz="0" w:space="0" w:color="auto"/>
            <w:right w:val="none" w:sz="0" w:space="0" w:color="auto"/>
          </w:divBdr>
          <w:divsChild>
            <w:div w:id="1355964235">
              <w:marLeft w:val="0"/>
              <w:marRight w:val="0"/>
              <w:marTop w:val="0"/>
              <w:marBottom w:val="0"/>
              <w:divBdr>
                <w:top w:val="none" w:sz="0" w:space="0" w:color="auto"/>
                <w:left w:val="none" w:sz="0" w:space="0" w:color="auto"/>
                <w:bottom w:val="none" w:sz="0" w:space="0" w:color="auto"/>
                <w:right w:val="none" w:sz="0" w:space="0" w:color="auto"/>
              </w:divBdr>
              <w:divsChild>
                <w:div w:id="371544052">
                  <w:marLeft w:val="0"/>
                  <w:marRight w:val="0"/>
                  <w:marTop w:val="0"/>
                  <w:marBottom w:val="0"/>
                  <w:divBdr>
                    <w:top w:val="none" w:sz="0" w:space="0" w:color="auto"/>
                    <w:left w:val="none" w:sz="0" w:space="0" w:color="auto"/>
                    <w:bottom w:val="none" w:sz="0" w:space="0" w:color="auto"/>
                    <w:right w:val="none" w:sz="0" w:space="0" w:color="auto"/>
                  </w:divBdr>
                  <w:divsChild>
                    <w:div w:id="1492941950">
                      <w:marLeft w:val="0"/>
                      <w:marRight w:val="0"/>
                      <w:marTop w:val="0"/>
                      <w:marBottom w:val="0"/>
                      <w:divBdr>
                        <w:top w:val="none" w:sz="0" w:space="0" w:color="auto"/>
                        <w:left w:val="none" w:sz="0" w:space="0" w:color="auto"/>
                        <w:bottom w:val="none" w:sz="0" w:space="0" w:color="auto"/>
                        <w:right w:val="none" w:sz="0" w:space="0" w:color="auto"/>
                      </w:divBdr>
                      <w:divsChild>
                        <w:div w:id="616259960">
                          <w:marLeft w:val="0"/>
                          <w:marRight w:val="0"/>
                          <w:marTop w:val="0"/>
                          <w:marBottom w:val="0"/>
                          <w:divBdr>
                            <w:top w:val="none" w:sz="0" w:space="0" w:color="auto"/>
                            <w:left w:val="none" w:sz="0" w:space="0" w:color="auto"/>
                            <w:bottom w:val="none" w:sz="0" w:space="0" w:color="auto"/>
                            <w:right w:val="none" w:sz="0" w:space="0" w:color="auto"/>
                          </w:divBdr>
                          <w:divsChild>
                            <w:div w:id="106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151460">
      <w:bodyDiv w:val="1"/>
      <w:marLeft w:val="0"/>
      <w:marRight w:val="0"/>
      <w:marTop w:val="0"/>
      <w:marBottom w:val="0"/>
      <w:divBdr>
        <w:top w:val="none" w:sz="0" w:space="0" w:color="auto"/>
        <w:left w:val="none" w:sz="0" w:space="0" w:color="auto"/>
        <w:bottom w:val="none" w:sz="0" w:space="0" w:color="auto"/>
        <w:right w:val="none" w:sz="0" w:space="0" w:color="auto"/>
      </w:divBdr>
    </w:div>
    <w:div w:id="841580099">
      <w:bodyDiv w:val="1"/>
      <w:marLeft w:val="0"/>
      <w:marRight w:val="0"/>
      <w:marTop w:val="0"/>
      <w:marBottom w:val="0"/>
      <w:divBdr>
        <w:top w:val="none" w:sz="0" w:space="0" w:color="auto"/>
        <w:left w:val="none" w:sz="0" w:space="0" w:color="auto"/>
        <w:bottom w:val="none" w:sz="0" w:space="0" w:color="auto"/>
        <w:right w:val="none" w:sz="0" w:space="0" w:color="auto"/>
      </w:divBdr>
    </w:div>
    <w:div w:id="870843432">
      <w:bodyDiv w:val="1"/>
      <w:marLeft w:val="0"/>
      <w:marRight w:val="0"/>
      <w:marTop w:val="0"/>
      <w:marBottom w:val="0"/>
      <w:divBdr>
        <w:top w:val="none" w:sz="0" w:space="0" w:color="auto"/>
        <w:left w:val="none" w:sz="0" w:space="0" w:color="auto"/>
        <w:bottom w:val="none" w:sz="0" w:space="0" w:color="auto"/>
        <w:right w:val="none" w:sz="0" w:space="0" w:color="auto"/>
      </w:divBdr>
    </w:div>
    <w:div w:id="908417926">
      <w:bodyDiv w:val="1"/>
      <w:marLeft w:val="0"/>
      <w:marRight w:val="0"/>
      <w:marTop w:val="0"/>
      <w:marBottom w:val="0"/>
      <w:divBdr>
        <w:top w:val="none" w:sz="0" w:space="0" w:color="auto"/>
        <w:left w:val="none" w:sz="0" w:space="0" w:color="auto"/>
        <w:bottom w:val="none" w:sz="0" w:space="0" w:color="auto"/>
        <w:right w:val="none" w:sz="0" w:space="0" w:color="auto"/>
      </w:divBdr>
      <w:divsChild>
        <w:div w:id="440808706">
          <w:marLeft w:val="0"/>
          <w:marRight w:val="0"/>
          <w:marTop w:val="0"/>
          <w:marBottom w:val="0"/>
          <w:divBdr>
            <w:top w:val="none" w:sz="0" w:space="0" w:color="auto"/>
            <w:left w:val="none" w:sz="0" w:space="0" w:color="auto"/>
            <w:bottom w:val="none" w:sz="0" w:space="0" w:color="auto"/>
            <w:right w:val="none" w:sz="0" w:space="0" w:color="auto"/>
          </w:divBdr>
          <w:divsChild>
            <w:div w:id="792751122">
              <w:marLeft w:val="0"/>
              <w:marRight w:val="0"/>
              <w:marTop w:val="0"/>
              <w:marBottom w:val="0"/>
              <w:divBdr>
                <w:top w:val="none" w:sz="0" w:space="0" w:color="auto"/>
                <w:left w:val="none" w:sz="0" w:space="0" w:color="auto"/>
                <w:bottom w:val="none" w:sz="0" w:space="0" w:color="auto"/>
                <w:right w:val="none" w:sz="0" w:space="0" w:color="auto"/>
              </w:divBdr>
              <w:divsChild>
                <w:div w:id="1314026428">
                  <w:marLeft w:val="0"/>
                  <w:marRight w:val="0"/>
                  <w:marTop w:val="0"/>
                  <w:marBottom w:val="0"/>
                  <w:divBdr>
                    <w:top w:val="none" w:sz="0" w:space="0" w:color="auto"/>
                    <w:left w:val="none" w:sz="0" w:space="0" w:color="auto"/>
                    <w:bottom w:val="none" w:sz="0" w:space="0" w:color="auto"/>
                    <w:right w:val="none" w:sz="0" w:space="0" w:color="auto"/>
                  </w:divBdr>
                  <w:divsChild>
                    <w:div w:id="1695183632">
                      <w:marLeft w:val="0"/>
                      <w:marRight w:val="0"/>
                      <w:marTop w:val="0"/>
                      <w:marBottom w:val="0"/>
                      <w:divBdr>
                        <w:top w:val="none" w:sz="0" w:space="0" w:color="auto"/>
                        <w:left w:val="none" w:sz="0" w:space="0" w:color="auto"/>
                        <w:bottom w:val="none" w:sz="0" w:space="0" w:color="auto"/>
                        <w:right w:val="none" w:sz="0" w:space="0" w:color="auto"/>
                      </w:divBdr>
                      <w:divsChild>
                        <w:div w:id="73085873">
                          <w:marLeft w:val="0"/>
                          <w:marRight w:val="0"/>
                          <w:marTop w:val="0"/>
                          <w:marBottom w:val="0"/>
                          <w:divBdr>
                            <w:top w:val="none" w:sz="0" w:space="0" w:color="auto"/>
                            <w:left w:val="none" w:sz="0" w:space="0" w:color="auto"/>
                            <w:bottom w:val="none" w:sz="0" w:space="0" w:color="auto"/>
                            <w:right w:val="none" w:sz="0" w:space="0" w:color="auto"/>
                          </w:divBdr>
                          <w:divsChild>
                            <w:div w:id="1766077941">
                              <w:marLeft w:val="0"/>
                              <w:marRight w:val="0"/>
                              <w:marTop w:val="0"/>
                              <w:marBottom w:val="0"/>
                              <w:divBdr>
                                <w:top w:val="none" w:sz="0" w:space="0" w:color="auto"/>
                                <w:left w:val="none" w:sz="0" w:space="0" w:color="auto"/>
                                <w:bottom w:val="none" w:sz="0" w:space="0" w:color="auto"/>
                                <w:right w:val="none" w:sz="0" w:space="0" w:color="auto"/>
                              </w:divBdr>
                              <w:divsChild>
                                <w:div w:id="402072061">
                                  <w:marLeft w:val="0"/>
                                  <w:marRight w:val="0"/>
                                  <w:marTop w:val="0"/>
                                  <w:marBottom w:val="0"/>
                                  <w:divBdr>
                                    <w:top w:val="none" w:sz="0" w:space="0" w:color="auto"/>
                                    <w:left w:val="none" w:sz="0" w:space="0" w:color="auto"/>
                                    <w:bottom w:val="none" w:sz="0" w:space="0" w:color="auto"/>
                                    <w:right w:val="none" w:sz="0" w:space="0" w:color="auto"/>
                                  </w:divBdr>
                                  <w:divsChild>
                                    <w:div w:id="3140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23027">
                          <w:marLeft w:val="0"/>
                          <w:marRight w:val="0"/>
                          <w:marTop w:val="0"/>
                          <w:marBottom w:val="0"/>
                          <w:divBdr>
                            <w:top w:val="none" w:sz="0" w:space="0" w:color="auto"/>
                            <w:left w:val="none" w:sz="0" w:space="0" w:color="auto"/>
                            <w:bottom w:val="none" w:sz="0" w:space="0" w:color="auto"/>
                            <w:right w:val="none" w:sz="0" w:space="0" w:color="auto"/>
                          </w:divBdr>
                          <w:divsChild>
                            <w:div w:id="1225137821">
                              <w:marLeft w:val="0"/>
                              <w:marRight w:val="0"/>
                              <w:marTop w:val="0"/>
                              <w:marBottom w:val="0"/>
                              <w:divBdr>
                                <w:top w:val="none" w:sz="0" w:space="0" w:color="auto"/>
                                <w:left w:val="none" w:sz="0" w:space="0" w:color="auto"/>
                                <w:bottom w:val="none" w:sz="0" w:space="0" w:color="auto"/>
                                <w:right w:val="none" w:sz="0" w:space="0" w:color="auto"/>
                              </w:divBdr>
                              <w:divsChild>
                                <w:div w:id="1281453706">
                                  <w:marLeft w:val="0"/>
                                  <w:marRight w:val="0"/>
                                  <w:marTop w:val="0"/>
                                  <w:marBottom w:val="0"/>
                                  <w:divBdr>
                                    <w:top w:val="none" w:sz="0" w:space="0" w:color="auto"/>
                                    <w:left w:val="none" w:sz="0" w:space="0" w:color="auto"/>
                                    <w:bottom w:val="none" w:sz="0" w:space="0" w:color="auto"/>
                                    <w:right w:val="none" w:sz="0" w:space="0" w:color="auto"/>
                                  </w:divBdr>
                                  <w:divsChild>
                                    <w:div w:id="1210141620">
                                      <w:marLeft w:val="0"/>
                                      <w:marRight w:val="0"/>
                                      <w:marTop w:val="0"/>
                                      <w:marBottom w:val="0"/>
                                      <w:divBdr>
                                        <w:top w:val="none" w:sz="0" w:space="0" w:color="auto"/>
                                        <w:left w:val="none" w:sz="0" w:space="0" w:color="auto"/>
                                        <w:bottom w:val="none" w:sz="0" w:space="0" w:color="auto"/>
                                        <w:right w:val="none" w:sz="0" w:space="0" w:color="auto"/>
                                      </w:divBdr>
                                      <w:divsChild>
                                        <w:div w:id="1588541482">
                                          <w:marLeft w:val="0"/>
                                          <w:marRight w:val="0"/>
                                          <w:marTop w:val="0"/>
                                          <w:marBottom w:val="0"/>
                                          <w:divBdr>
                                            <w:top w:val="none" w:sz="0" w:space="0" w:color="auto"/>
                                            <w:left w:val="none" w:sz="0" w:space="0" w:color="auto"/>
                                            <w:bottom w:val="none" w:sz="0" w:space="0" w:color="auto"/>
                                            <w:right w:val="none" w:sz="0" w:space="0" w:color="auto"/>
                                          </w:divBdr>
                                          <w:divsChild>
                                            <w:div w:id="4112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462198">
      <w:bodyDiv w:val="1"/>
      <w:marLeft w:val="0"/>
      <w:marRight w:val="0"/>
      <w:marTop w:val="0"/>
      <w:marBottom w:val="0"/>
      <w:divBdr>
        <w:top w:val="none" w:sz="0" w:space="0" w:color="auto"/>
        <w:left w:val="none" w:sz="0" w:space="0" w:color="auto"/>
        <w:bottom w:val="none" w:sz="0" w:space="0" w:color="auto"/>
        <w:right w:val="none" w:sz="0" w:space="0" w:color="auto"/>
      </w:divBdr>
    </w:div>
    <w:div w:id="932590819">
      <w:bodyDiv w:val="1"/>
      <w:marLeft w:val="0"/>
      <w:marRight w:val="0"/>
      <w:marTop w:val="0"/>
      <w:marBottom w:val="0"/>
      <w:divBdr>
        <w:top w:val="none" w:sz="0" w:space="0" w:color="auto"/>
        <w:left w:val="none" w:sz="0" w:space="0" w:color="auto"/>
        <w:bottom w:val="none" w:sz="0" w:space="0" w:color="auto"/>
        <w:right w:val="none" w:sz="0" w:space="0" w:color="auto"/>
      </w:divBdr>
      <w:divsChild>
        <w:div w:id="403334076">
          <w:marLeft w:val="0"/>
          <w:marRight w:val="0"/>
          <w:marTop w:val="0"/>
          <w:marBottom w:val="0"/>
          <w:divBdr>
            <w:top w:val="none" w:sz="0" w:space="0" w:color="auto"/>
            <w:left w:val="none" w:sz="0" w:space="0" w:color="auto"/>
            <w:bottom w:val="none" w:sz="0" w:space="0" w:color="auto"/>
            <w:right w:val="none" w:sz="0" w:space="0" w:color="auto"/>
          </w:divBdr>
          <w:divsChild>
            <w:div w:id="1016888026">
              <w:marLeft w:val="0"/>
              <w:marRight w:val="0"/>
              <w:marTop w:val="0"/>
              <w:marBottom w:val="0"/>
              <w:divBdr>
                <w:top w:val="none" w:sz="0" w:space="0" w:color="auto"/>
                <w:left w:val="none" w:sz="0" w:space="0" w:color="auto"/>
                <w:bottom w:val="none" w:sz="0" w:space="0" w:color="auto"/>
                <w:right w:val="none" w:sz="0" w:space="0" w:color="auto"/>
              </w:divBdr>
              <w:divsChild>
                <w:div w:id="1362902522">
                  <w:marLeft w:val="0"/>
                  <w:marRight w:val="0"/>
                  <w:marTop w:val="0"/>
                  <w:marBottom w:val="0"/>
                  <w:divBdr>
                    <w:top w:val="none" w:sz="0" w:space="0" w:color="auto"/>
                    <w:left w:val="none" w:sz="0" w:space="0" w:color="auto"/>
                    <w:bottom w:val="none" w:sz="0" w:space="0" w:color="auto"/>
                    <w:right w:val="none" w:sz="0" w:space="0" w:color="auto"/>
                  </w:divBdr>
                  <w:divsChild>
                    <w:div w:id="1431781943">
                      <w:marLeft w:val="0"/>
                      <w:marRight w:val="0"/>
                      <w:marTop w:val="0"/>
                      <w:marBottom w:val="0"/>
                      <w:divBdr>
                        <w:top w:val="none" w:sz="0" w:space="0" w:color="auto"/>
                        <w:left w:val="none" w:sz="0" w:space="0" w:color="auto"/>
                        <w:bottom w:val="none" w:sz="0" w:space="0" w:color="auto"/>
                        <w:right w:val="none" w:sz="0" w:space="0" w:color="auto"/>
                      </w:divBdr>
                      <w:divsChild>
                        <w:div w:id="1937590933">
                          <w:marLeft w:val="0"/>
                          <w:marRight w:val="0"/>
                          <w:marTop w:val="0"/>
                          <w:marBottom w:val="0"/>
                          <w:divBdr>
                            <w:top w:val="none" w:sz="0" w:space="0" w:color="auto"/>
                            <w:left w:val="none" w:sz="0" w:space="0" w:color="auto"/>
                            <w:bottom w:val="none" w:sz="0" w:space="0" w:color="auto"/>
                            <w:right w:val="none" w:sz="0" w:space="0" w:color="auto"/>
                          </w:divBdr>
                          <w:divsChild>
                            <w:div w:id="21361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420664">
      <w:bodyDiv w:val="1"/>
      <w:marLeft w:val="0"/>
      <w:marRight w:val="0"/>
      <w:marTop w:val="0"/>
      <w:marBottom w:val="0"/>
      <w:divBdr>
        <w:top w:val="none" w:sz="0" w:space="0" w:color="auto"/>
        <w:left w:val="none" w:sz="0" w:space="0" w:color="auto"/>
        <w:bottom w:val="none" w:sz="0" w:space="0" w:color="auto"/>
        <w:right w:val="none" w:sz="0" w:space="0" w:color="auto"/>
      </w:divBdr>
    </w:div>
    <w:div w:id="950819634">
      <w:bodyDiv w:val="1"/>
      <w:marLeft w:val="0"/>
      <w:marRight w:val="0"/>
      <w:marTop w:val="0"/>
      <w:marBottom w:val="0"/>
      <w:divBdr>
        <w:top w:val="none" w:sz="0" w:space="0" w:color="auto"/>
        <w:left w:val="none" w:sz="0" w:space="0" w:color="auto"/>
        <w:bottom w:val="none" w:sz="0" w:space="0" w:color="auto"/>
        <w:right w:val="none" w:sz="0" w:space="0" w:color="auto"/>
      </w:divBdr>
      <w:divsChild>
        <w:div w:id="944576445">
          <w:marLeft w:val="0"/>
          <w:marRight w:val="0"/>
          <w:marTop w:val="0"/>
          <w:marBottom w:val="0"/>
          <w:divBdr>
            <w:top w:val="none" w:sz="0" w:space="0" w:color="auto"/>
            <w:left w:val="none" w:sz="0" w:space="0" w:color="auto"/>
            <w:bottom w:val="none" w:sz="0" w:space="0" w:color="auto"/>
            <w:right w:val="none" w:sz="0" w:space="0" w:color="auto"/>
          </w:divBdr>
          <w:divsChild>
            <w:div w:id="1785802133">
              <w:marLeft w:val="0"/>
              <w:marRight w:val="0"/>
              <w:marTop w:val="0"/>
              <w:marBottom w:val="0"/>
              <w:divBdr>
                <w:top w:val="none" w:sz="0" w:space="0" w:color="auto"/>
                <w:left w:val="none" w:sz="0" w:space="0" w:color="auto"/>
                <w:bottom w:val="none" w:sz="0" w:space="0" w:color="auto"/>
                <w:right w:val="none" w:sz="0" w:space="0" w:color="auto"/>
              </w:divBdr>
              <w:divsChild>
                <w:div w:id="880216648">
                  <w:marLeft w:val="0"/>
                  <w:marRight w:val="0"/>
                  <w:marTop w:val="0"/>
                  <w:marBottom w:val="0"/>
                  <w:divBdr>
                    <w:top w:val="none" w:sz="0" w:space="0" w:color="auto"/>
                    <w:left w:val="none" w:sz="0" w:space="0" w:color="auto"/>
                    <w:bottom w:val="none" w:sz="0" w:space="0" w:color="auto"/>
                    <w:right w:val="none" w:sz="0" w:space="0" w:color="auto"/>
                  </w:divBdr>
                  <w:divsChild>
                    <w:div w:id="1406996362">
                      <w:marLeft w:val="0"/>
                      <w:marRight w:val="0"/>
                      <w:marTop w:val="0"/>
                      <w:marBottom w:val="0"/>
                      <w:divBdr>
                        <w:top w:val="none" w:sz="0" w:space="0" w:color="auto"/>
                        <w:left w:val="none" w:sz="0" w:space="0" w:color="auto"/>
                        <w:bottom w:val="none" w:sz="0" w:space="0" w:color="auto"/>
                        <w:right w:val="none" w:sz="0" w:space="0" w:color="auto"/>
                      </w:divBdr>
                      <w:divsChild>
                        <w:div w:id="1165584730">
                          <w:marLeft w:val="0"/>
                          <w:marRight w:val="0"/>
                          <w:marTop w:val="0"/>
                          <w:marBottom w:val="0"/>
                          <w:divBdr>
                            <w:top w:val="none" w:sz="0" w:space="0" w:color="auto"/>
                            <w:left w:val="none" w:sz="0" w:space="0" w:color="auto"/>
                            <w:bottom w:val="none" w:sz="0" w:space="0" w:color="auto"/>
                            <w:right w:val="none" w:sz="0" w:space="0" w:color="auto"/>
                          </w:divBdr>
                          <w:divsChild>
                            <w:div w:id="14621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009185">
      <w:bodyDiv w:val="1"/>
      <w:marLeft w:val="0"/>
      <w:marRight w:val="0"/>
      <w:marTop w:val="0"/>
      <w:marBottom w:val="0"/>
      <w:divBdr>
        <w:top w:val="none" w:sz="0" w:space="0" w:color="auto"/>
        <w:left w:val="none" w:sz="0" w:space="0" w:color="auto"/>
        <w:bottom w:val="none" w:sz="0" w:space="0" w:color="auto"/>
        <w:right w:val="none" w:sz="0" w:space="0" w:color="auto"/>
      </w:divBdr>
    </w:div>
    <w:div w:id="1002660077">
      <w:bodyDiv w:val="1"/>
      <w:marLeft w:val="0"/>
      <w:marRight w:val="0"/>
      <w:marTop w:val="0"/>
      <w:marBottom w:val="0"/>
      <w:divBdr>
        <w:top w:val="none" w:sz="0" w:space="0" w:color="auto"/>
        <w:left w:val="none" w:sz="0" w:space="0" w:color="auto"/>
        <w:bottom w:val="none" w:sz="0" w:space="0" w:color="auto"/>
        <w:right w:val="none" w:sz="0" w:space="0" w:color="auto"/>
      </w:divBdr>
    </w:div>
    <w:div w:id="1003439519">
      <w:bodyDiv w:val="1"/>
      <w:marLeft w:val="0"/>
      <w:marRight w:val="0"/>
      <w:marTop w:val="0"/>
      <w:marBottom w:val="0"/>
      <w:divBdr>
        <w:top w:val="none" w:sz="0" w:space="0" w:color="auto"/>
        <w:left w:val="none" w:sz="0" w:space="0" w:color="auto"/>
        <w:bottom w:val="none" w:sz="0" w:space="0" w:color="auto"/>
        <w:right w:val="none" w:sz="0" w:space="0" w:color="auto"/>
      </w:divBdr>
    </w:div>
    <w:div w:id="1021391396">
      <w:bodyDiv w:val="1"/>
      <w:marLeft w:val="0"/>
      <w:marRight w:val="0"/>
      <w:marTop w:val="0"/>
      <w:marBottom w:val="0"/>
      <w:divBdr>
        <w:top w:val="none" w:sz="0" w:space="0" w:color="auto"/>
        <w:left w:val="none" w:sz="0" w:space="0" w:color="auto"/>
        <w:bottom w:val="none" w:sz="0" w:space="0" w:color="auto"/>
        <w:right w:val="none" w:sz="0" w:space="0" w:color="auto"/>
      </w:divBdr>
    </w:div>
    <w:div w:id="1032653337">
      <w:bodyDiv w:val="1"/>
      <w:marLeft w:val="0"/>
      <w:marRight w:val="0"/>
      <w:marTop w:val="0"/>
      <w:marBottom w:val="0"/>
      <w:divBdr>
        <w:top w:val="none" w:sz="0" w:space="0" w:color="auto"/>
        <w:left w:val="none" w:sz="0" w:space="0" w:color="auto"/>
        <w:bottom w:val="none" w:sz="0" w:space="0" w:color="auto"/>
        <w:right w:val="none" w:sz="0" w:space="0" w:color="auto"/>
      </w:divBdr>
    </w:div>
    <w:div w:id="1036198944">
      <w:bodyDiv w:val="1"/>
      <w:marLeft w:val="0"/>
      <w:marRight w:val="0"/>
      <w:marTop w:val="0"/>
      <w:marBottom w:val="0"/>
      <w:divBdr>
        <w:top w:val="none" w:sz="0" w:space="0" w:color="auto"/>
        <w:left w:val="none" w:sz="0" w:space="0" w:color="auto"/>
        <w:bottom w:val="none" w:sz="0" w:space="0" w:color="auto"/>
        <w:right w:val="none" w:sz="0" w:space="0" w:color="auto"/>
      </w:divBdr>
    </w:div>
    <w:div w:id="1040663306">
      <w:bodyDiv w:val="1"/>
      <w:marLeft w:val="0"/>
      <w:marRight w:val="0"/>
      <w:marTop w:val="0"/>
      <w:marBottom w:val="0"/>
      <w:divBdr>
        <w:top w:val="none" w:sz="0" w:space="0" w:color="auto"/>
        <w:left w:val="none" w:sz="0" w:space="0" w:color="auto"/>
        <w:bottom w:val="none" w:sz="0" w:space="0" w:color="auto"/>
        <w:right w:val="none" w:sz="0" w:space="0" w:color="auto"/>
      </w:divBdr>
      <w:divsChild>
        <w:div w:id="439301696">
          <w:marLeft w:val="0"/>
          <w:marRight w:val="0"/>
          <w:marTop w:val="0"/>
          <w:marBottom w:val="0"/>
          <w:divBdr>
            <w:top w:val="none" w:sz="0" w:space="0" w:color="auto"/>
            <w:left w:val="none" w:sz="0" w:space="0" w:color="auto"/>
            <w:bottom w:val="none" w:sz="0" w:space="0" w:color="auto"/>
            <w:right w:val="none" w:sz="0" w:space="0" w:color="auto"/>
          </w:divBdr>
          <w:divsChild>
            <w:div w:id="1414351585">
              <w:marLeft w:val="0"/>
              <w:marRight w:val="0"/>
              <w:marTop w:val="0"/>
              <w:marBottom w:val="0"/>
              <w:divBdr>
                <w:top w:val="none" w:sz="0" w:space="0" w:color="auto"/>
                <w:left w:val="none" w:sz="0" w:space="0" w:color="auto"/>
                <w:bottom w:val="none" w:sz="0" w:space="0" w:color="auto"/>
                <w:right w:val="none" w:sz="0" w:space="0" w:color="auto"/>
              </w:divBdr>
              <w:divsChild>
                <w:div w:id="1100445153">
                  <w:marLeft w:val="0"/>
                  <w:marRight w:val="0"/>
                  <w:marTop w:val="0"/>
                  <w:marBottom w:val="0"/>
                  <w:divBdr>
                    <w:top w:val="none" w:sz="0" w:space="0" w:color="auto"/>
                    <w:left w:val="none" w:sz="0" w:space="0" w:color="auto"/>
                    <w:bottom w:val="none" w:sz="0" w:space="0" w:color="auto"/>
                    <w:right w:val="none" w:sz="0" w:space="0" w:color="auto"/>
                  </w:divBdr>
                  <w:divsChild>
                    <w:div w:id="1284193202">
                      <w:marLeft w:val="0"/>
                      <w:marRight w:val="0"/>
                      <w:marTop w:val="0"/>
                      <w:marBottom w:val="0"/>
                      <w:divBdr>
                        <w:top w:val="none" w:sz="0" w:space="0" w:color="auto"/>
                        <w:left w:val="none" w:sz="0" w:space="0" w:color="auto"/>
                        <w:bottom w:val="none" w:sz="0" w:space="0" w:color="auto"/>
                        <w:right w:val="none" w:sz="0" w:space="0" w:color="auto"/>
                      </w:divBdr>
                      <w:divsChild>
                        <w:div w:id="235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230">
              <w:marLeft w:val="0"/>
              <w:marRight w:val="0"/>
              <w:marTop w:val="0"/>
              <w:marBottom w:val="0"/>
              <w:divBdr>
                <w:top w:val="none" w:sz="0" w:space="0" w:color="auto"/>
                <w:left w:val="none" w:sz="0" w:space="0" w:color="auto"/>
                <w:bottom w:val="none" w:sz="0" w:space="0" w:color="auto"/>
                <w:right w:val="none" w:sz="0" w:space="0" w:color="auto"/>
              </w:divBdr>
              <w:divsChild>
                <w:div w:id="1776511042">
                  <w:marLeft w:val="0"/>
                  <w:marRight w:val="0"/>
                  <w:marTop w:val="0"/>
                  <w:marBottom w:val="0"/>
                  <w:divBdr>
                    <w:top w:val="none" w:sz="0" w:space="0" w:color="auto"/>
                    <w:left w:val="none" w:sz="0" w:space="0" w:color="auto"/>
                    <w:bottom w:val="none" w:sz="0" w:space="0" w:color="auto"/>
                    <w:right w:val="none" w:sz="0" w:space="0" w:color="auto"/>
                  </w:divBdr>
                  <w:divsChild>
                    <w:div w:id="737946383">
                      <w:marLeft w:val="0"/>
                      <w:marRight w:val="0"/>
                      <w:marTop w:val="0"/>
                      <w:marBottom w:val="0"/>
                      <w:divBdr>
                        <w:top w:val="none" w:sz="0" w:space="0" w:color="auto"/>
                        <w:left w:val="none" w:sz="0" w:space="0" w:color="auto"/>
                        <w:bottom w:val="none" w:sz="0" w:space="0" w:color="auto"/>
                        <w:right w:val="none" w:sz="0" w:space="0" w:color="auto"/>
                      </w:divBdr>
                      <w:divsChild>
                        <w:div w:id="704326930">
                          <w:marLeft w:val="0"/>
                          <w:marRight w:val="0"/>
                          <w:marTop w:val="0"/>
                          <w:marBottom w:val="0"/>
                          <w:divBdr>
                            <w:top w:val="none" w:sz="0" w:space="0" w:color="auto"/>
                            <w:left w:val="none" w:sz="0" w:space="0" w:color="auto"/>
                            <w:bottom w:val="none" w:sz="0" w:space="0" w:color="auto"/>
                            <w:right w:val="none" w:sz="0" w:space="0" w:color="auto"/>
                          </w:divBdr>
                          <w:divsChild>
                            <w:div w:id="1249004961">
                              <w:marLeft w:val="0"/>
                              <w:marRight w:val="0"/>
                              <w:marTop w:val="0"/>
                              <w:marBottom w:val="0"/>
                              <w:divBdr>
                                <w:top w:val="none" w:sz="0" w:space="0" w:color="auto"/>
                                <w:left w:val="none" w:sz="0" w:space="0" w:color="auto"/>
                                <w:bottom w:val="none" w:sz="0" w:space="0" w:color="auto"/>
                                <w:right w:val="none" w:sz="0" w:space="0" w:color="auto"/>
                              </w:divBdr>
                              <w:divsChild>
                                <w:div w:id="6342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016292">
      <w:bodyDiv w:val="1"/>
      <w:marLeft w:val="0"/>
      <w:marRight w:val="0"/>
      <w:marTop w:val="0"/>
      <w:marBottom w:val="0"/>
      <w:divBdr>
        <w:top w:val="none" w:sz="0" w:space="0" w:color="auto"/>
        <w:left w:val="none" w:sz="0" w:space="0" w:color="auto"/>
        <w:bottom w:val="none" w:sz="0" w:space="0" w:color="auto"/>
        <w:right w:val="none" w:sz="0" w:space="0" w:color="auto"/>
      </w:divBdr>
    </w:div>
    <w:div w:id="1045059682">
      <w:bodyDiv w:val="1"/>
      <w:marLeft w:val="0"/>
      <w:marRight w:val="0"/>
      <w:marTop w:val="0"/>
      <w:marBottom w:val="0"/>
      <w:divBdr>
        <w:top w:val="none" w:sz="0" w:space="0" w:color="auto"/>
        <w:left w:val="none" w:sz="0" w:space="0" w:color="auto"/>
        <w:bottom w:val="none" w:sz="0" w:space="0" w:color="auto"/>
        <w:right w:val="none" w:sz="0" w:space="0" w:color="auto"/>
      </w:divBdr>
    </w:div>
    <w:div w:id="1049763542">
      <w:bodyDiv w:val="1"/>
      <w:marLeft w:val="0"/>
      <w:marRight w:val="0"/>
      <w:marTop w:val="0"/>
      <w:marBottom w:val="0"/>
      <w:divBdr>
        <w:top w:val="none" w:sz="0" w:space="0" w:color="auto"/>
        <w:left w:val="none" w:sz="0" w:space="0" w:color="auto"/>
        <w:bottom w:val="none" w:sz="0" w:space="0" w:color="auto"/>
        <w:right w:val="none" w:sz="0" w:space="0" w:color="auto"/>
      </w:divBdr>
    </w:div>
    <w:div w:id="1062868218">
      <w:bodyDiv w:val="1"/>
      <w:marLeft w:val="0"/>
      <w:marRight w:val="0"/>
      <w:marTop w:val="0"/>
      <w:marBottom w:val="0"/>
      <w:divBdr>
        <w:top w:val="none" w:sz="0" w:space="0" w:color="auto"/>
        <w:left w:val="none" w:sz="0" w:space="0" w:color="auto"/>
        <w:bottom w:val="none" w:sz="0" w:space="0" w:color="auto"/>
        <w:right w:val="none" w:sz="0" w:space="0" w:color="auto"/>
      </w:divBdr>
      <w:divsChild>
        <w:div w:id="2082212484">
          <w:marLeft w:val="0"/>
          <w:marRight w:val="0"/>
          <w:marTop w:val="0"/>
          <w:marBottom w:val="0"/>
          <w:divBdr>
            <w:top w:val="none" w:sz="0" w:space="0" w:color="auto"/>
            <w:left w:val="none" w:sz="0" w:space="0" w:color="auto"/>
            <w:bottom w:val="none" w:sz="0" w:space="0" w:color="auto"/>
            <w:right w:val="none" w:sz="0" w:space="0" w:color="auto"/>
          </w:divBdr>
        </w:div>
        <w:div w:id="129324391">
          <w:marLeft w:val="0"/>
          <w:marRight w:val="0"/>
          <w:marTop w:val="0"/>
          <w:marBottom w:val="0"/>
          <w:divBdr>
            <w:top w:val="none" w:sz="0" w:space="0" w:color="auto"/>
            <w:left w:val="none" w:sz="0" w:space="0" w:color="auto"/>
            <w:bottom w:val="none" w:sz="0" w:space="0" w:color="auto"/>
            <w:right w:val="none" w:sz="0" w:space="0" w:color="auto"/>
          </w:divBdr>
        </w:div>
        <w:div w:id="1978221770">
          <w:marLeft w:val="0"/>
          <w:marRight w:val="0"/>
          <w:marTop w:val="0"/>
          <w:marBottom w:val="0"/>
          <w:divBdr>
            <w:top w:val="none" w:sz="0" w:space="0" w:color="auto"/>
            <w:left w:val="none" w:sz="0" w:space="0" w:color="auto"/>
            <w:bottom w:val="none" w:sz="0" w:space="0" w:color="auto"/>
            <w:right w:val="none" w:sz="0" w:space="0" w:color="auto"/>
          </w:divBdr>
        </w:div>
        <w:div w:id="171458350">
          <w:marLeft w:val="0"/>
          <w:marRight w:val="0"/>
          <w:marTop w:val="0"/>
          <w:marBottom w:val="0"/>
          <w:divBdr>
            <w:top w:val="none" w:sz="0" w:space="0" w:color="auto"/>
            <w:left w:val="none" w:sz="0" w:space="0" w:color="auto"/>
            <w:bottom w:val="none" w:sz="0" w:space="0" w:color="auto"/>
            <w:right w:val="none" w:sz="0" w:space="0" w:color="auto"/>
          </w:divBdr>
        </w:div>
        <w:div w:id="1496411251">
          <w:marLeft w:val="0"/>
          <w:marRight w:val="0"/>
          <w:marTop w:val="0"/>
          <w:marBottom w:val="0"/>
          <w:divBdr>
            <w:top w:val="none" w:sz="0" w:space="0" w:color="auto"/>
            <w:left w:val="none" w:sz="0" w:space="0" w:color="auto"/>
            <w:bottom w:val="none" w:sz="0" w:space="0" w:color="auto"/>
            <w:right w:val="none" w:sz="0" w:space="0" w:color="auto"/>
          </w:divBdr>
        </w:div>
        <w:div w:id="576399605">
          <w:marLeft w:val="0"/>
          <w:marRight w:val="0"/>
          <w:marTop w:val="0"/>
          <w:marBottom w:val="0"/>
          <w:divBdr>
            <w:top w:val="none" w:sz="0" w:space="0" w:color="auto"/>
            <w:left w:val="none" w:sz="0" w:space="0" w:color="auto"/>
            <w:bottom w:val="none" w:sz="0" w:space="0" w:color="auto"/>
            <w:right w:val="none" w:sz="0" w:space="0" w:color="auto"/>
          </w:divBdr>
        </w:div>
        <w:div w:id="1204368321">
          <w:marLeft w:val="0"/>
          <w:marRight w:val="0"/>
          <w:marTop w:val="0"/>
          <w:marBottom w:val="0"/>
          <w:divBdr>
            <w:top w:val="none" w:sz="0" w:space="0" w:color="auto"/>
            <w:left w:val="none" w:sz="0" w:space="0" w:color="auto"/>
            <w:bottom w:val="none" w:sz="0" w:space="0" w:color="auto"/>
            <w:right w:val="none" w:sz="0" w:space="0" w:color="auto"/>
          </w:divBdr>
        </w:div>
        <w:div w:id="2138988346">
          <w:marLeft w:val="0"/>
          <w:marRight w:val="0"/>
          <w:marTop w:val="0"/>
          <w:marBottom w:val="0"/>
          <w:divBdr>
            <w:top w:val="none" w:sz="0" w:space="0" w:color="auto"/>
            <w:left w:val="none" w:sz="0" w:space="0" w:color="auto"/>
            <w:bottom w:val="none" w:sz="0" w:space="0" w:color="auto"/>
            <w:right w:val="none" w:sz="0" w:space="0" w:color="auto"/>
          </w:divBdr>
        </w:div>
        <w:div w:id="1310481884">
          <w:marLeft w:val="0"/>
          <w:marRight w:val="0"/>
          <w:marTop w:val="0"/>
          <w:marBottom w:val="0"/>
          <w:divBdr>
            <w:top w:val="none" w:sz="0" w:space="0" w:color="auto"/>
            <w:left w:val="none" w:sz="0" w:space="0" w:color="auto"/>
            <w:bottom w:val="none" w:sz="0" w:space="0" w:color="auto"/>
            <w:right w:val="none" w:sz="0" w:space="0" w:color="auto"/>
          </w:divBdr>
        </w:div>
        <w:div w:id="1547836736">
          <w:marLeft w:val="0"/>
          <w:marRight w:val="0"/>
          <w:marTop w:val="0"/>
          <w:marBottom w:val="0"/>
          <w:divBdr>
            <w:top w:val="none" w:sz="0" w:space="0" w:color="auto"/>
            <w:left w:val="none" w:sz="0" w:space="0" w:color="auto"/>
            <w:bottom w:val="none" w:sz="0" w:space="0" w:color="auto"/>
            <w:right w:val="none" w:sz="0" w:space="0" w:color="auto"/>
          </w:divBdr>
        </w:div>
      </w:divsChild>
    </w:div>
    <w:div w:id="1064598126">
      <w:bodyDiv w:val="1"/>
      <w:marLeft w:val="0"/>
      <w:marRight w:val="0"/>
      <w:marTop w:val="0"/>
      <w:marBottom w:val="0"/>
      <w:divBdr>
        <w:top w:val="none" w:sz="0" w:space="0" w:color="auto"/>
        <w:left w:val="none" w:sz="0" w:space="0" w:color="auto"/>
        <w:bottom w:val="none" w:sz="0" w:space="0" w:color="auto"/>
        <w:right w:val="none" w:sz="0" w:space="0" w:color="auto"/>
      </w:divBdr>
    </w:div>
    <w:div w:id="1065297091">
      <w:bodyDiv w:val="1"/>
      <w:marLeft w:val="0"/>
      <w:marRight w:val="0"/>
      <w:marTop w:val="0"/>
      <w:marBottom w:val="0"/>
      <w:divBdr>
        <w:top w:val="none" w:sz="0" w:space="0" w:color="auto"/>
        <w:left w:val="none" w:sz="0" w:space="0" w:color="auto"/>
        <w:bottom w:val="none" w:sz="0" w:space="0" w:color="auto"/>
        <w:right w:val="none" w:sz="0" w:space="0" w:color="auto"/>
      </w:divBdr>
      <w:divsChild>
        <w:div w:id="1002052511">
          <w:marLeft w:val="0"/>
          <w:marRight w:val="0"/>
          <w:marTop w:val="0"/>
          <w:marBottom w:val="0"/>
          <w:divBdr>
            <w:top w:val="none" w:sz="0" w:space="0" w:color="auto"/>
            <w:left w:val="none" w:sz="0" w:space="0" w:color="auto"/>
            <w:bottom w:val="none" w:sz="0" w:space="0" w:color="auto"/>
            <w:right w:val="none" w:sz="0" w:space="0" w:color="auto"/>
          </w:divBdr>
          <w:divsChild>
            <w:div w:id="796608612">
              <w:marLeft w:val="0"/>
              <w:marRight w:val="0"/>
              <w:marTop w:val="0"/>
              <w:marBottom w:val="0"/>
              <w:divBdr>
                <w:top w:val="none" w:sz="0" w:space="0" w:color="auto"/>
                <w:left w:val="none" w:sz="0" w:space="0" w:color="auto"/>
                <w:bottom w:val="none" w:sz="0" w:space="0" w:color="auto"/>
                <w:right w:val="none" w:sz="0" w:space="0" w:color="auto"/>
              </w:divBdr>
              <w:divsChild>
                <w:div w:id="476804712">
                  <w:marLeft w:val="0"/>
                  <w:marRight w:val="0"/>
                  <w:marTop w:val="0"/>
                  <w:marBottom w:val="0"/>
                  <w:divBdr>
                    <w:top w:val="none" w:sz="0" w:space="0" w:color="auto"/>
                    <w:left w:val="none" w:sz="0" w:space="0" w:color="auto"/>
                    <w:bottom w:val="none" w:sz="0" w:space="0" w:color="auto"/>
                    <w:right w:val="none" w:sz="0" w:space="0" w:color="auto"/>
                  </w:divBdr>
                  <w:divsChild>
                    <w:div w:id="1173911051">
                      <w:marLeft w:val="0"/>
                      <w:marRight w:val="0"/>
                      <w:marTop w:val="0"/>
                      <w:marBottom w:val="0"/>
                      <w:divBdr>
                        <w:top w:val="none" w:sz="0" w:space="0" w:color="auto"/>
                        <w:left w:val="none" w:sz="0" w:space="0" w:color="auto"/>
                        <w:bottom w:val="none" w:sz="0" w:space="0" w:color="auto"/>
                        <w:right w:val="none" w:sz="0" w:space="0" w:color="auto"/>
                      </w:divBdr>
                      <w:divsChild>
                        <w:div w:id="1538545372">
                          <w:marLeft w:val="0"/>
                          <w:marRight w:val="0"/>
                          <w:marTop w:val="0"/>
                          <w:marBottom w:val="0"/>
                          <w:divBdr>
                            <w:top w:val="none" w:sz="0" w:space="0" w:color="auto"/>
                            <w:left w:val="none" w:sz="0" w:space="0" w:color="auto"/>
                            <w:bottom w:val="none" w:sz="0" w:space="0" w:color="auto"/>
                            <w:right w:val="none" w:sz="0" w:space="0" w:color="auto"/>
                          </w:divBdr>
                          <w:divsChild>
                            <w:div w:id="1156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475917">
      <w:bodyDiv w:val="1"/>
      <w:marLeft w:val="0"/>
      <w:marRight w:val="0"/>
      <w:marTop w:val="0"/>
      <w:marBottom w:val="0"/>
      <w:divBdr>
        <w:top w:val="none" w:sz="0" w:space="0" w:color="auto"/>
        <w:left w:val="none" w:sz="0" w:space="0" w:color="auto"/>
        <w:bottom w:val="none" w:sz="0" w:space="0" w:color="auto"/>
        <w:right w:val="none" w:sz="0" w:space="0" w:color="auto"/>
      </w:divBdr>
    </w:div>
    <w:div w:id="1102265373">
      <w:bodyDiv w:val="1"/>
      <w:marLeft w:val="0"/>
      <w:marRight w:val="0"/>
      <w:marTop w:val="0"/>
      <w:marBottom w:val="0"/>
      <w:divBdr>
        <w:top w:val="none" w:sz="0" w:space="0" w:color="auto"/>
        <w:left w:val="none" w:sz="0" w:space="0" w:color="auto"/>
        <w:bottom w:val="none" w:sz="0" w:space="0" w:color="auto"/>
        <w:right w:val="none" w:sz="0" w:space="0" w:color="auto"/>
      </w:divBdr>
    </w:div>
    <w:div w:id="1105878463">
      <w:bodyDiv w:val="1"/>
      <w:marLeft w:val="0"/>
      <w:marRight w:val="0"/>
      <w:marTop w:val="0"/>
      <w:marBottom w:val="0"/>
      <w:divBdr>
        <w:top w:val="none" w:sz="0" w:space="0" w:color="auto"/>
        <w:left w:val="none" w:sz="0" w:space="0" w:color="auto"/>
        <w:bottom w:val="none" w:sz="0" w:space="0" w:color="auto"/>
        <w:right w:val="none" w:sz="0" w:space="0" w:color="auto"/>
      </w:divBdr>
    </w:div>
    <w:div w:id="1117943782">
      <w:bodyDiv w:val="1"/>
      <w:marLeft w:val="0"/>
      <w:marRight w:val="0"/>
      <w:marTop w:val="0"/>
      <w:marBottom w:val="0"/>
      <w:divBdr>
        <w:top w:val="none" w:sz="0" w:space="0" w:color="auto"/>
        <w:left w:val="none" w:sz="0" w:space="0" w:color="auto"/>
        <w:bottom w:val="none" w:sz="0" w:space="0" w:color="auto"/>
        <w:right w:val="none" w:sz="0" w:space="0" w:color="auto"/>
      </w:divBdr>
    </w:div>
    <w:div w:id="1119373789">
      <w:bodyDiv w:val="1"/>
      <w:marLeft w:val="0"/>
      <w:marRight w:val="0"/>
      <w:marTop w:val="0"/>
      <w:marBottom w:val="0"/>
      <w:divBdr>
        <w:top w:val="none" w:sz="0" w:space="0" w:color="auto"/>
        <w:left w:val="none" w:sz="0" w:space="0" w:color="auto"/>
        <w:bottom w:val="none" w:sz="0" w:space="0" w:color="auto"/>
        <w:right w:val="none" w:sz="0" w:space="0" w:color="auto"/>
      </w:divBdr>
    </w:div>
    <w:div w:id="1142188032">
      <w:bodyDiv w:val="1"/>
      <w:marLeft w:val="0"/>
      <w:marRight w:val="0"/>
      <w:marTop w:val="0"/>
      <w:marBottom w:val="0"/>
      <w:divBdr>
        <w:top w:val="none" w:sz="0" w:space="0" w:color="auto"/>
        <w:left w:val="none" w:sz="0" w:space="0" w:color="auto"/>
        <w:bottom w:val="none" w:sz="0" w:space="0" w:color="auto"/>
        <w:right w:val="none" w:sz="0" w:space="0" w:color="auto"/>
      </w:divBdr>
    </w:div>
    <w:div w:id="1157527678">
      <w:bodyDiv w:val="1"/>
      <w:marLeft w:val="0"/>
      <w:marRight w:val="0"/>
      <w:marTop w:val="0"/>
      <w:marBottom w:val="0"/>
      <w:divBdr>
        <w:top w:val="none" w:sz="0" w:space="0" w:color="auto"/>
        <w:left w:val="none" w:sz="0" w:space="0" w:color="auto"/>
        <w:bottom w:val="none" w:sz="0" w:space="0" w:color="auto"/>
        <w:right w:val="none" w:sz="0" w:space="0" w:color="auto"/>
      </w:divBdr>
    </w:div>
    <w:div w:id="1180125547">
      <w:bodyDiv w:val="1"/>
      <w:marLeft w:val="0"/>
      <w:marRight w:val="0"/>
      <w:marTop w:val="0"/>
      <w:marBottom w:val="0"/>
      <w:divBdr>
        <w:top w:val="none" w:sz="0" w:space="0" w:color="auto"/>
        <w:left w:val="none" w:sz="0" w:space="0" w:color="auto"/>
        <w:bottom w:val="none" w:sz="0" w:space="0" w:color="auto"/>
        <w:right w:val="none" w:sz="0" w:space="0" w:color="auto"/>
      </w:divBdr>
    </w:div>
    <w:div w:id="1190294281">
      <w:bodyDiv w:val="1"/>
      <w:marLeft w:val="0"/>
      <w:marRight w:val="0"/>
      <w:marTop w:val="0"/>
      <w:marBottom w:val="0"/>
      <w:divBdr>
        <w:top w:val="none" w:sz="0" w:space="0" w:color="auto"/>
        <w:left w:val="none" w:sz="0" w:space="0" w:color="auto"/>
        <w:bottom w:val="none" w:sz="0" w:space="0" w:color="auto"/>
        <w:right w:val="none" w:sz="0" w:space="0" w:color="auto"/>
      </w:divBdr>
    </w:div>
    <w:div w:id="1198393988">
      <w:bodyDiv w:val="1"/>
      <w:marLeft w:val="0"/>
      <w:marRight w:val="0"/>
      <w:marTop w:val="0"/>
      <w:marBottom w:val="0"/>
      <w:divBdr>
        <w:top w:val="none" w:sz="0" w:space="0" w:color="auto"/>
        <w:left w:val="none" w:sz="0" w:space="0" w:color="auto"/>
        <w:bottom w:val="none" w:sz="0" w:space="0" w:color="auto"/>
        <w:right w:val="none" w:sz="0" w:space="0" w:color="auto"/>
      </w:divBdr>
    </w:div>
    <w:div w:id="1206678799">
      <w:bodyDiv w:val="1"/>
      <w:marLeft w:val="0"/>
      <w:marRight w:val="0"/>
      <w:marTop w:val="0"/>
      <w:marBottom w:val="0"/>
      <w:divBdr>
        <w:top w:val="none" w:sz="0" w:space="0" w:color="auto"/>
        <w:left w:val="none" w:sz="0" w:space="0" w:color="auto"/>
        <w:bottom w:val="none" w:sz="0" w:space="0" w:color="auto"/>
        <w:right w:val="none" w:sz="0" w:space="0" w:color="auto"/>
      </w:divBdr>
    </w:div>
    <w:div w:id="1241479974">
      <w:bodyDiv w:val="1"/>
      <w:marLeft w:val="0"/>
      <w:marRight w:val="0"/>
      <w:marTop w:val="0"/>
      <w:marBottom w:val="0"/>
      <w:divBdr>
        <w:top w:val="none" w:sz="0" w:space="0" w:color="auto"/>
        <w:left w:val="none" w:sz="0" w:space="0" w:color="auto"/>
        <w:bottom w:val="none" w:sz="0" w:space="0" w:color="auto"/>
        <w:right w:val="none" w:sz="0" w:space="0" w:color="auto"/>
      </w:divBdr>
    </w:div>
    <w:div w:id="1287354551">
      <w:bodyDiv w:val="1"/>
      <w:marLeft w:val="0"/>
      <w:marRight w:val="0"/>
      <w:marTop w:val="0"/>
      <w:marBottom w:val="0"/>
      <w:divBdr>
        <w:top w:val="none" w:sz="0" w:space="0" w:color="auto"/>
        <w:left w:val="none" w:sz="0" w:space="0" w:color="auto"/>
        <w:bottom w:val="none" w:sz="0" w:space="0" w:color="auto"/>
        <w:right w:val="none" w:sz="0" w:space="0" w:color="auto"/>
      </w:divBdr>
    </w:div>
    <w:div w:id="1290938763">
      <w:bodyDiv w:val="1"/>
      <w:marLeft w:val="0"/>
      <w:marRight w:val="0"/>
      <w:marTop w:val="0"/>
      <w:marBottom w:val="0"/>
      <w:divBdr>
        <w:top w:val="none" w:sz="0" w:space="0" w:color="auto"/>
        <w:left w:val="none" w:sz="0" w:space="0" w:color="auto"/>
        <w:bottom w:val="none" w:sz="0" w:space="0" w:color="auto"/>
        <w:right w:val="none" w:sz="0" w:space="0" w:color="auto"/>
      </w:divBdr>
      <w:divsChild>
        <w:div w:id="1496843610">
          <w:marLeft w:val="0"/>
          <w:marRight w:val="0"/>
          <w:marTop w:val="0"/>
          <w:marBottom w:val="0"/>
          <w:divBdr>
            <w:top w:val="none" w:sz="0" w:space="0" w:color="auto"/>
            <w:left w:val="none" w:sz="0" w:space="0" w:color="auto"/>
            <w:bottom w:val="none" w:sz="0" w:space="0" w:color="auto"/>
            <w:right w:val="none" w:sz="0" w:space="0" w:color="auto"/>
          </w:divBdr>
          <w:divsChild>
            <w:div w:id="136801086">
              <w:marLeft w:val="0"/>
              <w:marRight w:val="0"/>
              <w:marTop w:val="0"/>
              <w:marBottom w:val="0"/>
              <w:divBdr>
                <w:top w:val="none" w:sz="0" w:space="0" w:color="auto"/>
                <w:left w:val="none" w:sz="0" w:space="0" w:color="auto"/>
                <w:bottom w:val="none" w:sz="0" w:space="0" w:color="auto"/>
                <w:right w:val="none" w:sz="0" w:space="0" w:color="auto"/>
              </w:divBdr>
              <w:divsChild>
                <w:div w:id="336420167">
                  <w:marLeft w:val="0"/>
                  <w:marRight w:val="0"/>
                  <w:marTop w:val="0"/>
                  <w:marBottom w:val="0"/>
                  <w:divBdr>
                    <w:top w:val="none" w:sz="0" w:space="0" w:color="auto"/>
                    <w:left w:val="none" w:sz="0" w:space="0" w:color="auto"/>
                    <w:bottom w:val="none" w:sz="0" w:space="0" w:color="auto"/>
                    <w:right w:val="none" w:sz="0" w:space="0" w:color="auto"/>
                  </w:divBdr>
                  <w:divsChild>
                    <w:div w:id="2027753540">
                      <w:marLeft w:val="0"/>
                      <w:marRight w:val="0"/>
                      <w:marTop w:val="0"/>
                      <w:marBottom w:val="0"/>
                      <w:divBdr>
                        <w:top w:val="none" w:sz="0" w:space="0" w:color="auto"/>
                        <w:left w:val="none" w:sz="0" w:space="0" w:color="auto"/>
                        <w:bottom w:val="none" w:sz="0" w:space="0" w:color="auto"/>
                        <w:right w:val="none" w:sz="0" w:space="0" w:color="auto"/>
                      </w:divBdr>
                      <w:divsChild>
                        <w:div w:id="1552690215">
                          <w:marLeft w:val="0"/>
                          <w:marRight w:val="0"/>
                          <w:marTop w:val="0"/>
                          <w:marBottom w:val="0"/>
                          <w:divBdr>
                            <w:top w:val="none" w:sz="0" w:space="0" w:color="auto"/>
                            <w:left w:val="none" w:sz="0" w:space="0" w:color="auto"/>
                            <w:bottom w:val="none" w:sz="0" w:space="0" w:color="auto"/>
                            <w:right w:val="none" w:sz="0" w:space="0" w:color="auto"/>
                          </w:divBdr>
                          <w:divsChild>
                            <w:div w:id="11233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1940">
      <w:bodyDiv w:val="1"/>
      <w:marLeft w:val="0"/>
      <w:marRight w:val="0"/>
      <w:marTop w:val="0"/>
      <w:marBottom w:val="0"/>
      <w:divBdr>
        <w:top w:val="none" w:sz="0" w:space="0" w:color="auto"/>
        <w:left w:val="none" w:sz="0" w:space="0" w:color="auto"/>
        <w:bottom w:val="none" w:sz="0" w:space="0" w:color="auto"/>
        <w:right w:val="none" w:sz="0" w:space="0" w:color="auto"/>
      </w:divBdr>
    </w:div>
    <w:div w:id="1319533749">
      <w:bodyDiv w:val="1"/>
      <w:marLeft w:val="0"/>
      <w:marRight w:val="0"/>
      <w:marTop w:val="0"/>
      <w:marBottom w:val="0"/>
      <w:divBdr>
        <w:top w:val="none" w:sz="0" w:space="0" w:color="auto"/>
        <w:left w:val="none" w:sz="0" w:space="0" w:color="auto"/>
        <w:bottom w:val="none" w:sz="0" w:space="0" w:color="auto"/>
        <w:right w:val="none" w:sz="0" w:space="0" w:color="auto"/>
      </w:divBdr>
      <w:divsChild>
        <w:div w:id="810754276">
          <w:marLeft w:val="0"/>
          <w:marRight w:val="0"/>
          <w:marTop w:val="0"/>
          <w:marBottom w:val="0"/>
          <w:divBdr>
            <w:top w:val="none" w:sz="0" w:space="0" w:color="auto"/>
            <w:left w:val="none" w:sz="0" w:space="0" w:color="auto"/>
            <w:bottom w:val="none" w:sz="0" w:space="0" w:color="auto"/>
            <w:right w:val="none" w:sz="0" w:space="0" w:color="auto"/>
          </w:divBdr>
          <w:divsChild>
            <w:div w:id="891817382">
              <w:marLeft w:val="0"/>
              <w:marRight w:val="0"/>
              <w:marTop w:val="0"/>
              <w:marBottom w:val="0"/>
              <w:divBdr>
                <w:top w:val="none" w:sz="0" w:space="0" w:color="auto"/>
                <w:left w:val="none" w:sz="0" w:space="0" w:color="auto"/>
                <w:bottom w:val="none" w:sz="0" w:space="0" w:color="auto"/>
                <w:right w:val="none" w:sz="0" w:space="0" w:color="auto"/>
              </w:divBdr>
              <w:divsChild>
                <w:div w:id="2094164527">
                  <w:marLeft w:val="0"/>
                  <w:marRight w:val="0"/>
                  <w:marTop w:val="0"/>
                  <w:marBottom w:val="0"/>
                  <w:divBdr>
                    <w:top w:val="none" w:sz="0" w:space="0" w:color="auto"/>
                    <w:left w:val="none" w:sz="0" w:space="0" w:color="auto"/>
                    <w:bottom w:val="none" w:sz="0" w:space="0" w:color="auto"/>
                    <w:right w:val="none" w:sz="0" w:space="0" w:color="auto"/>
                  </w:divBdr>
                  <w:divsChild>
                    <w:div w:id="810563157">
                      <w:marLeft w:val="0"/>
                      <w:marRight w:val="0"/>
                      <w:marTop w:val="0"/>
                      <w:marBottom w:val="0"/>
                      <w:divBdr>
                        <w:top w:val="none" w:sz="0" w:space="0" w:color="auto"/>
                        <w:left w:val="none" w:sz="0" w:space="0" w:color="auto"/>
                        <w:bottom w:val="none" w:sz="0" w:space="0" w:color="auto"/>
                        <w:right w:val="none" w:sz="0" w:space="0" w:color="auto"/>
                      </w:divBdr>
                      <w:divsChild>
                        <w:div w:id="1694914681">
                          <w:marLeft w:val="0"/>
                          <w:marRight w:val="0"/>
                          <w:marTop w:val="0"/>
                          <w:marBottom w:val="0"/>
                          <w:divBdr>
                            <w:top w:val="none" w:sz="0" w:space="0" w:color="auto"/>
                            <w:left w:val="none" w:sz="0" w:space="0" w:color="auto"/>
                            <w:bottom w:val="none" w:sz="0" w:space="0" w:color="auto"/>
                            <w:right w:val="none" w:sz="0" w:space="0" w:color="auto"/>
                          </w:divBdr>
                          <w:divsChild>
                            <w:div w:id="1582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249575">
      <w:bodyDiv w:val="1"/>
      <w:marLeft w:val="0"/>
      <w:marRight w:val="0"/>
      <w:marTop w:val="0"/>
      <w:marBottom w:val="0"/>
      <w:divBdr>
        <w:top w:val="none" w:sz="0" w:space="0" w:color="auto"/>
        <w:left w:val="none" w:sz="0" w:space="0" w:color="auto"/>
        <w:bottom w:val="none" w:sz="0" w:space="0" w:color="auto"/>
        <w:right w:val="none" w:sz="0" w:space="0" w:color="auto"/>
      </w:divBdr>
      <w:divsChild>
        <w:div w:id="373390747">
          <w:marLeft w:val="0"/>
          <w:marRight w:val="0"/>
          <w:marTop w:val="0"/>
          <w:marBottom w:val="0"/>
          <w:divBdr>
            <w:top w:val="none" w:sz="0" w:space="0" w:color="auto"/>
            <w:left w:val="none" w:sz="0" w:space="0" w:color="auto"/>
            <w:bottom w:val="none" w:sz="0" w:space="0" w:color="auto"/>
            <w:right w:val="none" w:sz="0" w:space="0" w:color="auto"/>
          </w:divBdr>
        </w:div>
        <w:div w:id="1137843202">
          <w:marLeft w:val="0"/>
          <w:marRight w:val="0"/>
          <w:marTop w:val="0"/>
          <w:marBottom w:val="0"/>
          <w:divBdr>
            <w:top w:val="none" w:sz="0" w:space="0" w:color="auto"/>
            <w:left w:val="none" w:sz="0" w:space="0" w:color="auto"/>
            <w:bottom w:val="none" w:sz="0" w:space="0" w:color="auto"/>
            <w:right w:val="none" w:sz="0" w:space="0" w:color="auto"/>
          </w:divBdr>
        </w:div>
        <w:div w:id="291328600">
          <w:marLeft w:val="0"/>
          <w:marRight w:val="0"/>
          <w:marTop w:val="0"/>
          <w:marBottom w:val="0"/>
          <w:divBdr>
            <w:top w:val="none" w:sz="0" w:space="0" w:color="auto"/>
            <w:left w:val="none" w:sz="0" w:space="0" w:color="auto"/>
            <w:bottom w:val="none" w:sz="0" w:space="0" w:color="auto"/>
            <w:right w:val="none" w:sz="0" w:space="0" w:color="auto"/>
          </w:divBdr>
        </w:div>
        <w:div w:id="166286492">
          <w:marLeft w:val="0"/>
          <w:marRight w:val="0"/>
          <w:marTop w:val="0"/>
          <w:marBottom w:val="0"/>
          <w:divBdr>
            <w:top w:val="none" w:sz="0" w:space="0" w:color="auto"/>
            <w:left w:val="none" w:sz="0" w:space="0" w:color="auto"/>
            <w:bottom w:val="none" w:sz="0" w:space="0" w:color="auto"/>
            <w:right w:val="none" w:sz="0" w:space="0" w:color="auto"/>
          </w:divBdr>
        </w:div>
        <w:div w:id="170687986">
          <w:marLeft w:val="0"/>
          <w:marRight w:val="0"/>
          <w:marTop w:val="0"/>
          <w:marBottom w:val="0"/>
          <w:divBdr>
            <w:top w:val="none" w:sz="0" w:space="0" w:color="auto"/>
            <w:left w:val="none" w:sz="0" w:space="0" w:color="auto"/>
            <w:bottom w:val="none" w:sz="0" w:space="0" w:color="auto"/>
            <w:right w:val="none" w:sz="0" w:space="0" w:color="auto"/>
          </w:divBdr>
        </w:div>
        <w:div w:id="1760634911">
          <w:marLeft w:val="0"/>
          <w:marRight w:val="0"/>
          <w:marTop w:val="0"/>
          <w:marBottom w:val="0"/>
          <w:divBdr>
            <w:top w:val="none" w:sz="0" w:space="0" w:color="auto"/>
            <w:left w:val="none" w:sz="0" w:space="0" w:color="auto"/>
            <w:bottom w:val="none" w:sz="0" w:space="0" w:color="auto"/>
            <w:right w:val="none" w:sz="0" w:space="0" w:color="auto"/>
          </w:divBdr>
        </w:div>
        <w:div w:id="1121415718">
          <w:marLeft w:val="0"/>
          <w:marRight w:val="0"/>
          <w:marTop w:val="0"/>
          <w:marBottom w:val="0"/>
          <w:divBdr>
            <w:top w:val="none" w:sz="0" w:space="0" w:color="auto"/>
            <w:left w:val="none" w:sz="0" w:space="0" w:color="auto"/>
            <w:bottom w:val="none" w:sz="0" w:space="0" w:color="auto"/>
            <w:right w:val="none" w:sz="0" w:space="0" w:color="auto"/>
          </w:divBdr>
        </w:div>
      </w:divsChild>
    </w:div>
    <w:div w:id="1380084061">
      <w:bodyDiv w:val="1"/>
      <w:marLeft w:val="0"/>
      <w:marRight w:val="0"/>
      <w:marTop w:val="0"/>
      <w:marBottom w:val="0"/>
      <w:divBdr>
        <w:top w:val="none" w:sz="0" w:space="0" w:color="auto"/>
        <w:left w:val="none" w:sz="0" w:space="0" w:color="auto"/>
        <w:bottom w:val="none" w:sz="0" w:space="0" w:color="auto"/>
        <w:right w:val="none" w:sz="0" w:space="0" w:color="auto"/>
      </w:divBdr>
    </w:div>
    <w:div w:id="1406996871">
      <w:bodyDiv w:val="1"/>
      <w:marLeft w:val="0"/>
      <w:marRight w:val="0"/>
      <w:marTop w:val="0"/>
      <w:marBottom w:val="0"/>
      <w:divBdr>
        <w:top w:val="none" w:sz="0" w:space="0" w:color="auto"/>
        <w:left w:val="none" w:sz="0" w:space="0" w:color="auto"/>
        <w:bottom w:val="none" w:sz="0" w:space="0" w:color="auto"/>
        <w:right w:val="none" w:sz="0" w:space="0" w:color="auto"/>
      </w:divBdr>
      <w:divsChild>
        <w:div w:id="2037003109">
          <w:marLeft w:val="0"/>
          <w:marRight w:val="0"/>
          <w:marTop w:val="0"/>
          <w:marBottom w:val="0"/>
          <w:divBdr>
            <w:top w:val="none" w:sz="0" w:space="0" w:color="auto"/>
            <w:left w:val="none" w:sz="0" w:space="0" w:color="auto"/>
            <w:bottom w:val="none" w:sz="0" w:space="0" w:color="auto"/>
            <w:right w:val="none" w:sz="0" w:space="0" w:color="auto"/>
          </w:divBdr>
          <w:divsChild>
            <w:div w:id="448281493">
              <w:marLeft w:val="0"/>
              <w:marRight w:val="0"/>
              <w:marTop w:val="0"/>
              <w:marBottom w:val="0"/>
              <w:divBdr>
                <w:top w:val="none" w:sz="0" w:space="0" w:color="auto"/>
                <w:left w:val="none" w:sz="0" w:space="0" w:color="auto"/>
                <w:bottom w:val="none" w:sz="0" w:space="0" w:color="auto"/>
                <w:right w:val="none" w:sz="0" w:space="0" w:color="auto"/>
              </w:divBdr>
              <w:divsChild>
                <w:div w:id="1102652936">
                  <w:marLeft w:val="0"/>
                  <w:marRight w:val="0"/>
                  <w:marTop w:val="0"/>
                  <w:marBottom w:val="0"/>
                  <w:divBdr>
                    <w:top w:val="none" w:sz="0" w:space="0" w:color="auto"/>
                    <w:left w:val="none" w:sz="0" w:space="0" w:color="auto"/>
                    <w:bottom w:val="none" w:sz="0" w:space="0" w:color="auto"/>
                    <w:right w:val="none" w:sz="0" w:space="0" w:color="auto"/>
                  </w:divBdr>
                  <w:divsChild>
                    <w:div w:id="687558316">
                      <w:marLeft w:val="0"/>
                      <w:marRight w:val="0"/>
                      <w:marTop w:val="0"/>
                      <w:marBottom w:val="0"/>
                      <w:divBdr>
                        <w:top w:val="none" w:sz="0" w:space="0" w:color="auto"/>
                        <w:left w:val="none" w:sz="0" w:space="0" w:color="auto"/>
                        <w:bottom w:val="none" w:sz="0" w:space="0" w:color="auto"/>
                        <w:right w:val="none" w:sz="0" w:space="0" w:color="auto"/>
                      </w:divBdr>
                      <w:divsChild>
                        <w:div w:id="13919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99951">
              <w:marLeft w:val="0"/>
              <w:marRight w:val="0"/>
              <w:marTop w:val="0"/>
              <w:marBottom w:val="0"/>
              <w:divBdr>
                <w:top w:val="none" w:sz="0" w:space="0" w:color="auto"/>
                <w:left w:val="none" w:sz="0" w:space="0" w:color="auto"/>
                <w:bottom w:val="none" w:sz="0" w:space="0" w:color="auto"/>
                <w:right w:val="none" w:sz="0" w:space="0" w:color="auto"/>
              </w:divBdr>
              <w:divsChild>
                <w:div w:id="18702706">
                  <w:marLeft w:val="0"/>
                  <w:marRight w:val="0"/>
                  <w:marTop w:val="0"/>
                  <w:marBottom w:val="0"/>
                  <w:divBdr>
                    <w:top w:val="none" w:sz="0" w:space="0" w:color="auto"/>
                    <w:left w:val="none" w:sz="0" w:space="0" w:color="auto"/>
                    <w:bottom w:val="none" w:sz="0" w:space="0" w:color="auto"/>
                    <w:right w:val="none" w:sz="0" w:space="0" w:color="auto"/>
                  </w:divBdr>
                  <w:divsChild>
                    <w:div w:id="917405518">
                      <w:marLeft w:val="0"/>
                      <w:marRight w:val="0"/>
                      <w:marTop w:val="0"/>
                      <w:marBottom w:val="0"/>
                      <w:divBdr>
                        <w:top w:val="none" w:sz="0" w:space="0" w:color="auto"/>
                        <w:left w:val="none" w:sz="0" w:space="0" w:color="auto"/>
                        <w:bottom w:val="none" w:sz="0" w:space="0" w:color="auto"/>
                        <w:right w:val="none" w:sz="0" w:space="0" w:color="auto"/>
                      </w:divBdr>
                      <w:divsChild>
                        <w:div w:id="1024163016">
                          <w:marLeft w:val="0"/>
                          <w:marRight w:val="0"/>
                          <w:marTop w:val="0"/>
                          <w:marBottom w:val="0"/>
                          <w:divBdr>
                            <w:top w:val="none" w:sz="0" w:space="0" w:color="auto"/>
                            <w:left w:val="none" w:sz="0" w:space="0" w:color="auto"/>
                            <w:bottom w:val="none" w:sz="0" w:space="0" w:color="auto"/>
                            <w:right w:val="none" w:sz="0" w:space="0" w:color="auto"/>
                          </w:divBdr>
                          <w:divsChild>
                            <w:div w:id="1869177938">
                              <w:marLeft w:val="0"/>
                              <w:marRight w:val="0"/>
                              <w:marTop w:val="0"/>
                              <w:marBottom w:val="0"/>
                              <w:divBdr>
                                <w:top w:val="none" w:sz="0" w:space="0" w:color="auto"/>
                                <w:left w:val="none" w:sz="0" w:space="0" w:color="auto"/>
                                <w:bottom w:val="none" w:sz="0" w:space="0" w:color="auto"/>
                                <w:right w:val="none" w:sz="0" w:space="0" w:color="auto"/>
                              </w:divBdr>
                              <w:divsChild>
                                <w:div w:id="18263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480086">
      <w:bodyDiv w:val="1"/>
      <w:marLeft w:val="0"/>
      <w:marRight w:val="0"/>
      <w:marTop w:val="0"/>
      <w:marBottom w:val="0"/>
      <w:divBdr>
        <w:top w:val="none" w:sz="0" w:space="0" w:color="auto"/>
        <w:left w:val="none" w:sz="0" w:space="0" w:color="auto"/>
        <w:bottom w:val="none" w:sz="0" w:space="0" w:color="auto"/>
        <w:right w:val="none" w:sz="0" w:space="0" w:color="auto"/>
      </w:divBdr>
    </w:div>
    <w:div w:id="1460567337">
      <w:bodyDiv w:val="1"/>
      <w:marLeft w:val="0"/>
      <w:marRight w:val="0"/>
      <w:marTop w:val="0"/>
      <w:marBottom w:val="0"/>
      <w:divBdr>
        <w:top w:val="none" w:sz="0" w:space="0" w:color="auto"/>
        <w:left w:val="none" w:sz="0" w:space="0" w:color="auto"/>
        <w:bottom w:val="none" w:sz="0" w:space="0" w:color="auto"/>
        <w:right w:val="none" w:sz="0" w:space="0" w:color="auto"/>
      </w:divBdr>
      <w:divsChild>
        <w:div w:id="1501235049">
          <w:marLeft w:val="0"/>
          <w:marRight w:val="0"/>
          <w:marTop w:val="0"/>
          <w:marBottom w:val="0"/>
          <w:divBdr>
            <w:top w:val="none" w:sz="0" w:space="0" w:color="auto"/>
            <w:left w:val="none" w:sz="0" w:space="0" w:color="auto"/>
            <w:bottom w:val="none" w:sz="0" w:space="0" w:color="auto"/>
            <w:right w:val="none" w:sz="0" w:space="0" w:color="auto"/>
          </w:divBdr>
          <w:divsChild>
            <w:div w:id="1141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2052">
      <w:bodyDiv w:val="1"/>
      <w:marLeft w:val="0"/>
      <w:marRight w:val="0"/>
      <w:marTop w:val="0"/>
      <w:marBottom w:val="0"/>
      <w:divBdr>
        <w:top w:val="none" w:sz="0" w:space="0" w:color="auto"/>
        <w:left w:val="none" w:sz="0" w:space="0" w:color="auto"/>
        <w:bottom w:val="none" w:sz="0" w:space="0" w:color="auto"/>
        <w:right w:val="none" w:sz="0" w:space="0" w:color="auto"/>
      </w:divBdr>
    </w:div>
    <w:div w:id="1478523901">
      <w:bodyDiv w:val="1"/>
      <w:marLeft w:val="0"/>
      <w:marRight w:val="0"/>
      <w:marTop w:val="0"/>
      <w:marBottom w:val="0"/>
      <w:divBdr>
        <w:top w:val="none" w:sz="0" w:space="0" w:color="auto"/>
        <w:left w:val="none" w:sz="0" w:space="0" w:color="auto"/>
        <w:bottom w:val="none" w:sz="0" w:space="0" w:color="auto"/>
        <w:right w:val="none" w:sz="0" w:space="0" w:color="auto"/>
      </w:divBdr>
    </w:div>
    <w:div w:id="1489009620">
      <w:bodyDiv w:val="1"/>
      <w:marLeft w:val="0"/>
      <w:marRight w:val="0"/>
      <w:marTop w:val="0"/>
      <w:marBottom w:val="0"/>
      <w:divBdr>
        <w:top w:val="none" w:sz="0" w:space="0" w:color="auto"/>
        <w:left w:val="none" w:sz="0" w:space="0" w:color="auto"/>
        <w:bottom w:val="none" w:sz="0" w:space="0" w:color="auto"/>
        <w:right w:val="none" w:sz="0" w:space="0" w:color="auto"/>
      </w:divBdr>
      <w:divsChild>
        <w:div w:id="208908">
          <w:marLeft w:val="0"/>
          <w:marRight w:val="0"/>
          <w:marTop w:val="0"/>
          <w:marBottom w:val="0"/>
          <w:divBdr>
            <w:top w:val="none" w:sz="0" w:space="0" w:color="auto"/>
            <w:left w:val="none" w:sz="0" w:space="0" w:color="auto"/>
            <w:bottom w:val="none" w:sz="0" w:space="0" w:color="auto"/>
            <w:right w:val="none" w:sz="0" w:space="0" w:color="auto"/>
          </w:divBdr>
          <w:divsChild>
            <w:div w:id="812256784">
              <w:marLeft w:val="0"/>
              <w:marRight w:val="0"/>
              <w:marTop w:val="0"/>
              <w:marBottom w:val="0"/>
              <w:divBdr>
                <w:top w:val="none" w:sz="0" w:space="0" w:color="auto"/>
                <w:left w:val="none" w:sz="0" w:space="0" w:color="auto"/>
                <w:bottom w:val="none" w:sz="0" w:space="0" w:color="auto"/>
                <w:right w:val="none" w:sz="0" w:space="0" w:color="auto"/>
              </w:divBdr>
              <w:divsChild>
                <w:div w:id="438449721">
                  <w:marLeft w:val="0"/>
                  <w:marRight w:val="0"/>
                  <w:marTop w:val="0"/>
                  <w:marBottom w:val="0"/>
                  <w:divBdr>
                    <w:top w:val="none" w:sz="0" w:space="0" w:color="auto"/>
                    <w:left w:val="none" w:sz="0" w:space="0" w:color="auto"/>
                    <w:bottom w:val="none" w:sz="0" w:space="0" w:color="auto"/>
                    <w:right w:val="none" w:sz="0" w:space="0" w:color="auto"/>
                  </w:divBdr>
                  <w:divsChild>
                    <w:div w:id="1760246302">
                      <w:marLeft w:val="0"/>
                      <w:marRight w:val="0"/>
                      <w:marTop w:val="0"/>
                      <w:marBottom w:val="0"/>
                      <w:divBdr>
                        <w:top w:val="none" w:sz="0" w:space="0" w:color="auto"/>
                        <w:left w:val="none" w:sz="0" w:space="0" w:color="auto"/>
                        <w:bottom w:val="none" w:sz="0" w:space="0" w:color="auto"/>
                        <w:right w:val="none" w:sz="0" w:space="0" w:color="auto"/>
                      </w:divBdr>
                      <w:divsChild>
                        <w:div w:id="894314435">
                          <w:marLeft w:val="0"/>
                          <w:marRight w:val="0"/>
                          <w:marTop w:val="0"/>
                          <w:marBottom w:val="0"/>
                          <w:divBdr>
                            <w:top w:val="none" w:sz="0" w:space="0" w:color="auto"/>
                            <w:left w:val="none" w:sz="0" w:space="0" w:color="auto"/>
                            <w:bottom w:val="none" w:sz="0" w:space="0" w:color="auto"/>
                            <w:right w:val="none" w:sz="0" w:space="0" w:color="auto"/>
                          </w:divBdr>
                          <w:divsChild>
                            <w:div w:id="10989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43205">
      <w:bodyDiv w:val="1"/>
      <w:marLeft w:val="0"/>
      <w:marRight w:val="0"/>
      <w:marTop w:val="0"/>
      <w:marBottom w:val="0"/>
      <w:divBdr>
        <w:top w:val="none" w:sz="0" w:space="0" w:color="auto"/>
        <w:left w:val="none" w:sz="0" w:space="0" w:color="auto"/>
        <w:bottom w:val="none" w:sz="0" w:space="0" w:color="auto"/>
        <w:right w:val="none" w:sz="0" w:space="0" w:color="auto"/>
      </w:divBdr>
    </w:div>
    <w:div w:id="1506743958">
      <w:bodyDiv w:val="1"/>
      <w:marLeft w:val="0"/>
      <w:marRight w:val="0"/>
      <w:marTop w:val="0"/>
      <w:marBottom w:val="0"/>
      <w:divBdr>
        <w:top w:val="none" w:sz="0" w:space="0" w:color="auto"/>
        <w:left w:val="none" w:sz="0" w:space="0" w:color="auto"/>
        <w:bottom w:val="none" w:sz="0" w:space="0" w:color="auto"/>
        <w:right w:val="none" w:sz="0" w:space="0" w:color="auto"/>
      </w:divBdr>
    </w:div>
    <w:div w:id="1512717860">
      <w:bodyDiv w:val="1"/>
      <w:marLeft w:val="0"/>
      <w:marRight w:val="0"/>
      <w:marTop w:val="0"/>
      <w:marBottom w:val="0"/>
      <w:divBdr>
        <w:top w:val="none" w:sz="0" w:space="0" w:color="auto"/>
        <w:left w:val="none" w:sz="0" w:space="0" w:color="auto"/>
        <w:bottom w:val="none" w:sz="0" w:space="0" w:color="auto"/>
        <w:right w:val="none" w:sz="0" w:space="0" w:color="auto"/>
      </w:divBdr>
    </w:div>
    <w:div w:id="1528524929">
      <w:bodyDiv w:val="1"/>
      <w:marLeft w:val="0"/>
      <w:marRight w:val="0"/>
      <w:marTop w:val="0"/>
      <w:marBottom w:val="0"/>
      <w:divBdr>
        <w:top w:val="none" w:sz="0" w:space="0" w:color="auto"/>
        <w:left w:val="none" w:sz="0" w:space="0" w:color="auto"/>
        <w:bottom w:val="none" w:sz="0" w:space="0" w:color="auto"/>
        <w:right w:val="none" w:sz="0" w:space="0" w:color="auto"/>
      </w:divBdr>
    </w:div>
    <w:div w:id="1533376685">
      <w:bodyDiv w:val="1"/>
      <w:marLeft w:val="0"/>
      <w:marRight w:val="0"/>
      <w:marTop w:val="0"/>
      <w:marBottom w:val="0"/>
      <w:divBdr>
        <w:top w:val="none" w:sz="0" w:space="0" w:color="auto"/>
        <w:left w:val="none" w:sz="0" w:space="0" w:color="auto"/>
        <w:bottom w:val="none" w:sz="0" w:space="0" w:color="auto"/>
        <w:right w:val="none" w:sz="0" w:space="0" w:color="auto"/>
      </w:divBdr>
      <w:divsChild>
        <w:div w:id="1262488352">
          <w:marLeft w:val="0"/>
          <w:marRight w:val="0"/>
          <w:marTop w:val="0"/>
          <w:marBottom w:val="0"/>
          <w:divBdr>
            <w:top w:val="none" w:sz="0" w:space="0" w:color="auto"/>
            <w:left w:val="none" w:sz="0" w:space="0" w:color="auto"/>
            <w:bottom w:val="none" w:sz="0" w:space="0" w:color="auto"/>
            <w:right w:val="none" w:sz="0" w:space="0" w:color="auto"/>
          </w:divBdr>
          <w:divsChild>
            <w:div w:id="1980574732">
              <w:marLeft w:val="0"/>
              <w:marRight w:val="0"/>
              <w:marTop w:val="0"/>
              <w:marBottom w:val="0"/>
              <w:divBdr>
                <w:top w:val="none" w:sz="0" w:space="0" w:color="auto"/>
                <w:left w:val="none" w:sz="0" w:space="0" w:color="auto"/>
                <w:bottom w:val="none" w:sz="0" w:space="0" w:color="auto"/>
                <w:right w:val="none" w:sz="0" w:space="0" w:color="auto"/>
              </w:divBdr>
              <w:divsChild>
                <w:div w:id="824081880">
                  <w:marLeft w:val="0"/>
                  <w:marRight w:val="0"/>
                  <w:marTop w:val="0"/>
                  <w:marBottom w:val="0"/>
                  <w:divBdr>
                    <w:top w:val="none" w:sz="0" w:space="0" w:color="auto"/>
                    <w:left w:val="none" w:sz="0" w:space="0" w:color="auto"/>
                    <w:bottom w:val="none" w:sz="0" w:space="0" w:color="auto"/>
                    <w:right w:val="none" w:sz="0" w:space="0" w:color="auto"/>
                  </w:divBdr>
                  <w:divsChild>
                    <w:div w:id="688071840">
                      <w:marLeft w:val="0"/>
                      <w:marRight w:val="0"/>
                      <w:marTop w:val="0"/>
                      <w:marBottom w:val="0"/>
                      <w:divBdr>
                        <w:top w:val="none" w:sz="0" w:space="0" w:color="auto"/>
                        <w:left w:val="none" w:sz="0" w:space="0" w:color="auto"/>
                        <w:bottom w:val="none" w:sz="0" w:space="0" w:color="auto"/>
                        <w:right w:val="none" w:sz="0" w:space="0" w:color="auto"/>
                      </w:divBdr>
                      <w:divsChild>
                        <w:div w:id="930044538">
                          <w:marLeft w:val="0"/>
                          <w:marRight w:val="0"/>
                          <w:marTop w:val="0"/>
                          <w:marBottom w:val="0"/>
                          <w:divBdr>
                            <w:top w:val="none" w:sz="0" w:space="0" w:color="auto"/>
                            <w:left w:val="none" w:sz="0" w:space="0" w:color="auto"/>
                            <w:bottom w:val="none" w:sz="0" w:space="0" w:color="auto"/>
                            <w:right w:val="none" w:sz="0" w:space="0" w:color="auto"/>
                          </w:divBdr>
                          <w:divsChild>
                            <w:div w:id="15344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77840">
      <w:bodyDiv w:val="1"/>
      <w:marLeft w:val="0"/>
      <w:marRight w:val="0"/>
      <w:marTop w:val="0"/>
      <w:marBottom w:val="0"/>
      <w:divBdr>
        <w:top w:val="none" w:sz="0" w:space="0" w:color="auto"/>
        <w:left w:val="none" w:sz="0" w:space="0" w:color="auto"/>
        <w:bottom w:val="none" w:sz="0" w:space="0" w:color="auto"/>
        <w:right w:val="none" w:sz="0" w:space="0" w:color="auto"/>
      </w:divBdr>
    </w:div>
    <w:div w:id="1534341398">
      <w:bodyDiv w:val="1"/>
      <w:marLeft w:val="0"/>
      <w:marRight w:val="0"/>
      <w:marTop w:val="0"/>
      <w:marBottom w:val="0"/>
      <w:divBdr>
        <w:top w:val="none" w:sz="0" w:space="0" w:color="auto"/>
        <w:left w:val="none" w:sz="0" w:space="0" w:color="auto"/>
        <w:bottom w:val="none" w:sz="0" w:space="0" w:color="auto"/>
        <w:right w:val="none" w:sz="0" w:space="0" w:color="auto"/>
      </w:divBdr>
    </w:div>
    <w:div w:id="1558590596">
      <w:bodyDiv w:val="1"/>
      <w:marLeft w:val="0"/>
      <w:marRight w:val="0"/>
      <w:marTop w:val="0"/>
      <w:marBottom w:val="0"/>
      <w:divBdr>
        <w:top w:val="none" w:sz="0" w:space="0" w:color="auto"/>
        <w:left w:val="none" w:sz="0" w:space="0" w:color="auto"/>
        <w:bottom w:val="none" w:sz="0" w:space="0" w:color="auto"/>
        <w:right w:val="none" w:sz="0" w:space="0" w:color="auto"/>
      </w:divBdr>
    </w:div>
    <w:div w:id="1559904087">
      <w:bodyDiv w:val="1"/>
      <w:marLeft w:val="0"/>
      <w:marRight w:val="0"/>
      <w:marTop w:val="0"/>
      <w:marBottom w:val="0"/>
      <w:divBdr>
        <w:top w:val="none" w:sz="0" w:space="0" w:color="auto"/>
        <w:left w:val="none" w:sz="0" w:space="0" w:color="auto"/>
        <w:bottom w:val="none" w:sz="0" w:space="0" w:color="auto"/>
        <w:right w:val="none" w:sz="0" w:space="0" w:color="auto"/>
      </w:divBdr>
    </w:div>
    <w:div w:id="1561863697">
      <w:bodyDiv w:val="1"/>
      <w:marLeft w:val="0"/>
      <w:marRight w:val="0"/>
      <w:marTop w:val="0"/>
      <w:marBottom w:val="0"/>
      <w:divBdr>
        <w:top w:val="none" w:sz="0" w:space="0" w:color="auto"/>
        <w:left w:val="none" w:sz="0" w:space="0" w:color="auto"/>
        <w:bottom w:val="none" w:sz="0" w:space="0" w:color="auto"/>
        <w:right w:val="none" w:sz="0" w:space="0" w:color="auto"/>
      </w:divBdr>
      <w:divsChild>
        <w:div w:id="645086580">
          <w:marLeft w:val="0"/>
          <w:marRight w:val="0"/>
          <w:marTop w:val="0"/>
          <w:marBottom w:val="0"/>
          <w:divBdr>
            <w:top w:val="none" w:sz="0" w:space="0" w:color="auto"/>
            <w:left w:val="none" w:sz="0" w:space="0" w:color="auto"/>
            <w:bottom w:val="none" w:sz="0" w:space="0" w:color="auto"/>
            <w:right w:val="none" w:sz="0" w:space="0" w:color="auto"/>
          </w:divBdr>
        </w:div>
        <w:div w:id="449932588">
          <w:marLeft w:val="0"/>
          <w:marRight w:val="0"/>
          <w:marTop w:val="0"/>
          <w:marBottom w:val="0"/>
          <w:divBdr>
            <w:top w:val="none" w:sz="0" w:space="0" w:color="auto"/>
            <w:left w:val="none" w:sz="0" w:space="0" w:color="auto"/>
            <w:bottom w:val="none" w:sz="0" w:space="0" w:color="auto"/>
            <w:right w:val="none" w:sz="0" w:space="0" w:color="auto"/>
          </w:divBdr>
        </w:div>
        <w:div w:id="1523544364">
          <w:marLeft w:val="0"/>
          <w:marRight w:val="0"/>
          <w:marTop w:val="0"/>
          <w:marBottom w:val="0"/>
          <w:divBdr>
            <w:top w:val="none" w:sz="0" w:space="0" w:color="auto"/>
            <w:left w:val="none" w:sz="0" w:space="0" w:color="auto"/>
            <w:bottom w:val="none" w:sz="0" w:space="0" w:color="auto"/>
            <w:right w:val="none" w:sz="0" w:space="0" w:color="auto"/>
          </w:divBdr>
        </w:div>
      </w:divsChild>
    </w:div>
    <w:div w:id="1577134062">
      <w:bodyDiv w:val="1"/>
      <w:marLeft w:val="0"/>
      <w:marRight w:val="0"/>
      <w:marTop w:val="0"/>
      <w:marBottom w:val="0"/>
      <w:divBdr>
        <w:top w:val="none" w:sz="0" w:space="0" w:color="auto"/>
        <w:left w:val="none" w:sz="0" w:space="0" w:color="auto"/>
        <w:bottom w:val="none" w:sz="0" w:space="0" w:color="auto"/>
        <w:right w:val="none" w:sz="0" w:space="0" w:color="auto"/>
      </w:divBdr>
    </w:div>
    <w:div w:id="1602880765">
      <w:bodyDiv w:val="1"/>
      <w:marLeft w:val="0"/>
      <w:marRight w:val="0"/>
      <w:marTop w:val="0"/>
      <w:marBottom w:val="0"/>
      <w:divBdr>
        <w:top w:val="none" w:sz="0" w:space="0" w:color="auto"/>
        <w:left w:val="none" w:sz="0" w:space="0" w:color="auto"/>
        <w:bottom w:val="none" w:sz="0" w:space="0" w:color="auto"/>
        <w:right w:val="none" w:sz="0" w:space="0" w:color="auto"/>
      </w:divBdr>
      <w:divsChild>
        <w:div w:id="466513710">
          <w:marLeft w:val="0"/>
          <w:marRight w:val="0"/>
          <w:marTop w:val="0"/>
          <w:marBottom w:val="0"/>
          <w:divBdr>
            <w:top w:val="none" w:sz="0" w:space="0" w:color="auto"/>
            <w:left w:val="none" w:sz="0" w:space="0" w:color="auto"/>
            <w:bottom w:val="none" w:sz="0" w:space="0" w:color="auto"/>
            <w:right w:val="none" w:sz="0" w:space="0" w:color="auto"/>
          </w:divBdr>
          <w:divsChild>
            <w:div w:id="1482036249">
              <w:marLeft w:val="0"/>
              <w:marRight w:val="0"/>
              <w:marTop w:val="0"/>
              <w:marBottom w:val="0"/>
              <w:divBdr>
                <w:top w:val="none" w:sz="0" w:space="0" w:color="auto"/>
                <w:left w:val="none" w:sz="0" w:space="0" w:color="auto"/>
                <w:bottom w:val="none" w:sz="0" w:space="0" w:color="auto"/>
                <w:right w:val="none" w:sz="0" w:space="0" w:color="auto"/>
              </w:divBdr>
              <w:divsChild>
                <w:div w:id="1047528941">
                  <w:marLeft w:val="0"/>
                  <w:marRight w:val="0"/>
                  <w:marTop w:val="0"/>
                  <w:marBottom w:val="0"/>
                  <w:divBdr>
                    <w:top w:val="none" w:sz="0" w:space="0" w:color="auto"/>
                    <w:left w:val="none" w:sz="0" w:space="0" w:color="auto"/>
                    <w:bottom w:val="none" w:sz="0" w:space="0" w:color="auto"/>
                    <w:right w:val="none" w:sz="0" w:space="0" w:color="auto"/>
                  </w:divBdr>
                  <w:divsChild>
                    <w:div w:id="945960602">
                      <w:marLeft w:val="0"/>
                      <w:marRight w:val="0"/>
                      <w:marTop w:val="0"/>
                      <w:marBottom w:val="0"/>
                      <w:divBdr>
                        <w:top w:val="none" w:sz="0" w:space="0" w:color="auto"/>
                        <w:left w:val="none" w:sz="0" w:space="0" w:color="auto"/>
                        <w:bottom w:val="none" w:sz="0" w:space="0" w:color="auto"/>
                        <w:right w:val="none" w:sz="0" w:space="0" w:color="auto"/>
                      </w:divBdr>
                      <w:divsChild>
                        <w:div w:id="1377969243">
                          <w:marLeft w:val="0"/>
                          <w:marRight w:val="0"/>
                          <w:marTop w:val="0"/>
                          <w:marBottom w:val="0"/>
                          <w:divBdr>
                            <w:top w:val="none" w:sz="0" w:space="0" w:color="auto"/>
                            <w:left w:val="none" w:sz="0" w:space="0" w:color="auto"/>
                            <w:bottom w:val="none" w:sz="0" w:space="0" w:color="auto"/>
                            <w:right w:val="none" w:sz="0" w:space="0" w:color="auto"/>
                          </w:divBdr>
                          <w:divsChild>
                            <w:div w:id="4742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455305">
      <w:bodyDiv w:val="1"/>
      <w:marLeft w:val="0"/>
      <w:marRight w:val="0"/>
      <w:marTop w:val="0"/>
      <w:marBottom w:val="0"/>
      <w:divBdr>
        <w:top w:val="none" w:sz="0" w:space="0" w:color="auto"/>
        <w:left w:val="none" w:sz="0" w:space="0" w:color="auto"/>
        <w:bottom w:val="none" w:sz="0" w:space="0" w:color="auto"/>
        <w:right w:val="none" w:sz="0" w:space="0" w:color="auto"/>
      </w:divBdr>
      <w:divsChild>
        <w:div w:id="1597636881">
          <w:marLeft w:val="0"/>
          <w:marRight w:val="0"/>
          <w:marTop w:val="0"/>
          <w:marBottom w:val="0"/>
          <w:divBdr>
            <w:top w:val="none" w:sz="0" w:space="0" w:color="auto"/>
            <w:left w:val="none" w:sz="0" w:space="0" w:color="auto"/>
            <w:bottom w:val="none" w:sz="0" w:space="0" w:color="auto"/>
            <w:right w:val="none" w:sz="0" w:space="0" w:color="auto"/>
          </w:divBdr>
          <w:divsChild>
            <w:div w:id="1538202401">
              <w:marLeft w:val="0"/>
              <w:marRight w:val="0"/>
              <w:marTop w:val="0"/>
              <w:marBottom w:val="0"/>
              <w:divBdr>
                <w:top w:val="none" w:sz="0" w:space="0" w:color="auto"/>
                <w:left w:val="none" w:sz="0" w:space="0" w:color="auto"/>
                <w:bottom w:val="none" w:sz="0" w:space="0" w:color="auto"/>
                <w:right w:val="none" w:sz="0" w:space="0" w:color="auto"/>
              </w:divBdr>
              <w:divsChild>
                <w:div w:id="767773013">
                  <w:marLeft w:val="0"/>
                  <w:marRight w:val="0"/>
                  <w:marTop w:val="0"/>
                  <w:marBottom w:val="0"/>
                  <w:divBdr>
                    <w:top w:val="none" w:sz="0" w:space="0" w:color="auto"/>
                    <w:left w:val="none" w:sz="0" w:space="0" w:color="auto"/>
                    <w:bottom w:val="none" w:sz="0" w:space="0" w:color="auto"/>
                    <w:right w:val="none" w:sz="0" w:space="0" w:color="auto"/>
                  </w:divBdr>
                  <w:divsChild>
                    <w:div w:id="431782942">
                      <w:marLeft w:val="0"/>
                      <w:marRight w:val="0"/>
                      <w:marTop w:val="0"/>
                      <w:marBottom w:val="0"/>
                      <w:divBdr>
                        <w:top w:val="none" w:sz="0" w:space="0" w:color="auto"/>
                        <w:left w:val="none" w:sz="0" w:space="0" w:color="auto"/>
                        <w:bottom w:val="none" w:sz="0" w:space="0" w:color="auto"/>
                        <w:right w:val="none" w:sz="0" w:space="0" w:color="auto"/>
                      </w:divBdr>
                      <w:divsChild>
                        <w:div w:id="1474103297">
                          <w:marLeft w:val="0"/>
                          <w:marRight w:val="0"/>
                          <w:marTop w:val="0"/>
                          <w:marBottom w:val="0"/>
                          <w:divBdr>
                            <w:top w:val="none" w:sz="0" w:space="0" w:color="auto"/>
                            <w:left w:val="none" w:sz="0" w:space="0" w:color="auto"/>
                            <w:bottom w:val="none" w:sz="0" w:space="0" w:color="auto"/>
                            <w:right w:val="none" w:sz="0" w:space="0" w:color="auto"/>
                          </w:divBdr>
                          <w:divsChild>
                            <w:div w:id="1463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71581">
      <w:bodyDiv w:val="1"/>
      <w:marLeft w:val="0"/>
      <w:marRight w:val="0"/>
      <w:marTop w:val="0"/>
      <w:marBottom w:val="0"/>
      <w:divBdr>
        <w:top w:val="none" w:sz="0" w:space="0" w:color="auto"/>
        <w:left w:val="none" w:sz="0" w:space="0" w:color="auto"/>
        <w:bottom w:val="none" w:sz="0" w:space="0" w:color="auto"/>
        <w:right w:val="none" w:sz="0" w:space="0" w:color="auto"/>
      </w:divBdr>
    </w:div>
    <w:div w:id="1641152576">
      <w:bodyDiv w:val="1"/>
      <w:marLeft w:val="0"/>
      <w:marRight w:val="0"/>
      <w:marTop w:val="0"/>
      <w:marBottom w:val="0"/>
      <w:divBdr>
        <w:top w:val="none" w:sz="0" w:space="0" w:color="auto"/>
        <w:left w:val="none" w:sz="0" w:space="0" w:color="auto"/>
        <w:bottom w:val="none" w:sz="0" w:space="0" w:color="auto"/>
        <w:right w:val="none" w:sz="0" w:space="0" w:color="auto"/>
      </w:divBdr>
      <w:divsChild>
        <w:div w:id="237401809">
          <w:marLeft w:val="0"/>
          <w:marRight w:val="0"/>
          <w:marTop w:val="0"/>
          <w:marBottom w:val="0"/>
          <w:divBdr>
            <w:top w:val="none" w:sz="0" w:space="0" w:color="auto"/>
            <w:left w:val="none" w:sz="0" w:space="0" w:color="auto"/>
            <w:bottom w:val="none" w:sz="0" w:space="0" w:color="auto"/>
            <w:right w:val="none" w:sz="0" w:space="0" w:color="auto"/>
          </w:divBdr>
          <w:divsChild>
            <w:div w:id="1696425201">
              <w:marLeft w:val="0"/>
              <w:marRight w:val="0"/>
              <w:marTop w:val="0"/>
              <w:marBottom w:val="0"/>
              <w:divBdr>
                <w:top w:val="none" w:sz="0" w:space="0" w:color="auto"/>
                <w:left w:val="none" w:sz="0" w:space="0" w:color="auto"/>
                <w:bottom w:val="none" w:sz="0" w:space="0" w:color="auto"/>
                <w:right w:val="none" w:sz="0" w:space="0" w:color="auto"/>
              </w:divBdr>
              <w:divsChild>
                <w:div w:id="1821998889">
                  <w:marLeft w:val="0"/>
                  <w:marRight w:val="0"/>
                  <w:marTop w:val="0"/>
                  <w:marBottom w:val="0"/>
                  <w:divBdr>
                    <w:top w:val="none" w:sz="0" w:space="0" w:color="auto"/>
                    <w:left w:val="none" w:sz="0" w:space="0" w:color="auto"/>
                    <w:bottom w:val="none" w:sz="0" w:space="0" w:color="auto"/>
                    <w:right w:val="none" w:sz="0" w:space="0" w:color="auto"/>
                  </w:divBdr>
                  <w:divsChild>
                    <w:div w:id="1595940182">
                      <w:marLeft w:val="0"/>
                      <w:marRight w:val="0"/>
                      <w:marTop w:val="0"/>
                      <w:marBottom w:val="0"/>
                      <w:divBdr>
                        <w:top w:val="none" w:sz="0" w:space="0" w:color="auto"/>
                        <w:left w:val="none" w:sz="0" w:space="0" w:color="auto"/>
                        <w:bottom w:val="none" w:sz="0" w:space="0" w:color="auto"/>
                        <w:right w:val="none" w:sz="0" w:space="0" w:color="auto"/>
                      </w:divBdr>
                      <w:divsChild>
                        <w:div w:id="456460021">
                          <w:marLeft w:val="0"/>
                          <w:marRight w:val="0"/>
                          <w:marTop w:val="0"/>
                          <w:marBottom w:val="0"/>
                          <w:divBdr>
                            <w:top w:val="none" w:sz="0" w:space="0" w:color="auto"/>
                            <w:left w:val="none" w:sz="0" w:space="0" w:color="auto"/>
                            <w:bottom w:val="none" w:sz="0" w:space="0" w:color="auto"/>
                            <w:right w:val="none" w:sz="0" w:space="0" w:color="auto"/>
                          </w:divBdr>
                          <w:divsChild>
                            <w:div w:id="4150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10980">
      <w:bodyDiv w:val="1"/>
      <w:marLeft w:val="0"/>
      <w:marRight w:val="0"/>
      <w:marTop w:val="0"/>
      <w:marBottom w:val="0"/>
      <w:divBdr>
        <w:top w:val="none" w:sz="0" w:space="0" w:color="auto"/>
        <w:left w:val="none" w:sz="0" w:space="0" w:color="auto"/>
        <w:bottom w:val="none" w:sz="0" w:space="0" w:color="auto"/>
        <w:right w:val="none" w:sz="0" w:space="0" w:color="auto"/>
      </w:divBdr>
    </w:div>
    <w:div w:id="1662004257">
      <w:bodyDiv w:val="1"/>
      <w:marLeft w:val="0"/>
      <w:marRight w:val="0"/>
      <w:marTop w:val="0"/>
      <w:marBottom w:val="0"/>
      <w:divBdr>
        <w:top w:val="none" w:sz="0" w:space="0" w:color="auto"/>
        <w:left w:val="none" w:sz="0" w:space="0" w:color="auto"/>
        <w:bottom w:val="none" w:sz="0" w:space="0" w:color="auto"/>
        <w:right w:val="none" w:sz="0" w:space="0" w:color="auto"/>
      </w:divBdr>
    </w:div>
    <w:div w:id="1662540137">
      <w:bodyDiv w:val="1"/>
      <w:marLeft w:val="0"/>
      <w:marRight w:val="0"/>
      <w:marTop w:val="0"/>
      <w:marBottom w:val="0"/>
      <w:divBdr>
        <w:top w:val="none" w:sz="0" w:space="0" w:color="auto"/>
        <w:left w:val="none" w:sz="0" w:space="0" w:color="auto"/>
        <w:bottom w:val="none" w:sz="0" w:space="0" w:color="auto"/>
        <w:right w:val="none" w:sz="0" w:space="0" w:color="auto"/>
      </w:divBdr>
    </w:div>
    <w:div w:id="1716464018">
      <w:bodyDiv w:val="1"/>
      <w:marLeft w:val="0"/>
      <w:marRight w:val="0"/>
      <w:marTop w:val="0"/>
      <w:marBottom w:val="0"/>
      <w:divBdr>
        <w:top w:val="none" w:sz="0" w:space="0" w:color="auto"/>
        <w:left w:val="none" w:sz="0" w:space="0" w:color="auto"/>
        <w:bottom w:val="none" w:sz="0" w:space="0" w:color="auto"/>
        <w:right w:val="none" w:sz="0" w:space="0" w:color="auto"/>
      </w:divBdr>
      <w:divsChild>
        <w:div w:id="1520661475">
          <w:marLeft w:val="0"/>
          <w:marRight w:val="0"/>
          <w:marTop w:val="0"/>
          <w:marBottom w:val="0"/>
          <w:divBdr>
            <w:top w:val="none" w:sz="0" w:space="0" w:color="auto"/>
            <w:left w:val="none" w:sz="0" w:space="0" w:color="auto"/>
            <w:bottom w:val="none" w:sz="0" w:space="0" w:color="auto"/>
            <w:right w:val="none" w:sz="0" w:space="0" w:color="auto"/>
          </w:divBdr>
          <w:divsChild>
            <w:div w:id="539322648">
              <w:marLeft w:val="0"/>
              <w:marRight w:val="0"/>
              <w:marTop w:val="0"/>
              <w:marBottom w:val="0"/>
              <w:divBdr>
                <w:top w:val="none" w:sz="0" w:space="0" w:color="auto"/>
                <w:left w:val="none" w:sz="0" w:space="0" w:color="auto"/>
                <w:bottom w:val="none" w:sz="0" w:space="0" w:color="auto"/>
                <w:right w:val="none" w:sz="0" w:space="0" w:color="auto"/>
              </w:divBdr>
              <w:divsChild>
                <w:div w:id="208536043">
                  <w:marLeft w:val="0"/>
                  <w:marRight w:val="0"/>
                  <w:marTop w:val="0"/>
                  <w:marBottom w:val="0"/>
                  <w:divBdr>
                    <w:top w:val="none" w:sz="0" w:space="0" w:color="auto"/>
                    <w:left w:val="none" w:sz="0" w:space="0" w:color="auto"/>
                    <w:bottom w:val="none" w:sz="0" w:space="0" w:color="auto"/>
                    <w:right w:val="none" w:sz="0" w:space="0" w:color="auto"/>
                  </w:divBdr>
                  <w:divsChild>
                    <w:div w:id="1391266413">
                      <w:marLeft w:val="0"/>
                      <w:marRight w:val="0"/>
                      <w:marTop w:val="0"/>
                      <w:marBottom w:val="0"/>
                      <w:divBdr>
                        <w:top w:val="none" w:sz="0" w:space="0" w:color="auto"/>
                        <w:left w:val="none" w:sz="0" w:space="0" w:color="auto"/>
                        <w:bottom w:val="none" w:sz="0" w:space="0" w:color="auto"/>
                        <w:right w:val="none" w:sz="0" w:space="0" w:color="auto"/>
                      </w:divBdr>
                      <w:divsChild>
                        <w:div w:id="208152027">
                          <w:marLeft w:val="0"/>
                          <w:marRight w:val="0"/>
                          <w:marTop w:val="0"/>
                          <w:marBottom w:val="0"/>
                          <w:divBdr>
                            <w:top w:val="none" w:sz="0" w:space="0" w:color="auto"/>
                            <w:left w:val="none" w:sz="0" w:space="0" w:color="auto"/>
                            <w:bottom w:val="none" w:sz="0" w:space="0" w:color="auto"/>
                            <w:right w:val="none" w:sz="0" w:space="0" w:color="auto"/>
                          </w:divBdr>
                          <w:divsChild>
                            <w:div w:id="474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6888">
      <w:bodyDiv w:val="1"/>
      <w:marLeft w:val="0"/>
      <w:marRight w:val="0"/>
      <w:marTop w:val="0"/>
      <w:marBottom w:val="0"/>
      <w:divBdr>
        <w:top w:val="none" w:sz="0" w:space="0" w:color="auto"/>
        <w:left w:val="none" w:sz="0" w:space="0" w:color="auto"/>
        <w:bottom w:val="none" w:sz="0" w:space="0" w:color="auto"/>
        <w:right w:val="none" w:sz="0" w:space="0" w:color="auto"/>
      </w:divBdr>
    </w:div>
    <w:div w:id="1731995058">
      <w:bodyDiv w:val="1"/>
      <w:marLeft w:val="0"/>
      <w:marRight w:val="0"/>
      <w:marTop w:val="0"/>
      <w:marBottom w:val="0"/>
      <w:divBdr>
        <w:top w:val="none" w:sz="0" w:space="0" w:color="auto"/>
        <w:left w:val="none" w:sz="0" w:space="0" w:color="auto"/>
        <w:bottom w:val="none" w:sz="0" w:space="0" w:color="auto"/>
        <w:right w:val="none" w:sz="0" w:space="0" w:color="auto"/>
      </w:divBdr>
    </w:div>
    <w:div w:id="1748720467">
      <w:bodyDiv w:val="1"/>
      <w:marLeft w:val="0"/>
      <w:marRight w:val="0"/>
      <w:marTop w:val="0"/>
      <w:marBottom w:val="0"/>
      <w:divBdr>
        <w:top w:val="none" w:sz="0" w:space="0" w:color="auto"/>
        <w:left w:val="none" w:sz="0" w:space="0" w:color="auto"/>
        <w:bottom w:val="none" w:sz="0" w:space="0" w:color="auto"/>
        <w:right w:val="none" w:sz="0" w:space="0" w:color="auto"/>
      </w:divBdr>
    </w:div>
    <w:div w:id="1763797253">
      <w:bodyDiv w:val="1"/>
      <w:marLeft w:val="0"/>
      <w:marRight w:val="0"/>
      <w:marTop w:val="0"/>
      <w:marBottom w:val="0"/>
      <w:divBdr>
        <w:top w:val="none" w:sz="0" w:space="0" w:color="auto"/>
        <w:left w:val="none" w:sz="0" w:space="0" w:color="auto"/>
        <w:bottom w:val="none" w:sz="0" w:space="0" w:color="auto"/>
        <w:right w:val="none" w:sz="0" w:space="0" w:color="auto"/>
      </w:divBdr>
    </w:div>
    <w:div w:id="1781098279">
      <w:bodyDiv w:val="1"/>
      <w:marLeft w:val="0"/>
      <w:marRight w:val="0"/>
      <w:marTop w:val="0"/>
      <w:marBottom w:val="0"/>
      <w:divBdr>
        <w:top w:val="none" w:sz="0" w:space="0" w:color="auto"/>
        <w:left w:val="none" w:sz="0" w:space="0" w:color="auto"/>
        <w:bottom w:val="none" w:sz="0" w:space="0" w:color="auto"/>
        <w:right w:val="none" w:sz="0" w:space="0" w:color="auto"/>
      </w:divBdr>
    </w:div>
    <w:div w:id="1786265202">
      <w:bodyDiv w:val="1"/>
      <w:marLeft w:val="0"/>
      <w:marRight w:val="0"/>
      <w:marTop w:val="0"/>
      <w:marBottom w:val="0"/>
      <w:divBdr>
        <w:top w:val="none" w:sz="0" w:space="0" w:color="auto"/>
        <w:left w:val="none" w:sz="0" w:space="0" w:color="auto"/>
        <w:bottom w:val="none" w:sz="0" w:space="0" w:color="auto"/>
        <w:right w:val="none" w:sz="0" w:space="0" w:color="auto"/>
      </w:divBdr>
    </w:div>
    <w:div w:id="1801453772">
      <w:bodyDiv w:val="1"/>
      <w:marLeft w:val="0"/>
      <w:marRight w:val="0"/>
      <w:marTop w:val="0"/>
      <w:marBottom w:val="0"/>
      <w:divBdr>
        <w:top w:val="none" w:sz="0" w:space="0" w:color="auto"/>
        <w:left w:val="none" w:sz="0" w:space="0" w:color="auto"/>
        <w:bottom w:val="none" w:sz="0" w:space="0" w:color="auto"/>
        <w:right w:val="none" w:sz="0" w:space="0" w:color="auto"/>
      </w:divBdr>
    </w:div>
    <w:div w:id="1823420895">
      <w:bodyDiv w:val="1"/>
      <w:marLeft w:val="0"/>
      <w:marRight w:val="0"/>
      <w:marTop w:val="0"/>
      <w:marBottom w:val="0"/>
      <w:divBdr>
        <w:top w:val="none" w:sz="0" w:space="0" w:color="auto"/>
        <w:left w:val="none" w:sz="0" w:space="0" w:color="auto"/>
        <w:bottom w:val="none" w:sz="0" w:space="0" w:color="auto"/>
        <w:right w:val="none" w:sz="0" w:space="0" w:color="auto"/>
      </w:divBdr>
    </w:div>
    <w:div w:id="1830054973">
      <w:bodyDiv w:val="1"/>
      <w:marLeft w:val="0"/>
      <w:marRight w:val="0"/>
      <w:marTop w:val="0"/>
      <w:marBottom w:val="0"/>
      <w:divBdr>
        <w:top w:val="none" w:sz="0" w:space="0" w:color="auto"/>
        <w:left w:val="none" w:sz="0" w:space="0" w:color="auto"/>
        <w:bottom w:val="none" w:sz="0" w:space="0" w:color="auto"/>
        <w:right w:val="none" w:sz="0" w:space="0" w:color="auto"/>
      </w:divBdr>
    </w:div>
    <w:div w:id="1845393598">
      <w:bodyDiv w:val="1"/>
      <w:marLeft w:val="0"/>
      <w:marRight w:val="0"/>
      <w:marTop w:val="0"/>
      <w:marBottom w:val="0"/>
      <w:divBdr>
        <w:top w:val="none" w:sz="0" w:space="0" w:color="auto"/>
        <w:left w:val="none" w:sz="0" w:space="0" w:color="auto"/>
        <w:bottom w:val="none" w:sz="0" w:space="0" w:color="auto"/>
        <w:right w:val="none" w:sz="0" w:space="0" w:color="auto"/>
      </w:divBdr>
    </w:div>
    <w:div w:id="1850828069">
      <w:bodyDiv w:val="1"/>
      <w:marLeft w:val="0"/>
      <w:marRight w:val="0"/>
      <w:marTop w:val="0"/>
      <w:marBottom w:val="0"/>
      <w:divBdr>
        <w:top w:val="none" w:sz="0" w:space="0" w:color="auto"/>
        <w:left w:val="none" w:sz="0" w:space="0" w:color="auto"/>
        <w:bottom w:val="none" w:sz="0" w:space="0" w:color="auto"/>
        <w:right w:val="none" w:sz="0" w:space="0" w:color="auto"/>
      </w:divBdr>
    </w:div>
    <w:div w:id="1886407494">
      <w:bodyDiv w:val="1"/>
      <w:marLeft w:val="0"/>
      <w:marRight w:val="0"/>
      <w:marTop w:val="0"/>
      <w:marBottom w:val="0"/>
      <w:divBdr>
        <w:top w:val="none" w:sz="0" w:space="0" w:color="auto"/>
        <w:left w:val="none" w:sz="0" w:space="0" w:color="auto"/>
        <w:bottom w:val="none" w:sz="0" w:space="0" w:color="auto"/>
        <w:right w:val="none" w:sz="0" w:space="0" w:color="auto"/>
      </w:divBdr>
    </w:div>
    <w:div w:id="1889952278">
      <w:bodyDiv w:val="1"/>
      <w:marLeft w:val="0"/>
      <w:marRight w:val="0"/>
      <w:marTop w:val="0"/>
      <w:marBottom w:val="0"/>
      <w:divBdr>
        <w:top w:val="none" w:sz="0" w:space="0" w:color="auto"/>
        <w:left w:val="none" w:sz="0" w:space="0" w:color="auto"/>
        <w:bottom w:val="none" w:sz="0" w:space="0" w:color="auto"/>
        <w:right w:val="none" w:sz="0" w:space="0" w:color="auto"/>
      </w:divBdr>
    </w:div>
    <w:div w:id="1894541140">
      <w:bodyDiv w:val="1"/>
      <w:marLeft w:val="0"/>
      <w:marRight w:val="0"/>
      <w:marTop w:val="0"/>
      <w:marBottom w:val="0"/>
      <w:divBdr>
        <w:top w:val="none" w:sz="0" w:space="0" w:color="auto"/>
        <w:left w:val="none" w:sz="0" w:space="0" w:color="auto"/>
        <w:bottom w:val="none" w:sz="0" w:space="0" w:color="auto"/>
        <w:right w:val="none" w:sz="0" w:space="0" w:color="auto"/>
      </w:divBdr>
    </w:div>
    <w:div w:id="1913083384">
      <w:bodyDiv w:val="1"/>
      <w:marLeft w:val="0"/>
      <w:marRight w:val="0"/>
      <w:marTop w:val="0"/>
      <w:marBottom w:val="0"/>
      <w:divBdr>
        <w:top w:val="none" w:sz="0" w:space="0" w:color="auto"/>
        <w:left w:val="none" w:sz="0" w:space="0" w:color="auto"/>
        <w:bottom w:val="none" w:sz="0" w:space="0" w:color="auto"/>
        <w:right w:val="none" w:sz="0" w:space="0" w:color="auto"/>
      </w:divBdr>
    </w:div>
    <w:div w:id="1920404804">
      <w:bodyDiv w:val="1"/>
      <w:marLeft w:val="0"/>
      <w:marRight w:val="0"/>
      <w:marTop w:val="0"/>
      <w:marBottom w:val="0"/>
      <w:divBdr>
        <w:top w:val="none" w:sz="0" w:space="0" w:color="auto"/>
        <w:left w:val="none" w:sz="0" w:space="0" w:color="auto"/>
        <w:bottom w:val="none" w:sz="0" w:space="0" w:color="auto"/>
        <w:right w:val="none" w:sz="0" w:space="0" w:color="auto"/>
      </w:divBdr>
      <w:divsChild>
        <w:div w:id="1605923594">
          <w:marLeft w:val="0"/>
          <w:marRight w:val="0"/>
          <w:marTop w:val="0"/>
          <w:marBottom w:val="0"/>
          <w:divBdr>
            <w:top w:val="none" w:sz="0" w:space="0" w:color="auto"/>
            <w:left w:val="none" w:sz="0" w:space="0" w:color="auto"/>
            <w:bottom w:val="none" w:sz="0" w:space="0" w:color="auto"/>
            <w:right w:val="none" w:sz="0" w:space="0" w:color="auto"/>
          </w:divBdr>
          <w:divsChild>
            <w:div w:id="326632381">
              <w:marLeft w:val="0"/>
              <w:marRight w:val="0"/>
              <w:marTop w:val="0"/>
              <w:marBottom w:val="0"/>
              <w:divBdr>
                <w:top w:val="none" w:sz="0" w:space="0" w:color="auto"/>
                <w:left w:val="none" w:sz="0" w:space="0" w:color="auto"/>
                <w:bottom w:val="none" w:sz="0" w:space="0" w:color="auto"/>
                <w:right w:val="none" w:sz="0" w:space="0" w:color="auto"/>
              </w:divBdr>
              <w:divsChild>
                <w:div w:id="247813890">
                  <w:marLeft w:val="0"/>
                  <w:marRight w:val="0"/>
                  <w:marTop w:val="0"/>
                  <w:marBottom w:val="0"/>
                  <w:divBdr>
                    <w:top w:val="none" w:sz="0" w:space="0" w:color="auto"/>
                    <w:left w:val="none" w:sz="0" w:space="0" w:color="auto"/>
                    <w:bottom w:val="none" w:sz="0" w:space="0" w:color="auto"/>
                    <w:right w:val="none" w:sz="0" w:space="0" w:color="auto"/>
                  </w:divBdr>
                  <w:divsChild>
                    <w:div w:id="363097933">
                      <w:marLeft w:val="0"/>
                      <w:marRight w:val="0"/>
                      <w:marTop w:val="0"/>
                      <w:marBottom w:val="0"/>
                      <w:divBdr>
                        <w:top w:val="none" w:sz="0" w:space="0" w:color="auto"/>
                        <w:left w:val="none" w:sz="0" w:space="0" w:color="auto"/>
                        <w:bottom w:val="none" w:sz="0" w:space="0" w:color="auto"/>
                        <w:right w:val="none" w:sz="0" w:space="0" w:color="auto"/>
                      </w:divBdr>
                      <w:divsChild>
                        <w:div w:id="1922831916">
                          <w:marLeft w:val="0"/>
                          <w:marRight w:val="0"/>
                          <w:marTop w:val="0"/>
                          <w:marBottom w:val="0"/>
                          <w:divBdr>
                            <w:top w:val="none" w:sz="0" w:space="0" w:color="auto"/>
                            <w:left w:val="none" w:sz="0" w:space="0" w:color="auto"/>
                            <w:bottom w:val="none" w:sz="0" w:space="0" w:color="auto"/>
                            <w:right w:val="none" w:sz="0" w:space="0" w:color="auto"/>
                          </w:divBdr>
                          <w:divsChild>
                            <w:div w:id="10040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5940">
      <w:bodyDiv w:val="1"/>
      <w:marLeft w:val="0"/>
      <w:marRight w:val="0"/>
      <w:marTop w:val="0"/>
      <w:marBottom w:val="0"/>
      <w:divBdr>
        <w:top w:val="none" w:sz="0" w:space="0" w:color="auto"/>
        <w:left w:val="none" w:sz="0" w:space="0" w:color="auto"/>
        <w:bottom w:val="none" w:sz="0" w:space="0" w:color="auto"/>
        <w:right w:val="none" w:sz="0" w:space="0" w:color="auto"/>
      </w:divBdr>
    </w:div>
    <w:div w:id="1945065037">
      <w:bodyDiv w:val="1"/>
      <w:marLeft w:val="0"/>
      <w:marRight w:val="0"/>
      <w:marTop w:val="0"/>
      <w:marBottom w:val="0"/>
      <w:divBdr>
        <w:top w:val="none" w:sz="0" w:space="0" w:color="auto"/>
        <w:left w:val="none" w:sz="0" w:space="0" w:color="auto"/>
        <w:bottom w:val="none" w:sz="0" w:space="0" w:color="auto"/>
        <w:right w:val="none" w:sz="0" w:space="0" w:color="auto"/>
      </w:divBdr>
    </w:div>
    <w:div w:id="2007398089">
      <w:bodyDiv w:val="1"/>
      <w:marLeft w:val="0"/>
      <w:marRight w:val="0"/>
      <w:marTop w:val="0"/>
      <w:marBottom w:val="0"/>
      <w:divBdr>
        <w:top w:val="none" w:sz="0" w:space="0" w:color="auto"/>
        <w:left w:val="none" w:sz="0" w:space="0" w:color="auto"/>
        <w:bottom w:val="none" w:sz="0" w:space="0" w:color="auto"/>
        <w:right w:val="none" w:sz="0" w:space="0" w:color="auto"/>
      </w:divBdr>
    </w:div>
    <w:div w:id="2047562389">
      <w:bodyDiv w:val="1"/>
      <w:marLeft w:val="0"/>
      <w:marRight w:val="0"/>
      <w:marTop w:val="0"/>
      <w:marBottom w:val="0"/>
      <w:divBdr>
        <w:top w:val="none" w:sz="0" w:space="0" w:color="auto"/>
        <w:left w:val="none" w:sz="0" w:space="0" w:color="auto"/>
        <w:bottom w:val="none" w:sz="0" w:space="0" w:color="auto"/>
        <w:right w:val="none" w:sz="0" w:space="0" w:color="auto"/>
      </w:divBdr>
    </w:div>
    <w:div w:id="2048799680">
      <w:bodyDiv w:val="1"/>
      <w:marLeft w:val="0"/>
      <w:marRight w:val="0"/>
      <w:marTop w:val="0"/>
      <w:marBottom w:val="0"/>
      <w:divBdr>
        <w:top w:val="none" w:sz="0" w:space="0" w:color="auto"/>
        <w:left w:val="none" w:sz="0" w:space="0" w:color="auto"/>
        <w:bottom w:val="none" w:sz="0" w:space="0" w:color="auto"/>
        <w:right w:val="none" w:sz="0" w:space="0" w:color="auto"/>
      </w:divBdr>
    </w:div>
    <w:div w:id="2048945171">
      <w:bodyDiv w:val="1"/>
      <w:marLeft w:val="0"/>
      <w:marRight w:val="0"/>
      <w:marTop w:val="0"/>
      <w:marBottom w:val="0"/>
      <w:divBdr>
        <w:top w:val="none" w:sz="0" w:space="0" w:color="auto"/>
        <w:left w:val="none" w:sz="0" w:space="0" w:color="auto"/>
        <w:bottom w:val="none" w:sz="0" w:space="0" w:color="auto"/>
        <w:right w:val="none" w:sz="0" w:space="0" w:color="auto"/>
      </w:divBdr>
    </w:div>
    <w:div w:id="2056000198">
      <w:bodyDiv w:val="1"/>
      <w:marLeft w:val="0"/>
      <w:marRight w:val="0"/>
      <w:marTop w:val="0"/>
      <w:marBottom w:val="0"/>
      <w:divBdr>
        <w:top w:val="none" w:sz="0" w:space="0" w:color="auto"/>
        <w:left w:val="none" w:sz="0" w:space="0" w:color="auto"/>
        <w:bottom w:val="none" w:sz="0" w:space="0" w:color="auto"/>
        <w:right w:val="none" w:sz="0" w:space="0" w:color="auto"/>
      </w:divBdr>
    </w:div>
    <w:div w:id="2061514431">
      <w:bodyDiv w:val="1"/>
      <w:marLeft w:val="0"/>
      <w:marRight w:val="0"/>
      <w:marTop w:val="0"/>
      <w:marBottom w:val="0"/>
      <w:divBdr>
        <w:top w:val="none" w:sz="0" w:space="0" w:color="auto"/>
        <w:left w:val="none" w:sz="0" w:space="0" w:color="auto"/>
        <w:bottom w:val="none" w:sz="0" w:space="0" w:color="auto"/>
        <w:right w:val="none" w:sz="0" w:space="0" w:color="auto"/>
      </w:divBdr>
    </w:div>
    <w:div w:id="2073768004">
      <w:bodyDiv w:val="1"/>
      <w:marLeft w:val="0"/>
      <w:marRight w:val="0"/>
      <w:marTop w:val="0"/>
      <w:marBottom w:val="0"/>
      <w:divBdr>
        <w:top w:val="none" w:sz="0" w:space="0" w:color="auto"/>
        <w:left w:val="none" w:sz="0" w:space="0" w:color="auto"/>
        <w:bottom w:val="none" w:sz="0" w:space="0" w:color="auto"/>
        <w:right w:val="none" w:sz="0" w:space="0" w:color="auto"/>
      </w:divBdr>
    </w:div>
    <w:div w:id="2073959605">
      <w:bodyDiv w:val="1"/>
      <w:marLeft w:val="0"/>
      <w:marRight w:val="0"/>
      <w:marTop w:val="0"/>
      <w:marBottom w:val="0"/>
      <w:divBdr>
        <w:top w:val="none" w:sz="0" w:space="0" w:color="auto"/>
        <w:left w:val="none" w:sz="0" w:space="0" w:color="auto"/>
        <w:bottom w:val="none" w:sz="0" w:space="0" w:color="auto"/>
        <w:right w:val="none" w:sz="0" w:space="0" w:color="auto"/>
      </w:divBdr>
    </w:div>
    <w:div w:id="2081168047">
      <w:bodyDiv w:val="1"/>
      <w:marLeft w:val="0"/>
      <w:marRight w:val="0"/>
      <w:marTop w:val="0"/>
      <w:marBottom w:val="0"/>
      <w:divBdr>
        <w:top w:val="none" w:sz="0" w:space="0" w:color="auto"/>
        <w:left w:val="none" w:sz="0" w:space="0" w:color="auto"/>
        <w:bottom w:val="none" w:sz="0" w:space="0" w:color="auto"/>
        <w:right w:val="none" w:sz="0" w:space="0" w:color="auto"/>
      </w:divBdr>
    </w:div>
    <w:div w:id="2090926238">
      <w:bodyDiv w:val="1"/>
      <w:marLeft w:val="0"/>
      <w:marRight w:val="0"/>
      <w:marTop w:val="0"/>
      <w:marBottom w:val="0"/>
      <w:divBdr>
        <w:top w:val="none" w:sz="0" w:space="0" w:color="auto"/>
        <w:left w:val="none" w:sz="0" w:space="0" w:color="auto"/>
        <w:bottom w:val="none" w:sz="0" w:space="0" w:color="auto"/>
        <w:right w:val="none" w:sz="0" w:space="0" w:color="auto"/>
      </w:divBdr>
    </w:div>
    <w:div w:id="2101677064">
      <w:bodyDiv w:val="1"/>
      <w:marLeft w:val="0"/>
      <w:marRight w:val="0"/>
      <w:marTop w:val="0"/>
      <w:marBottom w:val="0"/>
      <w:divBdr>
        <w:top w:val="none" w:sz="0" w:space="0" w:color="auto"/>
        <w:left w:val="none" w:sz="0" w:space="0" w:color="auto"/>
        <w:bottom w:val="none" w:sz="0" w:space="0" w:color="auto"/>
        <w:right w:val="none" w:sz="0" w:space="0" w:color="auto"/>
      </w:divBdr>
    </w:div>
    <w:div w:id="2129083677">
      <w:bodyDiv w:val="1"/>
      <w:marLeft w:val="0"/>
      <w:marRight w:val="0"/>
      <w:marTop w:val="0"/>
      <w:marBottom w:val="0"/>
      <w:divBdr>
        <w:top w:val="none" w:sz="0" w:space="0" w:color="auto"/>
        <w:left w:val="none" w:sz="0" w:space="0" w:color="auto"/>
        <w:bottom w:val="none" w:sz="0" w:space="0" w:color="auto"/>
        <w:right w:val="none" w:sz="0" w:space="0" w:color="auto"/>
      </w:divBdr>
    </w:div>
    <w:div w:id="214689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1.xml"/><Relationship Id="rId39" Type="http://schemas.openxmlformats.org/officeDocument/2006/relationships/image" Target="media/image12.png"/><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chart" Target="charts/chart1.xm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eader" Target="header15.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5.jpe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emf"/><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microsoft.com/office/2011/relationships/commentsExtended" Target="commentsExtended.xml"/><Relationship Id="rId36" Type="http://schemas.openxmlformats.org/officeDocument/2006/relationships/image" Target="media/image9.jpe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header" Target="header13.xml"/><Relationship Id="rId10" Type="http://schemas.openxmlformats.org/officeDocument/2006/relationships/image" Target="media/image2.wmf"/><Relationship Id="rId19" Type="http://schemas.openxmlformats.org/officeDocument/2006/relationships/header" Target="header5.xml"/><Relationship Id="rId31" Type="http://schemas.openxmlformats.org/officeDocument/2006/relationships/image" Target="media/image4.jpe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header" Target="header12.xml"/><Relationship Id="rId65" Type="http://schemas.openxmlformats.org/officeDocument/2006/relationships/header" Target="header17.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comments" Target="comments.xm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emf"/><Relationship Id="rId59" Type="http://schemas.openxmlformats.org/officeDocument/2006/relationships/image" Target="media/image31.png"/><Relationship Id="rId67" Type="http://schemas.microsoft.com/office/2011/relationships/people" Target="people.xml"/><Relationship Id="rId20" Type="http://schemas.openxmlformats.org/officeDocument/2006/relationships/footer" Target="footer5.xm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G:\Pikoo\Study\MSPE\MasterThesis\Thesis_examples\EES%20Vorlage%20Abschlussarbeiten%20Word%20(English)\Template%20Word%20Rev8%20-%20Copy.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Sheet1!$I$13</c:f>
              <c:strCache>
                <c:ptCount val="1"/>
                <c:pt idx="0">
                  <c:v>Cylindrical</c:v>
                </c:pt>
              </c:strCache>
            </c:strRef>
          </c:tx>
          <c:spPr>
            <a:solidFill>
              <a:schemeClr val="accent1"/>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Sheet1!$I$14:$I$18</c:f>
              <c:numCache>
                <c:formatCode>General</c:formatCode>
                <c:ptCount val="5"/>
                <c:pt idx="0">
                  <c:v>82.31</c:v>
                </c:pt>
                <c:pt idx="1">
                  <c:v>209.35000000000039</c:v>
                </c:pt>
                <c:pt idx="2">
                  <c:v>99.14</c:v>
                </c:pt>
                <c:pt idx="3">
                  <c:v>11.3</c:v>
                </c:pt>
                <c:pt idx="4">
                  <c:v>72.66</c:v>
                </c:pt>
              </c:numCache>
            </c:numRef>
          </c:val>
          <c:extLst>
            <c:ext xmlns:c16="http://schemas.microsoft.com/office/drawing/2014/chart" uri="{C3380CC4-5D6E-409C-BE32-E72D297353CC}">
              <c16:uniqueId val="{00000000-F73E-490E-9FF0-9D30EB7FAF37}"/>
            </c:ext>
          </c:extLst>
        </c:ser>
        <c:ser>
          <c:idx val="1"/>
          <c:order val="1"/>
          <c:tx>
            <c:strRef>
              <c:f>Sheet1!$J$13</c:f>
              <c:strCache>
                <c:ptCount val="1"/>
                <c:pt idx="0">
                  <c:v>Prismatic</c:v>
                </c:pt>
              </c:strCache>
            </c:strRef>
          </c:tx>
          <c:spPr>
            <a:solidFill>
              <a:schemeClr val="accent2"/>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Sheet1!$J$14:$J$18</c:f>
              <c:numCache>
                <c:formatCode>General</c:formatCode>
                <c:ptCount val="5"/>
                <c:pt idx="0">
                  <c:v>82.31</c:v>
                </c:pt>
                <c:pt idx="1">
                  <c:v>209.35000000000039</c:v>
                </c:pt>
                <c:pt idx="2">
                  <c:v>99.54</c:v>
                </c:pt>
                <c:pt idx="3">
                  <c:v>11.3</c:v>
                </c:pt>
                <c:pt idx="4">
                  <c:v>138.9</c:v>
                </c:pt>
              </c:numCache>
            </c:numRef>
          </c:val>
          <c:extLst>
            <c:ext xmlns:c16="http://schemas.microsoft.com/office/drawing/2014/chart" uri="{C3380CC4-5D6E-409C-BE32-E72D297353CC}">
              <c16:uniqueId val="{00000001-F73E-490E-9FF0-9D30EB7FAF37}"/>
            </c:ext>
          </c:extLst>
        </c:ser>
        <c:ser>
          <c:idx val="2"/>
          <c:order val="2"/>
          <c:tx>
            <c:strRef>
              <c:f>Sheet1!$K$13</c:f>
              <c:strCache>
                <c:ptCount val="1"/>
                <c:pt idx="0">
                  <c:v>Pouch</c:v>
                </c:pt>
              </c:strCache>
            </c:strRef>
          </c:tx>
          <c:spPr>
            <a:solidFill>
              <a:schemeClr val="accent3"/>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Sheet1!$K$14:$K$18</c:f>
              <c:numCache>
                <c:formatCode>General</c:formatCode>
                <c:ptCount val="5"/>
                <c:pt idx="0">
                  <c:v>73.08</c:v>
                </c:pt>
                <c:pt idx="1">
                  <c:v>197.05</c:v>
                </c:pt>
                <c:pt idx="2">
                  <c:v>94</c:v>
                </c:pt>
                <c:pt idx="3">
                  <c:v>10.450000000000006</c:v>
                </c:pt>
                <c:pt idx="4">
                  <c:v>19.21</c:v>
                </c:pt>
              </c:numCache>
            </c:numRef>
          </c:val>
          <c:extLst>
            <c:ext xmlns:c16="http://schemas.microsoft.com/office/drawing/2014/chart" uri="{C3380CC4-5D6E-409C-BE32-E72D297353CC}">
              <c16:uniqueId val="{00000002-F73E-490E-9FF0-9D30EB7FAF37}"/>
            </c:ext>
          </c:extLst>
        </c:ser>
        <c:dLbls>
          <c:showLegendKey val="0"/>
          <c:showVal val="0"/>
          <c:showCatName val="0"/>
          <c:showSerName val="0"/>
          <c:showPercent val="0"/>
          <c:showBubbleSize val="0"/>
        </c:dLbls>
        <c:gapWidth val="182"/>
        <c:axId val="106408960"/>
        <c:axId val="106423040"/>
      </c:barChart>
      <c:catAx>
        <c:axId val="1064089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106423040"/>
        <c:crosses val="autoZero"/>
        <c:auto val="1"/>
        <c:lblAlgn val="ctr"/>
        <c:lblOffset val="100"/>
        <c:noMultiLvlLbl val="0"/>
      </c:catAx>
      <c:valAx>
        <c:axId val="10642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aseline="0">
                    <a:latin typeface="Arial" panose="020B0604020202020204" pitchFamily="34" charset="0"/>
                  </a:rPr>
                  <a:t>Weight (in g)</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106408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2.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Props1.xml><?xml version="1.0" encoding="utf-8"?>
<ds:datastoreItem xmlns:ds="http://schemas.openxmlformats.org/officeDocument/2006/customXml" ds:itemID="{AF5E6F52-3FBD-496C-B9A9-12770C239AAF}">
  <ds:schemaRefs>
    <ds:schemaRef ds:uri="http://schemas.openxmlformats.org/officeDocument/2006/bibliography"/>
  </ds:schemaRefs>
</ds:datastoreItem>
</file>

<file path=customXml/itemProps2.xml><?xml version="1.0" encoding="utf-8"?>
<ds:datastoreItem xmlns:ds="http://schemas.openxmlformats.org/officeDocument/2006/customXml" ds:itemID="{7AE57815-43FB-4CBE-9367-06157630C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Word Rev8 - Copy</Template>
  <TotalTime>974</TotalTime>
  <Pages>77</Pages>
  <Words>106202</Words>
  <Characters>605358</Characters>
  <Application>Microsoft Office Word</Application>
  <DocSecurity>0</DocSecurity>
  <Lines>5044</Lines>
  <Paragraphs>1420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EES Vorlage Word Rev8</vt:lpstr>
      <vt:lpstr>EES Vorlage Word Rev8</vt:lpstr>
    </vt:vector>
  </TitlesOfParts>
  <Company>TU München</Company>
  <LinksUpToDate>false</LinksUpToDate>
  <CharactersWithSpaces>710140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EES Vorlage Word Rev8</dc:title>
  <dc:creator>hp pc</dc:creator>
  <cp:lastModifiedBy>ga42gab</cp:lastModifiedBy>
  <cp:revision>170</cp:revision>
  <cp:lastPrinted>2018-10-23T12:19:00Z</cp:lastPrinted>
  <dcterms:created xsi:type="dcterms:W3CDTF">2018-10-21T13:19:00Z</dcterms:created>
  <dcterms:modified xsi:type="dcterms:W3CDTF">2018-10-24T08:47:00Z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e99bbcb3-7078-47d8-9e08-c643f202ae31</vt:lpwstr>
  </property>
  <property fmtid="{D5CDD505-2E9C-101B-9397-08002B2CF9AE}" pid="4" name="CitaviDocumentProperty_8">
    <vt:lpwstr>C:\Users\AYUSHSENGUPTA\Documents\Citavi 5\Projects\Master_thesis\Master_thesis.ctv5</vt:lpwstr>
  </property>
  <property fmtid="{D5CDD505-2E9C-101B-9397-08002B2CF9AE}" pid="5" name="CitaviDocumentProperty_1">
    <vt:lpwstr>5.4.0.2</vt:lpwstr>
  </property>
  <property fmtid="{D5CDD505-2E9C-101B-9397-08002B2CF9AE}" pid="6" name="CitaviDocumentProperty_6">
    <vt:lpwstr>True</vt:lpwstr>
  </property>
</Properties>
</file>